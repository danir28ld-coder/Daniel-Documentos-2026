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0AF9" w14:textId="77777777" w:rsidR="006A4FDA" w:rsidRDefault="00000000">
      <w:pPr>
        <w:pStyle w:val="InfoHidden"/>
        <w:jc w:val="both"/>
        <w:rPr>
          <w:rFonts w:ascii="Montserrat" w:hAnsi="Montserrat"/>
        </w:rPr>
      </w:pPr>
      <w:bookmarkStart w:id="0" w:name="_Toc224375528"/>
      <w:bookmarkEnd w:id="0"/>
      <w:r>
        <w:rPr>
          <w:rFonts w:ascii="Montserrat" w:hAnsi="Montserrat"/>
          <w:b/>
        </w:rPr>
        <w:t>Objetivo</w:t>
      </w:r>
      <w:r>
        <w:rPr>
          <w:rFonts w:ascii="Montserrat" w:hAnsi="Montserrat"/>
        </w:rPr>
        <w:t>:</w:t>
      </w:r>
    </w:p>
    <w:p w14:paraId="7F61D2E3" w14:textId="77777777" w:rsidR="006A4FDA" w:rsidRDefault="00000000">
      <w:pPr>
        <w:pStyle w:val="InfoHidden"/>
        <w:jc w:val="both"/>
        <w:rPr>
          <w:rFonts w:ascii="Montserrat" w:hAnsi="Montserrat"/>
        </w:rPr>
      </w:pPr>
      <w:r>
        <w:rPr>
          <w:rFonts w:ascii="Montserrat" w:hAnsi="Montserrat"/>
        </w:rPr>
        <w:t>Especificar las necesidades del negocio mediante la descripción detallada de las funcionalidades relacionadas con automatización de procesos, a fin de proporcionar los elementos suficientes para la construcción de la solución o mantenimiento si es el caso.</w:t>
      </w:r>
    </w:p>
    <w:p w14:paraId="66E445E6" w14:textId="77777777" w:rsidR="006A4FDA" w:rsidRDefault="006A4FDA">
      <w:pPr>
        <w:pStyle w:val="InfoHidden"/>
        <w:jc w:val="both"/>
        <w:rPr>
          <w:rFonts w:ascii="Montserrat" w:hAnsi="Montserrat"/>
        </w:rPr>
      </w:pPr>
    </w:p>
    <w:p w14:paraId="5E5A7713" w14:textId="77777777" w:rsidR="006A4FDA" w:rsidRDefault="00000000">
      <w:pPr>
        <w:pStyle w:val="Textoindependiente1"/>
        <w:spacing w:before="0" w:after="0"/>
        <w:jc w:val="both"/>
        <w:rPr>
          <w:rFonts w:ascii="Montserrat" w:hAnsi="Montserrat" w:cs="Arial"/>
          <w:i/>
          <w:vanish/>
          <w:color w:val="0000FF"/>
          <w:sz w:val="20"/>
        </w:rPr>
      </w:pPr>
      <w:r>
        <w:rPr>
          <w:rFonts w:ascii="Montserrat" w:hAnsi="Montserrat" w:cs="Arial"/>
          <w:b/>
          <w:i/>
          <w:vanish/>
          <w:color w:val="0000FF"/>
          <w:sz w:val="20"/>
        </w:rPr>
        <w:t>Guía de uso</w:t>
      </w:r>
      <w:r>
        <w:rPr>
          <w:rFonts w:ascii="Montserrat" w:hAnsi="Montserrat" w:cs="Arial"/>
          <w:i/>
          <w:vanish/>
          <w:color w:val="0000FF"/>
          <w:sz w:val="20"/>
        </w:rPr>
        <w:t>:</w:t>
      </w:r>
    </w:p>
    <w:p w14:paraId="4F96EAAB" w14:textId="77777777" w:rsidR="006A4FDA" w:rsidRDefault="006A4FDA">
      <w:pPr>
        <w:pStyle w:val="InfoBluebulleted"/>
        <w:rPr>
          <w:rFonts w:ascii="Montserrat" w:hAnsi="Montserrat"/>
        </w:rPr>
      </w:pPr>
    </w:p>
    <w:p w14:paraId="6BB588FF" w14:textId="77777777" w:rsidR="006A4FDA" w:rsidRDefault="00000000">
      <w:pPr>
        <w:pStyle w:val="InfoBluebulleted"/>
        <w:rPr>
          <w:rFonts w:ascii="Montserrat" w:hAnsi="Montserrat"/>
        </w:rPr>
      </w:pPr>
      <w:r>
        <w:rPr>
          <w:rFonts w:ascii="Montserrat" w:hAnsi="Montserrat"/>
        </w:rPr>
        <w:t xml:space="preserve">&gt; </w:t>
      </w:r>
      <w:r>
        <w:rPr>
          <w:rFonts w:ascii="Montserrat" w:hAnsi="Montserrat"/>
          <w:b/>
        </w:rPr>
        <w:t>Para requerimientos diferentes a Servicios</w:t>
      </w:r>
      <w:r>
        <w:rPr>
          <w:rFonts w:ascii="Montserrat" w:hAnsi="Montserrat"/>
        </w:rPr>
        <w:t>:</w:t>
      </w:r>
    </w:p>
    <w:p w14:paraId="2E55878A" w14:textId="77777777" w:rsidR="006A4FDA" w:rsidRDefault="006A4FDA">
      <w:pPr>
        <w:pStyle w:val="InfoBluebulleted"/>
        <w:rPr>
          <w:rFonts w:ascii="Montserrat" w:hAnsi="Montserrat"/>
        </w:rPr>
      </w:pPr>
    </w:p>
    <w:p w14:paraId="223D7800" w14:textId="77777777" w:rsidR="006A4FDA" w:rsidRDefault="00000000">
      <w:pPr>
        <w:pStyle w:val="InfoBluebulleted"/>
        <w:numPr>
          <w:ilvl w:val="0"/>
          <w:numId w:val="3"/>
        </w:numPr>
        <w:rPr>
          <w:rFonts w:ascii="Montserrat" w:hAnsi="Montserrat"/>
          <w:b/>
        </w:rPr>
      </w:pPr>
      <w:r>
        <w:rPr>
          <w:rFonts w:ascii="Montserrat" w:hAnsi="Montserrat"/>
        </w:rPr>
        <w:t>El documento debe ser llenado por las Administraciones de Soluciones de Negocio de la ACSN en la Fase Análisis, Etapa</w:t>
      </w:r>
      <w:r>
        <w:rPr>
          <w:rFonts w:ascii="Montserrat" w:hAnsi="Montserrat"/>
          <w:b/>
        </w:rPr>
        <w:t xml:space="preserve"> </w:t>
      </w:r>
      <w:r>
        <w:rPr>
          <w:rFonts w:ascii="Montserrat" w:hAnsi="Montserrat"/>
        </w:rPr>
        <w:t>Especificación Funcional.</w:t>
      </w:r>
    </w:p>
    <w:p w14:paraId="2B315AB0" w14:textId="77777777" w:rsidR="006A4FDA" w:rsidRDefault="00000000">
      <w:pPr>
        <w:pStyle w:val="InfoBluebulleted"/>
        <w:numPr>
          <w:ilvl w:val="0"/>
          <w:numId w:val="3"/>
        </w:numPr>
        <w:rPr>
          <w:rFonts w:ascii="Montserrat" w:hAnsi="Montserrat"/>
          <w:b/>
        </w:rPr>
      </w:pPr>
      <w:r>
        <w:rPr>
          <w:rFonts w:ascii="Montserrat" w:hAnsi="Montserrat"/>
        </w:rPr>
        <w:t>Se describirán claramente funcionalidades que satisfagan los requerimientos del negocio, más no la solución técnica de cómo desarrollarlos.</w:t>
      </w:r>
    </w:p>
    <w:p w14:paraId="1F70DEBE" w14:textId="77777777" w:rsidR="006A4FDA" w:rsidRDefault="00000000">
      <w:pPr>
        <w:pStyle w:val="InfoBluebulleted"/>
        <w:numPr>
          <w:ilvl w:val="0"/>
          <w:numId w:val="3"/>
        </w:numPr>
        <w:rPr>
          <w:rFonts w:ascii="Montserrat" w:hAnsi="Montserrat"/>
          <w:b/>
        </w:rPr>
      </w:pPr>
      <w:r>
        <w:rPr>
          <w:rFonts w:ascii="Montserrat" w:hAnsi="Montserrat"/>
        </w:rPr>
        <w:t>En caso de incluir más de un tópico, documentar en otra sección de narrativa aumentando el consecutivo.</w:t>
      </w:r>
    </w:p>
    <w:p w14:paraId="481DD978" w14:textId="77777777" w:rsidR="006A4FDA" w:rsidRDefault="00000000">
      <w:pPr>
        <w:pStyle w:val="InfoBluebulleted"/>
        <w:numPr>
          <w:ilvl w:val="0"/>
          <w:numId w:val="3"/>
        </w:numPr>
        <w:rPr>
          <w:rFonts w:ascii="Montserrat" w:hAnsi="Montserrat"/>
          <w:b/>
        </w:rPr>
      </w:pPr>
      <w:r>
        <w:rPr>
          <w:rFonts w:ascii="Montserrat" w:hAnsi="Montserrat"/>
        </w:rPr>
        <w:t>Cuando se trate de requerimientos de Servicios de Información, definir a nivel de negocio los insumos y salidas esperadas.</w:t>
      </w:r>
    </w:p>
    <w:p w14:paraId="3C2C9E25" w14:textId="77777777" w:rsidR="006A4FDA" w:rsidRDefault="00000000">
      <w:pPr>
        <w:pStyle w:val="InfoBluebulleted"/>
        <w:numPr>
          <w:ilvl w:val="0"/>
          <w:numId w:val="3"/>
        </w:numPr>
        <w:rPr>
          <w:rFonts w:ascii="Montserrat" w:hAnsi="Montserrat"/>
          <w:b/>
          <w:lang w:eastAsia="es-MX"/>
        </w:rPr>
      </w:pPr>
      <w:r>
        <w:rPr>
          <w:rFonts w:ascii="Montserrat" w:hAnsi="Montserrat"/>
          <w:lang w:eastAsia="es-MX"/>
        </w:rPr>
        <w:t>Para solicitudes de modificaciones a funcionalidades en aplicativos en producción se deben considerar los siguientes aspectos:</w:t>
      </w:r>
    </w:p>
    <w:p w14:paraId="16BBCB35" w14:textId="77777777" w:rsidR="006A4FDA" w:rsidRDefault="00000000">
      <w:pPr>
        <w:pStyle w:val="InfoBluebulleted"/>
        <w:numPr>
          <w:ilvl w:val="0"/>
          <w:numId w:val="2"/>
        </w:numPr>
        <w:rPr>
          <w:rFonts w:ascii="Montserrat" w:hAnsi="Montserrat"/>
          <w:b/>
          <w:lang w:eastAsia="es-MX"/>
        </w:rPr>
      </w:pPr>
      <w:r>
        <w:rPr>
          <w:rFonts w:ascii="Montserrat" w:hAnsi="Montserrat"/>
          <w:lang w:eastAsia="es-MX"/>
        </w:rPr>
        <w:t>La documentación del diseño de la solución completa siempre deberá actualizarse.</w:t>
      </w:r>
    </w:p>
    <w:p w14:paraId="3D6F7AF5" w14:textId="77777777" w:rsidR="006A4FDA" w:rsidRDefault="00000000">
      <w:pPr>
        <w:pStyle w:val="InfoBluebulleted"/>
        <w:numPr>
          <w:ilvl w:val="0"/>
          <w:numId w:val="2"/>
        </w:numPr>
        <w:rPr>
          <w:rFonts w:ascii="Montserrat" w:hAnsi="Montserrat"/>
          <w:b/>
          <w:lang w:eastAsia="es-MX"/>
        </w:rPr>
      </w:pPr>
      <w:r>
        <w:rPr>
          <w:rFonts w:ascii="Montserrat" w:hAnsi="Montserrat"/>
          <w:lang w:eastAsia="es-MX"/>
        </w:rPr>
        <w:t>Si se requiere agregar pantallas nuevas, describir sus reglas de funcionamiento en el documento Catálogo de Reglas de Negocio.</w:t>
      </w:r>
    </w:p>
    <w:p w14:paraId="78CCE683" w14:textId="77777777" w:rsidR="006A4FDA" w:rsidRDefault="00000000">
      <w:pPr>
        <w:pStyle w:val="InfoBluebulleted"/>
        <w:numPr>
          <w:ilvl w:val="0"/>
          <w:numId w:val="2"/>
        </w:numPr>
        <w:rPr>
          <w:rFonts w:ascii="Montserrat" w:hAnsi="Montserrat"/>
          <w:b/>
        </w:rPr>
      </w:pPr>
      <w:r>
        <w:rPr>
          <w:rFonts w:ascii="Montserrat" w:hAnsi="Montserrat"/>
          <w:lang w:eastAsia="es-MX"/>
        </w:rPr>
        <w:t>Si son necesarios campos adicionales, se deberá especificar la fuente del dato, así como los atributos de tipo de datos: longitud, rango de valores en caso de aplicar, y una descripción breve de lo que representa el campo. Para estos casos, valorar si es mejor utilizar la opción de prototipo, utilizando el artefacto Especificación de Interacción de Usuario (EIU), debido a que incluye una sección completa para especificación de campos. Se referenciarán igualmente las reglas de negocio en el Catálogo de Reglas de Negocio (CRN).</w:t>
      </w:r>
    </w:p>
    <w:p w14:paraId="67B423CD" w14:textId="77777777" w:rsidR="006A4FDA" w:rsidRDefault="00000000">
      <w:pPr>
        <w:pStyle w:val="InfoBluebulleted"/>
        <w:numPr>
          <w:ilvl w:val="0"/>
          <w:numId w:val="3"/>
        </w:numPr>
        <w:rPr>
          <w:rFonts w:ascii="Montserrat" w:hAnsi="Montserrat"/>
          <w:b/>
          <w:lang w:eastAsia="es-MX"/>
        </w:rPr>
      </w:pPr>
      <w:r>
        <w:rPr>
          <w:rFonts w:ascii="Montserrat" w:hAnsi="Montserrat"/>
        </w:rPr>
        <w:t>Incluir</w:t>
      </w:r>
      <w:r>
        <w:rPr>
          <w:rFonts w:ascii="Montserrat" w:hAnsi="Montserrat"/>
          <w:lang w:eastAsia="es-MX"/>
        </w:rPr>
        <w:t xml:space="preserve"> el Diagrama de Estado cuando el desarrollo o mantenimiento incluya cambio de estado para las variables involucradas.</w:t>
      </w:r>
    </w:p>
    <w:p w14:paraId="04CE6530" w14:textId="77777777" w:rsidR="006A4FDA" w:rsidRDefault="006A4FDA">
      <w:pPr>
        <w:pStyle w:val="InfoBluebulleted"/>
        <w:rPr>
          <w:rFonts w:ascii="Montserrat" w:hAnsi="Montserrat"/>
          <w:lang w:eastAsia="es-MX"/>
        </w:rPr>
      </w:pPr>
    </w:p>
    <w:p w14:paraId="7D0CA39F" w14:textId="77777777" w:rsidR="006A4FDA" w:rsidRDefault="00000000">
      <w:pPr>
        <w:pStyle w:val="InfoBluebulleted"/>
        <w:rPr>
          <w:rFonts w:ascii="Montserrat" w:hAnsi="Montserrat"/>
          <w:lang w:eastAsia="es-MX"/>
        </w:rPr>
      </w:pPr>
      <w:r>
        <w:rPr>
          <w:rFonts w:ascii="Montserrat" w:hAnsi="Montserrat"/>
          <w:lang w:eastAsia="es-MX"/>
        </w:rPr>
        <w:t xml:space="preserve">&gt; </w:t>
      </w:r>
      <w:r>
        <w:rPr>
          <w:rFonts w:ascii="Montserrat" w:hAnsi="Montserrat"/>
          <w:b/>
          <w:lang w:eastAsia="es-MX"/>
        </w:rPr>
        <w:t>Para Servicios</w:t>
      </w:r>
      <w:r>
        <w:rPr>
          <w:rFonts w:ascii="Montserrat" w:hAnsi="Montserrat"/>
          <w:lang w:eastAsia="es-MX"/>
        </w:rPr>
        <w:t>:</w:t>
      </w:r>
    </w:p>
    <w:p w14:paraId="68EE0C03" w14:textId="77777777" w:rsidR="006A4FDA" w:rsidRDefault="006A4FDA">
      <w:pPr>
        <w:pStyle w:val="InfoBluebulleted"/>
        <w:rPr>
          <w:rFonts w:ascii="Montserrat" w:hAnsi="Montserrat"/>
          <w:b/>
          <w:lang w:eastAsia="es-MX"/>
        </w:rPr>
      </w:pPr>
    </w:p>
    <w:p w14:paraId="0F4FB5AC" w14:textId="77777777" w:rsidR="006A4FDA" w:rsidRDefault="00000000">
      <w:pPr>
        <w:pStyle w:val="InfoBluebulleted"/>
        <w:numPr>
          <w:ilvl w:val="0"/>
          <w:numId w:val="3"/>
        </w:numPr>
        <w:rPr>
          <w:rFonts w:ascii="Montserrat" w:hAnsi="Montserrat"/>
          <w:b/>
          <w:lang w:eastAsia="es-MX"/>
        </w:rPr>
      </w:pPr>
      <w:r>
        <w:rPr>
          <w:rFonts w:ascii="Montserrat" w:hAnsi="Montserrat"/>
          <w:lang w:eastAsia="es-MX"/>
        </w:rPr>
        <w:t>El documento debe ser llenado en Fase Entendimiento de la necesidad</w:t>
      </w:r>
    </w:p>
    <w:p w14:paraId="7FF92E25" w14:textId="77777777" w:rsidR="006A4FDA" w:rsidRDefault="00000000">
      <w:pPr>
        <w:pStyle w:val="InfoBluebulleted"/>
        <w:numPr>
          <w:ilvl w:val="0"/>
          <w:numId w:val="3"/>
        </w:numPr>
        <w:rPr>
          <w:rFonts w:ascii="Montserrat" w:hAnsi="Montserrat"/>
          <w:b/>
          <w:lang w:eastAsia="es-MX"/>
        </w:rPr>
      </w:pPr>
      <w:r>
        <w:rPr>
          <w:rFonts w:ascii="Montserrat" w:hAnsi="Montserrat"/>
          <w:lang w:eastAsia="es-MX"/>
        </w:rPr>
        <w:t>Para solicitudes de modificaciones a funcionalidades en aplicativos en producción, considerar lo siguiente:</w:t>
      </w:r>
    </w:p>
    <w:p w14:paraId="156C3728" w14:textId="77777777" w:rsidR="006A4FDA" w:rsidRDefault="00000000">
      <w:pPr>
        <w:pStyle w:val="InfoBluebulleted"/>
        <w:numPr>
          <w:ilvl w:val="0"/>
          <w:numId w:val="4"/>
        </w:numPr>
        <w:rPr>
          <w:rFonts w:ascii="Montserrat" w:hAnsi="Montserrat"/>
          <w:b/>
        </w:rPr>
      </w:pPr>
      <w:r>
        <w:rPr>
          <w:rFonts w:ascii="Montserrat" w:hAnsi="Montserrat"/>
        </w:rPr>
        <w:t>Se pueden agregar pantallas, siempre que éstas NO impliquen el describir reglas de negocio que deban estar más bien documentadas en el documento Catálogo de Reglas de Negocio (CRN)</w:t>
      </w:r>
    </w:p>
    <w:p w14:paraId="738CBACA" w14:textId="77777777" w:rsidR="006A4FDA" w:rsidRDefault="00000000">
      <w:pPr>
        <w:pStyle w:val="InfoBluebulleted"/>
        <w:rPr>
          <w:rFonts w:ascii="Montserrat" w:hAnsi="Montserrat"/>
          <w:b/>
        </w:rPr>
      </w:pPr>
      <w:r>
        <w:rPr>
          <w:rFonts w:ascii="Montserrat" w:hAnsi="Montserrat"/>
          <w:b/>
        </w:rPr>
        <w:t xml:space="preserve">&gt; </w:t>
      </w:r>
      <w:r>
        <w:rPr>
          <w:rFonts w:ascii="Montserrat" w:hAnsi="Montserrat"/>
        </w:rPr>
        <w:t>Si fuera necesario reservar información generada en esta plantilla, se hará bajo lo estipulado en la Ley General de Transparencia y Acceso a la Información Pública (LGTAIP), pudiendo consultar a la ACPPI para su aplicación.</w:t>
      </w:r>
    </w:p>
    <w:p w14:paraId="78E6DF99" w14:textId="77777777" w:rsidR="006A4FDA" w:rsidRDefault="00000000">
      <w:pPr>
        <w:pStyle w:val="InfoBluebulleted"/>
        <w:rPr>
          <w:rFonts w:ascii="Montserrat" w:hAnsi="Montserrat"/>
        </w:rPr>
      </w:pPr>
      <w:r>
        <w:rPr>
          <w:rFonts w:ascii="Montserrat" w:hAnsi="Montserrat"/>
        </w:rPr>
        <w:t>Nota: Es responsabilidad de quien requisita, identificar el tipo de información que se genere en este formato, y así determinar si se cuenta con causas que originen la reserva de la misma, apegándose estrictamente a lo señalado en los ordenamientos jurídicos vigentes en materia de Transparencia.</w:t>
      </w:r>
    </w:p>
    <w:p w14:paraId="4C1CF97A" w14:textId="77777777" w:rsidR="006A4FDA" w:rsidRDefault="00000000">
      <w:pPr>
        <w:pStyle w:val="InfoBluebulleted"/>
        <w:rPr>
          <w:rFonts w:ascii="Montserrat" w:hAnsi="Montserrat"/>
        </w:rPr>
      </w:pPr>
      <w:r>
        <w:rPr>
          <w:rFonts w:ascii="Montserrat" w:hAnsi="Montserrat"/>
        </w:rPr>
        <w:t>En caso de detectar información sensible (Reservada), se tendrá que indicar en el pie de página, sección izquierda, con la siguiente señalización:</w:t>
      </w:r>
    </w:p>
    <w:p w14:paraId="0E9B91C5" w14:textId="77777777" w:rsidR="006A4FDA" w:rsidRDefault="00000000">
      <w:pPr>
        <w:pStyle w:val="InfoBluebulleted"/>
        <w:rPr>
          <w:rFonts w:ascii="Montserrat" w:hAnsi="Montserrat"/>
        </w:rPr>
      </w:pPr>
      <w:r>
        <w:rPr>
          <w:rFonts w:ascii="Montserrat" w:hAnsi="Montserrat"/>
        </w:rPr>
        <w:t xml:space="preserve">[Área dueña de la Información </w:t>
      </w:r>
      <w:r>
        <w:rPr>
          <w:rFonts w:ascii="Montserrat" w:hAnsi="Montserrat"/>
          <w:highlight w:val="yellow"/>
        </w:rPr>
        <w:t>XX</w:t>
      </w:r>
      <w:r>
        <w:rPr>
          <w:rFonts w:ascii="Montserrat" w:hAnsi="Montserrat"/>
        </w:rPr>
        <w:t xml:space="preserve">, clasificada como Reservada con Fundamento Legal </w:t>
      </w:r>
      <w:r>
        <w:rPr>
          <w:rFonts w:ascii="Montserrat" w:hAnsi="Montserrat"/>
          <w:highlight w:val="yellow"/>
        </w:rPr>
        <w:t>XX</w:t>
      </w:r>
      <w:r>
        <w:rPr>
          <w:rFonts w:ascii="Montserrat" w:hAnsi="Montserrat"/>
        </w:rPr>
        <w:t xml:space="preserve">, Motivación </w:t>
      </w:r>
      <w:r>
        <w:rPr>
          <w:rFonts w:ascii="Montserrat" w:hAnsi="Montserrat"/>
          <w:highlight w:val="yellow"/>
        </w:rPr>
        <w:t>XX</w:t>
      </w:r>
      <w:r>
        <w:rPr>
          <w:rFonts w:ascii="Montserrat" w:hAnsi="Montserrat"/>
        </w:rPr>
        <w:t xml:space="preserve">, Fecha de clasificación </w:t>
      </w:r>
      <w:r>
        <w:rPr>
          <w:rFonts w:ascii="Montserrat" w:hAnsi="Montserrat"/>
          <w:highlight w:val="yellow"/>
        </w:rPr>
        <w:t>XX</w:t>
      </w:r>
      <w:r>
        <w:rPr>
          <w:rFonts w:ascii="Montserrat" w:hAnsi="Montserrat"/>
        </w:rPr>
        <w:t xml:space="preserve"> y Periodo de la reserva </w:t>
      </w:r>
      <w:r>
        <w:rPr>
          <w:rFonts w:ascii="Montserrat" w:hAnsi="Montserrat"/>
          <w:highlight w:val="yellow"/>
        </w:rPr>
        <w:t>XX</w:t>
      </w:r>
      <w:r>
        <w:rPr>
          <w:rFonts w:ascii="Montserrat" w:hAnsi="Montserrat"/>
        </w:rPr>
        <w:t>]</w:t>
      </w:r>
    </w:p>
    <w:p w14:paraId="0133DAE2" w14:textId="77777777" w:rsidR="006A4FDA" w:rsidRDefault="006A4FDA">
      <w:pPr>
        <w:pStyle w:val="InfoBluebulleted"/>
        <w:rPr>
          <w:rFonts w:ascii="Montserrat" w:hAnsi="Montserrat"/>
        </w:rPr>
      </w:pPr>
    </w:p>
    <w:p w14:paraId="3D60B8F0" w14:textId="77777777" w:rsidR="006A4FDA" w:rsidRDefault="00000000">
      <w:pPr>
        <w:pStyle w:val="InfoBluebulleted"/>
        <w:rPr>
          <w:rFonts w:ascii="Montserrat" w:hAnsi="Montserrat"/>
        </w:rPr>
      </w:pPr>
      <w:r>
        <w:rPr>
          <w:rFonts w:ascii="Montserrat" w:hAnsi="Montserrat"/>
        </w:rPr>
        <w:t>Ejemplo: “La información contenida en este documento pertenece a la Administración Central de Soluciones de Negocio, teniendo carácter de Reservada a partir del 12 mayo de 2017,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42A3A8CE" w14:textId="77777777" w:rsidR="006A4FDA" w:rsidRDefault="006A4FDA">
      <w:pPr>
        <w:pStyle w:val="InfoBluebulleted"/>
        <w:rPr>
          <w:rFonts w:ascii="Montserrat" w:hAnsi="Montserrat"/>
        </w:rPr>
      </w:pPr>
    </w:p>
    <w:p w14:paraId="1B8FAF12" w14:textId="77777777" w:rsidR="006A4FDA" w:rsidRDefault="00000000">
      <w:pPr>
        <w:pStyle w:val="InfoHidden"/>
        <w:jc w:val="both"/>
        <w:rPr>
          <w:rFonts w:ascii="Montserrat" w:hAnsi="Montserrat"/>
        </w:rPr>
      </w:pPr>
      <w:r>
        <w:rPr>
          <w:rFonts w:ascii="Montserrat" w:hAnsi="Montserrat"/>
          <w:b/>
        </w:rPr>
        <w:t>Criterios de aceptación</w:t>
      </w:r>
      <w:r>
        <w:rPr>
          <w:rFonts w:ascii="Montserrat" w:hAnsi="Montserrat"/>
        </w:rPr>
        <w:t>:</w:t>
      </w:r>
    </w:p>
    <w:p w14:paraId="723BFCE9" w14:textId="77777777" w:rsidR="006A4FDA" w:rsidRDefault="006A4FDA">
      <w:pPr>
        <w:pStyle w:val="InfoHidden"/>
        <w:jc w:val="both"/>
        <w:rPr>
          <w:rFonts w:ascii="Montserrat" w:hAnsi="Montserrat"/>
        </w:rPr>
      </w:pPr>
    </w:p>
    <w:p w14:paraId="02625967" w14:textId="77777777" w:rsidR="006A4FDA" w:rsidRDefault="00000000">
      <w:pPr>
        <w:pStyle w:val="InfoHidden"/>
        <w:ind w:left="360"/>
        <w:jc w:val="both"/>
        <w:rPr>
          <w:rFonts w:ascii="Montserrat" w:hAnsi="Montserrat"/>
        </w:rPr>
      </w:pPr>
      <w:r>
        <w:rPr>
          <w:rFonts w:ascii="Montserrat" w:hAnsi="Montserrat"/>
        </w:rPr>
        <w:t>Genéricos</w:t>
      </w:r>
    </w:p>
    <w:p w14:paraId="120C877B" w14:textId="77777777" w:rsidR="006A4FDA" w:rsidRDefault="00000000">
      <w:pPr>
        <w:pStyle w:val="InfoHidden"/>
        <w:numPr>
          <w:ilvl w:val="0"/>
          <w:numId w:val="1"/>
        </w:numPr>
        <w:jc w:val="both"/>
        <w:rPr>
          <w:rFonts w:ascii="Montserrat" w:hAnsi="Montserrat"/>
        </w:rPr>
      </w:pPr>
      <w:r>
        <w:rPr>
          <w:rFonts w:ascii="Montserrat" w:hAnsi="Montserrat"/>
        </w:rPr>
        <w:t>El documento es utilizado de acuerdo al formato establecido.</w:t>
      </w:r>
    </w:p>
    <w:p w14:paraId="05B642F8" w14:textId="77777777" w:rsidR="006A4FDA" w:rsidRDefault="00000000">
      <w:pPr>
        <w:pStyle w:val="InfoHidden"/>
        <w:numPr>
          <w:ilvl w:val="0"/>
          <w:numId w:val="1"/>
        </w:numPr>
        <w:jc w:val="both"/>
        <w:rPr>
          <w:rFonts w:ascii="Montserrat" w:hAnsi="Montserrat"/>
        </w:rPr>
      </w:pPr>
      <w:r>
        <w:rPr>
          <w:rFonts w:ascii="Montserrat" w:hAnsi="Montserrat"/>
        </w:rPr>
        <w:t>El documento no contiene faltas de ortografía.</w:t>
      </w:r>
    </w:p>
    <w:p w14:paraId="3C33E0F0" w14:textId="77777777" w:rsidR="006A4FDA" w:rsidRDefault="00000000">
      <w:pPr>
        <w:pStyle w:val="InfoHidden"/>
        <w:numPr>
          <w:ilvl w:val="0"/>
          <w:numId w:val="1"/>
        </w:numPr>
        <w:jc w:val="both"/>
        <w:rPr>
          <w:rFonts w:ascii="Montserrat" w:hAnsi="Montserrat"/>
        </w:rPr>
      </w:pPr>
      <w:r>
        <w:rPr>
          <w:rFonts w:ascii="Montserrat" w:hAnsi="Montserrat"/>
        </w:rPr>
        <w:t>El documento debe reflejar un análisis profundo de la funcionalidad, con descripción suficientemente detallada y clara, en la que se incluyan todos los elementos necesarios para poder construir la solución.</w:t>
      </w:r>
    </w:p>
    <w:p w14:paraId="2D491D8C" w14:textId="77777777" w:rsidR="006A4FDA" w:rsidRDefault="00000000">
      <w:pPr>
        <w:pStyle w:val="InfoBluebulleted"/>
        <w:numPr>
          <w:ilvl w:val="0"/>
          <w:numId w:val="1"/>
        </w:numPr>
        <w:rPr>
          <w:rFonts w:ascii="Montserrat" w:hAnsi="Montserrat"/>
          <w:b/>
        </w:rPr>
      </w:pPr>
      <w:r>
        <w:rPr>
          <w:rFonts w:ascii="Montserrat" w:hAnsi="Montserrat"/>
        </w:rPr>
        <w:t>Si se hace referencia a documentación externa, se incluye: el nombre de los documentos, ubicación física y liga o procedimiento a seguir para su consulta.</w:t>
      </w:r>
    </w:p>
    <w:p w14:paraId="68FF4CD6" w14:textId="77777777" w:rsidR="006A4FDA" w:rsidRDefault="006A4FDA">
      <w:pPr>
        <w:pStyle w:val="InfoBluebulleted"/>
        <w:rPr>
          <w:rFonts w:ascii="Montserrat" w:hAnsi="Montserrat"/>
        </w:rPr>
      </w:pPr>
    </w:p>
    <w:p w14:paraId="2533AACD" w14:textId="77777777" w:rsidR="006A4FDA" w:rsidRDefault="00000000">
      <w:pPr>
        <w:pStyle w:val="InfoBluebulleted"/>
        <w:rPr>
          <w:rFonts w:ascii="Montserrat" w:hAnsi="Montserrat"/>
        </w:rPr>
      </w:pPr>
      <w:r>
        <w:rPr>
          <w:rFonts w:ascii="Montserrat" w:hAnsi="Montserrat"/>
        </w:rPr>
        <w:t>Para Servicios Comunes</w:t>
      </w:r>
    </w:p>
    <w:p w14:paraId="4A2C3404" w14:textId="77777777" w:rsidR="006A4FDA" w:rsidRDefault="00000000">
      <w:pPr>
        <w:pStyle w:val="InfoBluebulleted"/>
        <w:numPr>
          <w:ilvl w:val="0"/>
          <w:numId w:val="1"/>
        </w:numPr>
        <w:rPr>
          <w:rFonts w:ascii="Montserrat" w:hAnsi="Montserrat"/>
          <w:b/>
        </w:rPr>
      </w:pPr>
      <w:r>
        <w:rPr>
          <w:rFonts w:ascii="Montserrat" w:hAnsi="Montserrat"/>
        </w:rPr>
        <w:t>Para los casos en que este documento sea utilizado para gestionar Servicios Comunes, debe contar con previa valoración y aceptación del Responsable de la Administración de Proyectos Específicos (RAPE) para garantizar que No exista impacto que amerite realizar actividades adicionales a las implicadas en un Servicio Común.</w:t>
      </w:r>
    </w:p>
    <w:p w14:paraId="1CD46A7A" w14:textId="77777777" w:rsidR="006A4FDA" w:rsidRDefault="006A4FDA">
      <w:pPr>
        <w:pStyle w:val="Textoindependiente1"/>
        <w:spacing w:before="0" w:after="0"/>
        <w:jc w:val="both"/>
        <w:rPr>
          <w:rFonts w:ascii="Montserrat" w:hAnsi="Montserrat" w:cs="Arial"/>
          <w:i/>
          <w:vanish/>
          <w:color w:val="0000FF"/>
          <w:sz w:val="20"/>
          <w:lang w:val="es-ES"/>
        </w:rPr>
      </w:pPr>
    </w:p>
    <w:p w14:paraId="1C0588D0" w14:textId="77777777" w:rsidR="006A4FDA" w:rsidRDefault="00000000">
      <w:pPr>
        <w:ind w:firstLine="708"/>
        <w:jc w:val="both"/>
        <w:rPr>
          <w:rFonts w:ascii="Montserrat" w:hAnsi="Montserrat"/>
          <w:b/>
          <w:bCs/>
          <w:i/>
          <w:iCs/>
          <w:color w:val="000000" w:themeColor="text1"/>
          <w:sz w:val="20"/>
          <w:szCs w:val="20"/>
        </w:rPr>
      </w:pPr>
      <w:r>
        <w:rPr>
          <w:rFonts w:ascii="Montserrat" w:hAnsi="Montserrat"/>
          <w:b/>
          <w:bCs/>
          <w:i/>
          <w:iCs/>
          <w:vanish/>
          <w:color w:val="000000" w:themeColor="text1"/>
          <w:sz w:val="20"/>
          <w:szCs w:val="20"/>
        </w:rPr>
        <w:t xml:space="preserve"> </w:t>
      </w:r>
    </w:p>
    <w:tbl>
      <w:tblPr>
        <w:tblW w:w="4900" w:type="pct"/>
        <w:tblLayout w:type="fixed"/>
        <w:tblLook w:val="0000" w:firstRow="0" w:lastRow="0" w:firstColumn="0" w:lastColumn="0" w:noHBand="0" w:noVBand="0"/>
      </w:tblPr>
      <w:tblGrid>
        <w:gridCol w:w="2147"/>
        <w:gridCol w:w="7012"/>
      </w:tblGrid>
      <w:tr w:rsidR="006A4FDA" w14:paraId="4448C17D" w14:textId="77777777">
        <w:trPr>
          <w:cantSplit/>
        </w:trPr>
        <w:tc>
          <w:tcPr>
            <w:tcW w:w="2149" w:type="dxa"/>
            <w:tcBorders>
              <w:top w:val="single" w:sz="4" w:space="0" w:color="000000"/>
              <w:left w:val="single" w:sz="4" w:space="0" w:color="000000"/>
              <w:bottom w:val="single" w:sz="4" w:space="0" w:color="000000"/>
              <w:right w:val="single" w:sz="4" w:space="0" w:color="000000"/>
            </w:tcBorders>
            <w:shd w:val="pct20" w:color="auto" w:fill="auto"/>
          </w:tcPr>
          <w:p w14:paraId="1B5E59C6" w14:textId="77777777" w:rsidR="006A4FDA" w:rsidRDefault="00000000">
            <w:pPr>
              <w:widowControl w:val="0"/>
              <w:rPr>
                <w:rFonts w:ascii="Montserrat" w:hAnsi="Montserrat" w:cs="Arial"/>
                <w:b/>
                <w:bCs/>
                <w:sz w:val="20"/>
                <w:szCs w:val="20"/>
                <w:lang w:val="es-ES_tradnl"/>
              </w:rPr>
            </w:pPr>
            <w:bookmarkStart w:id="1" w:name="_Toc234301347"/>
            <w:bookmarkStart w:id="2" w:name="_Toc224375529"/>
            <w:bookmarkStart w:id="3" w:name="_Toc2243755281"/>
            <w:bookmarkStart w:id="4" w:name="_Toc234302113"/>
            <w:bookmarkEnd w:id="1"/>
            <w:bookmarkEnd w:id="2"/>
            <w:bookmarkEnd w:id="3"/>
            <w:bookmarkEnd w:id="4"/>
            <w:r>
              <w:rPr>
                <w:rFonts w:ascii="Montserrat" w:hAnsi="Montserrat" w:cs="Arial"/>
                <w:b/>
                <w:bCs/>
                <w:sz w:val="20"/>
                <w:szCs w:val="20"/>
                <w:lang w:val="es-ES_tradnl"/>
              </w:rPr>
              <w:t>ID del Requerimiento:</w:t>
            </w:r>
          </w:p>
          <w:p w14:paraId="0DA6BBFA" w14:textId="77777777" w:rsidR="006A4FDA" w:rsidRDefault="00000000">
            <w:pPr>
              <w:pStyle w:val="Prrafodelista"/>
              <w:widowControl w:val="0"/>
              <w:ind w:left="0"/>
              <w:contextualSpacing w:val="0"/>
              <w:jc w:val="both"/>
              <w:rPr>
                <w:rFonts w:ascii="Montserrat" w:hAnsi="Montserrat" w:cs="Arial"/>
                <w:b/>
                <w:bCs/>
                <w:sz w:val="20"/>
                <w:szCs w:val="20"/>
                <w:lang w:val="es-ES_tradnl"/>
              </w:rPr>
            </w:pPr>
            <w:r>
              <w:rPr>
                <w:rFonts w:ascii="Montserrat" w:hAnsi="Montserrat" w:cs="Arial"/>
                <w:b/>
                <w:bCs/>
                <w:sz w:val="20"/>
                <w:szCs w:val="20"/>
                <w:lang w:val="es-ES_tradnl"/>
              </w:rPr>
              <w:t xml:space="preserve"> </w:t>
            </w:r>
          </w:p>
        </w:tc>
        <w:tc>
          <w:tcPr>
            <w:tcW w:w="7018" w:type="dxa"/>
            <w:tcBorders>
              <w:top w:val="single" w:sz="4" w:space="0" w:color="000000"/>
              <w:left w:val="single" w:sz="4" w:space="0" w:color="000000"/>
              <w:bottom w:val="single" w:sz="4" w:space="0" w:color="000000"/>
              <w:right w:val="single" w:sz="4" w:space="0" w:color="000000"/>
            </w:tcBorders>
            <w:vAlign w:val="center"/>
          </w:tcPr>
          <w:p w14:paraId="50861E64" w14:textId="112E9254" w:rsidR="006A4FDA" w:rsidRDefault="00000000">
            <w:pPr>
              <w:widowControl w:val="0"/>
              <w:jc w:val="both"/>
              <w:rPr>
                <w:rFonts w:ascii="Montserrat" w:hAnsi="Montserrat" w:cs="Arial"/>
                <w:b/>
                <w:sz w:val="20"/>
                <w:szCs w:val="20"/>
              </w:rPr>
            </w:pPr>
            <w:r>
              <w:rPr>
                <w:rFonts w:ascii="Montserrat" w:hAnsi="Montserrat" w:cs="Arial"/>
                <w:b/>
                <w:sz w:val="20"/>
                <w:szCs w:val="20"/>
              </w:rPr>
              <w:t>POL 8211</w:t>
            </w:r>
            <w:r>
              <w:rPr>
                <w:rFonts w:ascii="Montserrat" w:hAnsi="Montserrat" w:cs="Arial"/>
                <w:i/>
                <w:vanish/>
                <w:color w:val="0000FF"/>
                <w:sz w:val="20"/>
                <w:szCs w:val="20"/>
              </w:rPr>
              <w:t xml:space="preserve">Indicar:ID de </w:t>
            </w:r>
            <w:r>
              <w:rPr>
                <w:rFonts w:ascii="Montserrat" w:hAnsi="Montserrat" w:cs="Arial"/>
                <w:b/>
                <w:i/>
                <w:vanish/>
                <w:color w:val="0000FF"/>
                <w:sz w:val="20"/>
                <w:szCs w:val="20"/>
              </w:rPr>
              <w:t>RN</w:t>
            </w:r>
            <w:r>
              <w:rPr>
                <w:rFonts w:ascii="Montserrat" w:hAnsi="Montserrat" w:cs="Arial"/>
                <w:i/>
                <w:vanish/>
                <w:color w:val="0000FF"/>
                <w:sz w:val="20"/>
                <w:szCs w:val="20"/>
              </w:rPr>
              <w:t xml:space="preserve"> en Servicios ComunesóID de </w:t>
            </w:r>
            <w:r>
              <w:rPr>
                <w:rFonts w:ascii="Montserrat" w:hAnsi="Montserrat" w:cs="Arial"/>
                <w:b/>
                <w:i/>
                <w:vanish/>
                <w:color w:val="0000FF"/>
                <w:sz w:val="20"/>
                <w:szCs w:val="20"/>
              </w:rPr>
              <w:t>Plan de Trabajo</w:t>
            </w:r>
            <w:r>
              <w:rPr>
                <w:rFonts w:ascii="Montserrat" w:hAnsi="Montserrat" w:cs="Arial"/>
                <w:i/>
                <w:vanish/>
                <w:color w:val="0000FF"/>
                <w:sz w:val="20"/>
                <w:szCs w:val="20"/>
              </w:rPr>
              <w:t xml:space="preserve"> en otros diferentes a Servicios Comunes</w:t>
            </w:r>
          </w:p>
        </w:tc>
      </w:tr>
      <w:tr w:rsidR="006A4FDA" w14:paraId="072F0D4E" w14:textId="77777777">
        <w:trPr>
          <w:cantSplit/>
        </w:trPr>
        <w:tc>
          <w:tcPr>
            <w:tcW w:w="2149" w:type="dxa"/>
            <w:tcBorders>
              <w:top w:val="single" w:sz="4" w:space="0" w:color="000000"/>
              <w:left w:val="single" w:sz="4" w:space="0" w:color="000000"/>
              <w:bottom w:val="single" w:sz="4" w:space="0" w:color="000000"/>
              <w:right w:val="single" w:sz="4" w:space="0" w:color="000000"/>
            </w:tcBorders>
            <w:shd w:val="pct20" w:color="auto" w:fill="auto"/>
          </w:tcPr>
          <w:p w14:paraId="3633A61D" w14:textId="77777777" w:rsidR="006A4FDA" w:rsidRDefault="00000000">
            <w:pPr>
              <w:widowControl w:val="0"/>
              <w:rPr>
                <w:rFonts w:ascii="Montserrat" w:hAnsi="Montserrat" w:cs="Arial"/>
                <w:b/>
                <w:bCs/>
                <w:sz w:val="20"/>
                <w:szCs w:val="20"/>
                <w:lang w:val="es-ES_tradnl"/>
              </w:rPr>
            </w:pPr>
            <w:r>
              <w:rPr>
                <w:rFonts w:ascii="Montserrat" w:hAnsi="Montserrat" w:cs="Arial"/>
                <w:b/>
                <w:bCs/>
                <w:sz w:val="20"/>
                <w:szCs w:val="20"/>
                <w:lang w:val="es-ES_tradnl"/>
              </w:rPr>
              <w:t>Nombre del Requerimiento:</w:t>
            </w:r>
          </w:p>
        </w:tc>
        <w:tc>
          <w:tcPr>
            <w:tcW w:w="7018" w:type="dxa"/>
            <w:tcBorders>
              <w:top w:val="single" w:sz="4" w:space="0" w:color="000000"/>
              <w:left w:val="single" w:sz="4" w:space="0" w:color="000000"/>
              <w:bottom w:val="single" w:sz="4" w:space="0" w:color="000000"/>
              <w:right w:val="single" w:sz="4" w:space="0" w:color="000000"/>
            </w:tcBorders>
          </w:tcPr>
          <w:p w14:paraId="767867DF" w14:textId="77777777" w:rsidR="006A4FDA" w:rsidRDefault="00000000">
            <w:pPr>
              <w:widowControl w:val="0"/>
              <w:jc w:val="both"/>
              <w:rPr>
                <w:rFonts w:ascii="Montserrat" w:hAnsi="Montserrat" w:cs="Segoe UI"/>
                <w:color w:val="444444"/>
                <w:sz w:val="20"/>
                <w:szCs w:val="20"/>
                <w:lang w:eastAsia="es-MX"/>
              </w:rPr>
            </w:pPr>
            <w:r>
              <w:rPr>
                <w:rFonts w:ascii="Montserrat" w:hAnsi="Montserrat" w:cs="Segoe UI"/>
                <w:color w:val="444444"/>
                <w:sz w:val="20"/>
                <w:szCs w:val="20"/>
              </w:rPr>
              <w:br/>
            </w:r>
            <w:r>
              <w:rPr>
                <w:rFonts w:ascii="Montserrat" w:hAnsi="Montserrat" w:cs="Segoe UI"/>
                <w:color w:val="444444"/>
                <w:sz w:val="20"/>
                <w:szCs w:val="20"/>
                <w:lang w:eastAsia="es-MX"/>
              </w:rPr>
              <w:t>Servicio de consulta de incidencias de Recepción y Validaciones asíncronas (PAC).</w:t>
            </w:r>
          </w:p>
          <w:p w14:paraId="0435BED7" w14:textId="77777777" w:rsidR="006A4FDA" w:rsidRDefault="00000000">
            <w:pPr>
              <w:widowControl w:val="0"/>
              <w:jc w:val="both"/>
              <w:rPr>
                <w:rFonts w:ascii="Montserrat" w:hAnsi="Montserrat" w:cs="Arial"/>
                <w:i/>
                <w:vanish/>
                <w:color w:val="0000FF"/>
                <w:sz w:val="20"/>
                <w:szCs w:val="20"/>
              </w:rPr>
            </w:pPr>
            <w:r>
              <w:rPr>
                <w:rFonts w:ascii="Montserrat" w:hAnsi="Montserrat" w:cs="Arial"/>
                <w:b/>
                <w:i/>
                <w:vanish/>
                <w:color w:val="0000FF"/>
                <w:sz w:val="20"/>
                <w:szCs w:val="20"/>
              </w:rPr>
              <w:t>Para Servicios Comunes</w:t>
            </w:r>
            <w:r>
              <w:rPr>
                <w:rFonts w:ascii="Montserrat" w:hAnsi="Montserrat" w:cs="Arial"/>
                <w:i/>
                <w:vanish/>
                <w:color w:val="0000FF"/>
                <w:sz w:val="20"/>
                <w:szCs w:val="20"/>
              </w:rPr>
              <w:t>:</w:t>
            </w:r>
          </w:p>
          <w:p w14:paraId="1CE6F614" w14:textId="77777777" w:rsidR="006A4FDA" w:rsidRDefault="00000000">
            <w:pPr>
              <w:widowControl w:val="0"/>
              <w:jc w:val="both"/>
              <w:rPr>
                <w:rFonts w:ascii="Montserrat" w:hAnsi="Montserrat" w:cs="Arial"/>
                <w:i/>
                <w:vanish/>
                <w:color w:val="0000FF"/>
                <w:sz w:val="20"/>
                <w:szCs w:val="20"/>
              </w:rPr>
            </w:pPr>
            <w:r>
              <w:rPr>
                <w:rFonts w:ascii="Montserrat" w:hAnsi="Montserrat" w:cs="Arial"/>
                <w:i/>
                <w:vanish/>
                <w:color w:val="0000FF"/>
                <w:sz w:val="20"/>
                <w:szCs w:val="20"/>
              </w:rPr>
              <w:t>Iniciar con el acrónimo del Servicio de Negocio relacionado, seguido del acrónimo del Aplicativo o servicio impactado y registrado en el Catálogo de Sistemas/Servicios de TIC; continuar con un sustantivo que describa lo que se requiere hacer (modificación, incorporación, inclusión, etc.)</w:t>
            </w:r>
          </w:p>
          <w:p w14:paraId="637B2B0A" w14:textId="77777777" w:rsidR="006A4FDA" w:rsidRDefault="006A4FDA">
            <w:pPr>
              <w:widowControl w:val="0"/>
              <w:jc w:val="both"/>
              <w:rPr>
                <w:rFonts w:ascii="Montserrat" w:hAnsi="Montserrat"/>
                <w:sz w:val="20"/>
                <w:szCs w:val="20"/>
              </w:rPr>
            </w:pPr>
            <w:bookmarkStart w:id="5" w:name="_Toc2343021131"/>
            <w:bookmarkStart w:id="6" w:name="_Toc2343013471"/>
            <w:bookmarkStart w:id="7" w:name="_Toc2243755291"/>
            <w:bookmarkEnd w:id="5"/>
            <w:bookmarkEnd w:id="6"/>
            <w:bookmarkEnd w:id="7"/>
          </w:p>
        </w:tc>
      </w:tr>
    </w:tbl>
    <w:p w14:paraId="331E27AD" w14:textId="77777777" w:rsidR="006A4FDA" w:rsidRDefault="006A4FDA">
      <w:pPr>
        <w:pBdr>
          <w:bottom w:val="single" w:sz="6" w:space="0" w:color="000000"/>
        </w:pBdr>
        <w:jc w:val="both"/>
        <w:rPr>
          <w:rFonts w:ascii="Montserrat" w:hAnsi="Montserrat" w:cs="Arial"/>
          <w:b/>
          <w:sz w:val="20"/>
          <w:szCs w:val="20"/>
        </w:rPr>
      </w:pPr>
    </w:p>
    <w:p w14:paraId="015BF485" w14:textId="77777777" w:rsidR="00C06C52" w:rsidRDefault="00000000">
      <w:pPr>
        <w:pBdr>
          <w:bottom w:val="single" w:sz="6" w:space="0" w:color="000000"/>
        </w:pBdr>
        <w:jc w:val="center"/>
        <w:rPr>
          <w:rFonts w:ascii="Montserrat" w:hAnsi="Montserrat" w:cs="Arial"/>
          <w:b/>
          <w:sz w:val="20"/>
          <w:szCs w:val="20"/>
        </w:rPr>
      </w:pPr>
      <w:r>
        <w:rPr>
          <w:rFonts w:ascii="Montserrat" w:hAnsi="Montserrat" w:cs="Arial"/>
          <w:b/>
          <w:sz w:val="20"/>
          <w:szCs w:val="20"/>
        </w:rPr>
        <w:t>CONSULTA DE INCIDENTES PAC</w:t>
      </w:r>
    </w:p>
    <w:sdt>
      <w:sdtPr>
        <w:rPr>
          <w:rFonts w:ascii="Arial" w:hAnsi="Arial" w:cs="Arial"/>
          <w:b/>
          <w:bCs/>
          <w:iCs/>
          <w:sz w:val="20"/>
          <w:szCs w:val="20"/>
          <w:lang w:val="en-AU" w:eastAsia="ja-JP"/>
        </w:rPr>
        <w:id w:val="1557286524"/>
        <w:docPartObj>
          <w:docPartGallery w:val="Table of Contents"/>
          <w:docPartUnique/>
        </w:docPartObj>
      </w:sdtPr>
      <w:sdtContent>
        <w:p w14:paraId="39EFB911" w14:textId="77777777" w:rsidR="006A4FDA" w:rsidRDefault="006A4FDA">
          <w:pPr>
            <w:rPr>
              <w:rFonts w:ascii="Montserrat" w:hAnsi="Montserrat"/>
              <w:sz w:val="20"/>
              <w:szCs w:val="20"/>
            </w:rPr>
          </w:pPr>
        </w:p>
        <w:p w14:paraId="3C9B8104" w14:textId="5019BFD0" w:rsidR="006A4FDA" w:rsidRDefault="00000000">
          <w:pPr>
            <w:pStyle w:val="TDC1"/>
            <w:tabs>
              <w:tab w:val="right" w:leader="dot" w:pos="8828"/>
            </w:tabs>
            <w:rPr>
              <w:rFonts w:ascii="Montserrat" w:eastAsiaTheme="minorEastAsia" w:hAnsi="Montserrat" w:cstheme="minorBidi"/>
              <w:b w:val="0"/>
              <w:bCs w:val="0"/>
              <w:iCs w:val="0"/>
              <w:sz w:val="18"/>
              <w:szCs w:val="18"/>
              <w:lang w:val="es-MX" w:eastAsia="es-MX"/>
            </w:rPr>
          </w:pPr>
          <w:r>
            <w:fldChar w:fldCharType="begin"/>
          </w:r>
          <w:r>
            <w:rPr>
              <w:rStyle w:val="Enlacedelndice"/>
              <w:rFonts w:ascii="Montserrat" w:hAnsi="Montserrat"/>
              <w:b w:val="0"/>
              <w:webHidden/>
              <w:sz w:val="18"/>
              <w:szCs w:val="18"/>
            </w:rPr>
            <w:instrText xml:space="preserve"> TOC \z \o "1-3" \u \h</w:instrText>
          </w:r>
          <w:r>
            <w:rPr>
              <w:rStyle w:val="Enlacedelndice"/>
              <w:b w:val="0"/>
            </w:rPr>
            <w:fldChar w:fldCharType="separate"/>
          </w:r>
          <w:hyperlink w:anchor="_Toc177657310">
            <w:r w:rsidR="006A4FDA">
              <w:rPr>
                <w:rStyle w:val="Enlacedelndice"/>
                <w:rFonts w:ascii="Montserrat" w:hAnsi="Montserrat"/>
                <w:b w:val="0"/>
                <w:webHidden/>
                <w:sz w:val="18"/>
                <w:szCs w:val="18"/>
              </w:rPr>
              <w:t>TABLA DE VERSIONES Y MODIFICACIONES</w:t>
            </w:r>
            <w:r w:rsidR="006A4FDA">
              <w:rPr>
                <w:rStyle w:val="Enlacedelndice"/>
                <w:rFonts w:ascii="Montserrat" w:hAnsi="Montserrat"/>
                <w:b w:val="0"/>
                <w:webHidden/>
                <w:sz w:val="18"/>
                <w:szCs w:val="18"/>
              </w:rPr>
              <w:tab/>
            </w:r>
            <w:r w:rsidR="006A4FDA">
              <w:rPr>
                <w:rStyle w:val="Enlacedelndice"/>
                <w:rFonts w:ascii="Montserrat" w:hAnsi="Montserrat"/>
                <w:b w:val="0"/>
                <w:sz w:val="18"/>
                <w:szCs w:val="18"/>
              </w:rPr>
              <w:t>1</w:t>
            </w:r>
          </w:hyperlink>
          <w:hyperlink w:anchor="_Toc177657310"/>
        </w:p>
        <w:p w14:paraId="34B14701" w14:textId="5D1C0C1F"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11">
            <w:r>
              <w:rPr>
                <w:rStyle w:val="Enlacedelndice"/>
                <w:rFonts w:ascii="Montserrat" w:hAnsi="Montserrat"/>
                <w:b w:val="0"/>
                <w:webHidden/>
                <w:sz w:val="18"/>
                <w:szCs w:val="18"/>
              </w:rPr>
              <w:t>CONSIDERACIONES GENERALES</w:t>
            </w:r>
            <w:r>
              <w:rPr>
                <w:rStyle w:val="Enlacedelndice"/>
                <w:rFonts w:ascii="Montserrat" w:hAnsi="Montserrat"/>
                <w:b w:val="0"/>
                <w:webHidden/>
                <w:sz w:val="18"/>
                <w:szCs w:val="18"/>
              </w:rPr>
              <w:tab/>
            </w:r>
            <w:r>
              <w:rPr>
                <w:rStyle w:val="Enlacedelndice"/>
                <w:rFonts w:ascii="Montserrat" w:hAnsi="Montserrat"/>
                <w:b w:val="0"/>
                <w:sz w:val="18"/>
                <w:szCs w:val="18"/>
              </w:rPr>
              <w:t>2</w:t>
            </w:r>
          </w:hyperlink>
          <w:hyperlink w:anchor="_Toc177657311"/>
        </w:p>
        <w:p w14:paraId="0FFDAEF5" w14:textId="6CA109F3"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12">
            <w:r>
              <w:rPr>
                <w:rStyle w:val="Enlacedelndice"/>
                <w:rFonts w:ascii="Montserrat" w:hAnsi="Montserrat"/>
                <w:b w:val="0"/>
                <w:webHidden/>
                <w:sz w:val="18"/>
                <w:szCs w:val="18"/>
              </w:rPr>
              <w:t>ESPECIFICACIÓN FUNCIONAL DETALLADA</w:t>
            </w:r>
            <w:r>
              <w:rPr>
                <w:rStyle w:val="Enlacedelndice"/>
                <w:rFonts w:ascii="Montserrat" w:hAnsi="Montserrat"/>
                <w:b w:val="0"/>
                <w:webHidden/>
                <w:sz w:val="18"/>
                <w:szCs w:val="18"/>
              </w:rPr>
              <w:tab/>
            </w:r>
            <w:r>
              <w:rPr>
                <w:rStyle w:val="Enlacedelndice"/>
                <w:rFonts w:ascii="Montserrat" w:hAnsi="Montserrat"/>
                <w:b w:val="0"/>
                <w:sz w:val="18"/>
                <w:szCs w:val="18"/>
              </w:rPr>
              <w:t>3</w:t>
            </w:r>
          </w:hyperlink>
          <w:hyperlink w:anchor="_Toc177657312"/>
        </w:p>
        <w:p w14:paraId="122DAC52" w14:textId="0632190A"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13">
            <w:r>
              <w:rPr>
                <w:rStyle w:val="Enlacedelndice"/>
                <w:rFonts w:ascii="Montserrat" w:hAnsi="Montserrat"/>
                <w:b w:val="0"/>
                <w:webHidden/>
                <w:sz w:val="18"/>
                <w:szCs w:val="18"/>
              </w:rPr>
              <w:t>ND01. AUTENTICACIÓN DEL PROVEEDOR</w:t>
            </w:r>
            <w:r>
              <w:rPr>
                <w:rStyle w:val="Enlacedelndice"/>
                <w:rFonts w:ascii="Montserrat" w:hAnsi="Montserrat"/>
                <w:b w:val="0"/>
                <w:webHidden/>
                <w:sz w:val="18"/>
                <w:szCs w:val="18"/>
              </w:rPr>
              <w:tab/>
            </w:r>
            <w:r>
              <w:rPr>
                <w:rStyle w:val="Enlacedelndice"/>
                <w:rFonts w:ascii="Montserrat" w:hAnsi="Montserrat"/>
                <w:b w:val="0"/>
                <w:sz w:val="18"/>
                <w:szCs w:val="18"/>
              </w:rPr>
              <w:t>3</w:t>
            </w:r>
          </w:hyperlink>
          <w:hyperlink w:anchor="_Toc177657313"/>
        </w:p>
        <w:p w14:paraId="7D388BEB" w14:textId="11D8A256"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14">
            <w:r>
              <w:rPr>
                <w:rStyle w:val="Enlacedelndice"/>
                <w:rFonts w:ascii="Montserrat" w:hAnsi="Montserrat"/>
                <w:b w:val="0"/>
                <w:webHidden/>
                <w:sz w:val="18"/>
                <w:szCs w:val="18"/>
              </w:rPr>
              <w:t>ND02.- CONSULTA DE LAS INCIDENCIAS DE RECEPCIÓN DE CFDI O CFDI RETENCIONES.</w:t>
            </w:r>
            <w:r>
              <w:rPr>
                <w:rStyle w:val="Enlacedelndice"/>
                <w:rFonts w:ascii="Montserrat" w:hAnsi="Montserrat"/>
                <w:b w:val="0"/>
                <w:webHidden/>
                <w:sz w:val="18"/>
                <w:szCs w:val="18"/>
              </w:rPr>
              <w:tab/>
            </w:r>
            <w:r>
              <w:rPr>
                <w:rStyle w:val="Enlacedelndice"/>
                <w:rFonts w:ascii="Montserrat" w:hAnsi="Montserrat"/>
                <w:b w:val="0"/>
                <w:sz w:val="18"/>
                <w:szCs w:val="18"/>
              </w:rPr>
              <w:t>5</w:t>
            </w:r>
          </w:hyperlink>
          <w:hyperlink w:anchor="_Toc177657314"/>
        </w:p>
        <w:p w14:paraId="7D5CB72B" w14:textId="1AE9EEB0"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15">
            <w:r>
              <w:rPr>
                <w:rStyle w:val="Enlacedelndice"/>
                <w:rFonts w:ascii="Montserrat" w:hAnsi="Montserrat"/>
                <w:b w:val="0"/>
                <w:webHidden/>
                <w:sz w:val="18"/>
                <w:szCs w:val="18"/>
              </w:rPr>
              <w:t>A.</w:t>
            </w:r>
            <w:r>
              <w:rPr>
                <w:rStyle w:val="Enlacedelndice"/>
                <w:rFonts w:ascii="Montserrat" w:eastAsiaTheme="minorEastAsia" w:hAnsi="Montserrat" w:cstheme="minorBidi"/>
                <w:b w:val="0"/>
                <w:sz w:val="18"/>
                <w:szCs w:val="18"/>
                <w:lang w:eastAsia="es-MX"/>
              </w:rPr>
              <w:tab/>
            </w:r>
            <w:r>
              <w:rPr>
                <w:rStyle w:val="Enlacedelndice"/>
                <w:rFonts w:ascii="Montserrat" w:hAnsi="Montserrat"/>
                <w:b w:val="0"/>
                <w:sz w:val="18"/>
                <w:szCs w:val="18"/>
              </w:rPr>
              <w:t>CONSULTA INCIDENTES CFDI.</w:t>
            </w:r>
            <w:r>
              <w:rPr>
                <w:rStyle w:val="Enlacedelndice"/>
                <w:rFonts w:ascii="Montserrat" w:hAnsi="Montserrat"/>
                <w:b w:val="0"/>
                <w:sz w:val="18"/>
                <w:szCs w:val="18"/>
              </w:rPr>
              <w:tab/>
              <w:t>5</w:t>
            </w:r>
          </w:hyperlink>
          <w:hyperlink w:anchor="_Toc177657315"/>
        </w:p>
        <w:p w14:paraId="68EBF61D" w14:textId="05280DAC"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22">
            <w:r>
              <w:rPr>
                <w:rStyle w:val="Enlacedelndice"/>
                <w:rFonts w:ascii="Montserrat" w:hAnsi="Montserrat"/>
                <w:b w:val="0"/>
                <w:webHidden/>
                <w:sz w:val="18"/>
                <w:szCs w:val="18"/>
              </w:rPr>
              <w:t>B.</w:t>
            </w:r>
            <w:r>
              <w:rPr>
                <w:rStyle w:val="Enlacedelndice"/>
                <w:rFonts w:ascii="Montserrat" w:eastAsiaTheme="minorEastAsia" w:hAnsi="Montserrat" w:cstheme="minorBidi"/>
                <w:b w:val="0"/>
                <w:sz w:val="18"/>
                <w:szCs w:val="18"/>
                <w:lang w:eastAsia="es-MX"/>
              </w:rPr>
              <w:tab/>
            </w:r>
            <w:r>
              <w:rPr>
                <w:rStyle w:val="Enlacedelndice"/>
                <w:rFonts w:ascii="Montserrat" w:hAnsi="Montserrat"/>
                <w:b w:val="0"/>
                <w:sz w:val="18"/>
                <w:szCs w:val="18"/>
              </w:rPr>
              <w:t>CONSULTA INCIDENTES CFDI DE RETENCIONES.</w:t>
            </w:r>
            <w:r>
              <w:rPr>
                <w:rStyle w:val="Enlacedelndice"/>
                <w:rFonts w:ascii="Montserrat" w:hAnsi="Montserrat"/>
                <w:b w:val="0"/>
                <w:sz w:val="18"/>
                <w:szCs w:val="18"/>
              </w:rPr>
              <w:tab/>
              <w:t>5</w:t>
            </w:r>
          </w:hyperlink>
          <w:hyperlink w:anchor="_Toc177657322"/>
        </w:p>
        <w:p w14:paraId="3F4D9C5D" w14:textId="4015A8B8"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23">
            <w:r>
              <w:rPr>
                <w:rStyle w:val="Enlacedelndice"/>
                <w:rFonts w:ascii="Montserrat" w:hAnsi="Montserrat"/>
                <w:b w:val="0"/>
                <w:webHidden/>
                <w:sz w:val="18"/>
                <w:szCs w:val="18"/>
              </w:rPr>
              <w:t>ND03. CONSULTA INCIDENTES SERVICIO DE RECEPCIÓN</w:t>
            </w:r>
            <w:r>
              <w:rPr>
                <w:rStyle w:val="Enlacedelndice"/>
                <w:rFonts w:ascii="Montserrat" w:hAnsi="Montserrat"/>
                <w:b w:val="0"/>
                <w:webHidden/>
                <w:sz w:val="18"/>
                <w:szCs w:val="18"/>
              </w:rPr>
              <w:tab/>
            </w:r>
            <w:r>
              <w:rPr>
                <w:rStyle w:val="Enlacedelndice"/>
                <w:rFonts w:ascii="Montserrat" w:hAnsi="Montserrat"/>
                <w:b w:val="0"/>
                <w:sz w:val="18"/>
                <w:szCs w:val="18"/>
              </w:rPr>
              <w:t>6</w:t>
            </w:r>
          </w:hyperlink>
          <w:hyperlink w:anchor="_Toc177657323"/>
        </w:p>
        <w:p w14:paraId="1F746FDB" w14:textId="0802EE99"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24">
            <w:r>
              <w:rPr>
                <w:rStyle w:val="Enlacedelndice"/>
                <w:rFonts w:ascii="Montserrat" w:hAnsi="Montserrat"/>
                <w:b w:val="0"/>
                <w:webHidden/>
                <w:sz w:val="18"/>
                <w:szCs w:val="18"/>
              </w:rPr>
              <w:t>A.</w:t>
            </w:r>
            <w:r>
              <w:rPr>
                <w:rStyle w:val="Enlacedelndice"/>
                <w:rFonts w:ascii="Montserrat" w:eastAsiaTheme="minorEastAsia" w:hAnsi="Montserrat" w:cstheme="minorBidi"/>
                <w:b w:val="0"/>
                <w:sz w:val="18"/>
                <w:szCs w:val="18"/>
                <w:lang w:eastAsia="es-MX"/>
              </w:rPr>
              <w:tab/>
            </w:r>
            <w:r>
              <w:rPr>
                <w:rStyle w:val="Enlacedelndice"/>
                <w:rFonts w:ascii="Montserrat" w:hAnsi="Montserrat"/>
                <w:b w:val="0"/>
                <w:sz w:val="18"/>
                <w:szCs w:val="18"/>
              </w:rPr>
              <w:t>BÚSQUEDA POR FOLIO FISCAL (Incidentes Servicio de Recepción)</w:t>
            </w:r>
            <w:r>
              <w:rPr>
                <w:rStyle w:val="Enlacedelndice"/>
                <w:rFonts w:ascii="Montserrat" w:hAnsi="Montserrat"/>
                <w:b w:val="0"/>
                <w:sz w:val="18"/>
                <w:szCs w:val="18"/>
              </w:rPr>
              <w:tab/>
              <w:t>6</w:t>
            </w:r>
          </w:hyperlink>
          <w:hyperlink w:anchor="_Toc177657324"/>
        </w:p>
        <w:p w14:paraId="50F3F6C1" w14:textId="124C9FCE"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25">
            <w:r>
              <w:rPr>
                <w:rStyle w:val="Enlacedelndice"/>
                <w:rFonts w:ascii="Montserrat" w:hAnsi="Montserrat"/>
                <w:b w:val="0"/>
                <w:webHidden/>
                <w:sz w:val="18"/>
                <w:szCs w:val="18"/>
              </w:rPr>
              <w:t>B.</w:t>
            </w:r>
            <w:r>
              <w:rPr>
                <w:rStyle w:val="Enlacedelndice"/>
                <w:rFonts w:ascii="Montserrat" w:eastAsiaTheme="minorEastAsia" w:hAnsi="Montserrat" w:cstheme="minorBidi"/>
                <w:b w:val="0"/>
                <w:sz w:val="18"/>
                <w:szCs w:val="18"/>
                <w:lang w:eastAsia="es-MX"/>
              </w:rPr>
              <w:tab/>
            </w:r>
            <w:r>
              <w:rPr>
                <w:rStyle w:val="Enlacedelndice"/>
                <w:rFonts w:ascii="Montserrat" w:hAnsi="Montserrat"/>
                <w:b w:val="0"/>
                <w:sz w:val="18"/>
                <w:szCs w:val="18"/>
              </w:rPr>
              <w:t>BÚSQUEDA POR FECHA DE RECEPCIÓN:</w:t>
            </w:r>
            <w:r>
              <w:rPr>
                <w:rStyle w:val="Enlacedelndice"/>
                <w:rFonts w:ascii="Montserrat" w:hAnsi="Montserrat"/>
                <w:b w:val="0"/>
                <w:sz w:val="18"/>
                <w:szCs w:val="18"/>
              </w:rPr>
              <w:tab/>
              <w:t>7</w:t>
            </w:r>
          </w:hyperlink>
          <w:hyperlink w:anchor="_Toc177657325"/>
        </w:p>
        <w:p w14:paraId="3A4E2DEB" w14:textId="02929B3C"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26">
            <w:r>
              <w:rPr>
                <w:rStyle w:val="Enlacedelndice"/>
                <w:rFonts w:ascii="Montserrat" w:hAnsi="Montserrat"/>
                <w:b w:val="0"/>
                <w:webHidden/>
                <w:sz w:val="18"/>
                <w:szCs w:val="18"/>
              </w:rPr>
              <w:t>ND04. RESULTADOS DE TIPO DE CONSULTA (Incidentes Servicio de Recepción)</w:t>
            </w:r>
            <w:r>
              <w:rPr>
                <w:rStyle w:val="Enlacedelndice"/>
                <w:rFonts w:ascii="Montserrat" w:hAnsi="Montserrat"/>
                <w:b w:val="0"/>
                <w:webHidden/>
                <w:sz w:val="18"/>
                <w:szCs w:val="18"/>
              </w:rPr>
              <w:tab/>
            </w:r>
            <w:r>
              <w:rPr>
                <w:rStyle w:val="Enlacedelndice"/>
                <w:rFonts w:ascii="Montserrat" w:hAnsi="Montserrat"/>
                <w:b w:val="0"/>
                <w:sz w:val="18"/>
                <w:szCs w:val="18"/>
              </w:rPr>
              <w:t>8</w:t>
            </w:r>
          </w:hyperlink>
          <w:hyperlink w:anchor="_Toc177657326"/>
        </w:p>
        <w:p w14:paraId="6444681C" w14:textId="756AD4EB"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27">
            <w:r>
              <w:rPr>
                <w:rStyle w:val="Enlacedelndice"/>
                <w:rFonts w:ascii="Montserrat" w:hAnsi="Montserrat"/>
                <w:b w:val="0"/>
                <w:webHidden/>
                <w:sz w:val="18"/>
                <w:szCs w:val="18"/>
              </w:rPr>
              <w:t>ND05. BOTON (+) VER DETALLE (Incidentes Servicio Recepción)</w:t>
            </w:r>
            <w:r>
              <w:rPr>
                <w:rStyle w:val="Enlacedelndice"/>
                <w:rFonts w:ascii="Montserrat" w:hAnsi="Montserrat"/>
                <w:b w:val="0"/>
                <w:webHidden/>
                <w:sz w:val="18"/>
                <w:szCs w:val="18"/>
              </w:rPr>
              <w:tab/>
            </w:r>
            <w:r>
              <w:rPr>
                <w:rStyle w:val="Enlacedelndice"/>
                <w:rFonts w:ascii="Montserrat" w:hAnsi="Montserrat"/>
                <w:b w:val="0"/>
                <w:sz w:val="18"/>
                <w:szCs w:val="18"/>
              </w:rPr>
              <w:t>9</w:t>
            </w:r>
          </w:hyperlink>
          <w:hyperlink w:anchor="_Toc177657327"/>
        </w:p>
        <w:p w14:paraId="2F5AEEE9" w14:textId="2AF26BB2"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28">
            <w:r>
              <w:rPr>
                <w:rStyle w:val="Enlacedelndice"/>
                <w:rFonts w:ascii="Montserrat" w:hAnsi="Montserrat"/>
                <w:b w:val="0"/>
                <w:webHidden/>
                <w:sz w:val="18"/>
                <w:szCs w:val="18"/>
              </w:rPr>
              <w:t>ND06. BOTÓN ‘EXPORTAR DETALLE PDF’ (Incidencias Servicio de Recepción).</w:t>
            </w:r>
            <w:r>
              <w:rPr>
                <w:rStyle w:val="Enlacedelndice"/>
                <w:rFonts w:ascii="Montserrat" w:hAnsi="Montserrat"/>
                <w:b w:val="0"/>
                <w:webHidden/>
                <w:sz w:val="18"/>
                <w:szCs w:val="18"/>
              </w:rPr>
              <w:tab/>
            </w:r>
            <w:r>
              <w:rPr>
                <w:rStyle w:val="Enlacedelndice"/>
                <w:rFonts w:ascii="Montserrat" w:hAnsi="Montserrat"/>
                <w:b w:val="0"/>
                <w:sz w:val="18"/>
                <w:szCs w:val="18"/>
              </w:rPr>
              <w:t>12</w:t>
            </w:r>
          </w:hyperlink>
          <w:hyperlink w:anchor="_Toc177657328"/>
        </w:p>
        <w:p w14:paraId="4E8C3A55" w14:textId="2F604808"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29">
            <w:r>
              <w:rPr>
                <w:rStyle w:val="Enlacedelndice"/>
                <w:rFonts w:ascii="Montserrat" w:hAnsi="Montserrat"/>
                <w:b w:val="0"/>
                <w:webHidden/>
                <w:sz w:val="18"/>
                <w:szCs w:val="18"/>
              </w:rPr>
              <w:t>ND07.- BOTÓN ‘EXPORTAR DETALLE A JSON’ (Incidentes Servicio de Recepción).</w:t>
            </w:r>
            <w:r>
              <w:rPr>
                <w:rStyle w:val="Enlacedelndice"/>
                <w:rFonts w:ascii="Montserrat" w:hAnsi="Montserrat"/>
                <w:b w:val="0"/>
                <w:webHidden/>
                <w:sz w:val="18"/>
                <w:szCs w:val="18"/>
              </w:rPr>
              <w:tab/>
            </w:r>
            <w:r>
              <w:rPr>
                <w:rStyle w:val="Enlacedelndice"/>
                <w:rFonts w:ascii="Montserrat" w:hAnsi="Montserrat"/>
                <w:b w:val="0"/>
                <w:sz w:val="18"/>
                <w:szCs w:val="18"/>
              </w:rPr>
              <w:t>15</w:t>
            </w:r>
          </w:hyperlink>
          <w:hyperlink w:anchor="_Toc177657329"/>
        </w:p>
        <w:p w14:paraId="74A6B8F9" w14:textId="66BE5CFC"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30">
            <w:r>
              <w:rPr>
                <w:rStyle w:val="Enlacedelndice"/>
                <w:rFonts w:ascii="Montserrat" w:hAnsi="Montserrat"/>
                <w:b w:val="0"/>
                <w:webHidden/>
                <w:sz w:val="18"/>
                <w:szCs w:val="18"/>
              </w:rPr>
              <w:t>ND08.- RECUPERAR DESCARGAS – DETALLE DE CONSULTA.</w:t>
            </w:r>
            <w:r>
              <w:rPr>
                <w:rStyle w:val="Enlacedelndice"/>
                <w:rFonts w:ascii="Montserrat" w:hAnsi="Montserrat"/>
                <w:b w:val="0"/>
                <w:webHidden/>
                <w:sz w:val="18"/>
                <w:szCs w:val="18"/>
              </w:rPr>
              <w:tab/>
            </w:r>
            <w:r>
              <w:rPr>
                <w:rStyle w:val="Enlacedelndice"/>
                <w:rFonts w:ascii="Montserrat" w:hAnsi="Montserrat"/>
                <w:b w:val="0"/>
                <w:sz w:val="18"/>
                <w:szCs w:val="18"/>
              </w:rPr>
              <w:t>17</w:t>
            </w:r>
          </w:hyperlink>
          <w:hyperlink w:anchor="_Toc177657330"/>
        </w:p>
        <w:p w14:paraId="3B133074" w14:textId="4F070AAF"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31">
            <w:r>
              <w:rPr>
                <w:rStyle w:val="Enlacedelndice"/>
                <w:rFonts w:ascii="Montserrat" w:hAnsi="Montserrat"/>
                <w:b w:val="0"/>
                <w:webHidden/>
                <w:sz w:val="18"/>
                <w:szCs w:val="18"/>
              </w:rPr>
              <w:t>ND09.- Consulta de los incidentes de Comprobantes – Validaciones Asíncronas</w:t>
            </w:r>
            <w:r>
              <w:rPr>
                <w:rStyle w:val="Enlacedelndice"/>
                <w:rFonts w:ascii="Montserrat" w:hAnsi="Montserrat"/>
                <w:b w:val="0"/>
                <w:webHidden/>
                <w:sz w:val="18"/>
                <w:szCs w:val="18"/>
              </w:rPr>
              <w:tab/>
            </w:r>
            <w:r>
              <w:rPr>
                <w:rStyle w:val="Enlacedelndice"/>
                <w:rFonts w:ascii="Montserrat" w:hAnsi="Montserrat"/>
                <w:b w:val="0"/>
                <w:sz w:val="18"/>
                <w:szCs w:val="18"/>
              </w:rPr>
              <w:t>20</w:t>
            </w:r>
          </w:hyperlink>
          <w:hyperlink w:anchor="_Toc177657331"/>
        </w:p>
        <w:p w14:paraId="6A369FB0" w14:textId="459F2EF4"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32">
            <w:r>
              <w:rPr>
                <w:rStyle w:val="Enlacedelndice"/>
                <w:rFonts w:ascii="Montserrat" w:hAnsi="Montserrat" w:cs="Arial"/>
                <w:b w:val="0"/>
                <w:webHidden/>
                <w:sz w:val="18"/>
                <w:szCs w:val="18"/>
              </w:rPr>
              <w:t>A.</w:t>
            </w:r>
            <w:r>
              <w:rPr>
                <w:rStyle w:val="Enlacedelndice"/>
                <w:rFonts w:ascii="Montserrat" w:eastAsiaTheme="minorEastAsia" w:hAnsi="Montserrat" w:cstheme="minorBidi"/>
                <w:b w:val="0"/>
                <w:sz w:val="18"/>
                <w:szCs w:val="18"/>
                <w:lang w:eastAsia="es-MX"/>
              </w:rPr>
              <w:tab/>
            </w:r>
            <w:r>
              <w:rPr>
                <w:rStyle w:val="Enlacedelndice"/>
                <w:rFonts w:ascii="Montserrat" w:hAnsi="Montserrat" w:cs="Arial"/>
                <w:b w:val="0"/>
                <w:sz w:val="18"/>
                <w:szCs w:val="18"/>
              </w:rPr>
              <w:t>INCIDENTES VALIDACIONES ADICIONALES - CONSULTA POR FOLIO FISCAL</w:t>
            </w:r>
            <w:r>
              <w:rPr>
                <w:rStyle w:val="Enlacedelndice"/>
                <w:rFonts w:ascii="Montserrat" w:hAnsi="Montserrat"/>
                <w:b w:val="0"/>
                <w:sz w:val="18"/>
                <w:szCs w:val="18"/>
              </w:rPr>
              <w:tab/>
              <w:t>20</w:t>
            </w:r>
          </w:hyperlink>
          <w:hyperlink w:anchor="_Toc177657332"/>
        </w:p>
        <w:p w14:paraId="4C992310" w14:textId="41709C63" w:rsidR="006A4FDA" w:rsidRDefault="006A4FDA">
          <w:pPr>
            <w:pStyle w:val="TDC3"/>
            <w:tabs>
              <w:tab w:val="left" w:pos="960"/>
              <w:tab w:val="right" w:leader="dot" w:pos="8828"/>
            </w:tabs>
            <w:rPr>
              <w:rFonts w:ascii="Montserrat" w:eastAsiaTheme="minorEastAsia" w:hAnsi="Montserrat" w:cstheme="minorBidi"/>
              <w:b w:val="0"/>
              <w:sz w:val="18"/>
              <w:szCs w:val="18"/>
              <w:lang w:eastAsia="es-MX"/>
            </w:rPr>
          </w:pPr>
          <w:hyperlink w:anchor="_Toc177657333">
            <w:r>
              <w:rPr>
                <w:rStyle w:val="Enlacedelndice"/>
                <w:rFonts w:ascii="Montserrat" w:hAnsi="Montserrat" w:cs="Arial"/>
                <w:b w:val="0"/>
                <w:webHidden/>
                <w:sz w:val="18"/>
                <w:szCs w:val="18"/>
              </w:rPr>
              <w:t>B.</w:t>
            </w:r>
            <w:r>
              <w:rPr>
                <w:rStyle w:val="Enlacedelndice"/>
                <w:rFonts w:ascii="Montserrat" w:eastAsiaTheme="minorEastAsia" w:hAnsi="Montserrat" w:cstheme="minorBidi"/>
                <w:b w:val="0"/>
                <w:sz w:val="18"/>
                <w:szCs w:val="18"/>
                <w:lang w:eastAsia="es-MX"/>
              </w:rPr>
              <w:tab/>
            </w:r>
            <w:r>
              <w:rPr>
                <w:rStyle w:val="Enlacedelndice"/>
                <w:rFonts w:ascii="Montserrat" w:hAnsi="Montserrat" w:cs="Arial"/>
                <w:b w:val="0"/>
                <w:sz w:val="18"/>
                <w:szCs w:val="18"/>
              </w:rPr>
              <w:t>Incidentes Validaciones Adicionales - Consulta por Fecha</w:t>
            </w:r>
            <w:r>
              <w:rPr>
                <w:rStyle w:val="Enlacedelndice"/>
                <w:rFonts w:ascii="Montserrat" w:hAnsi="Montserrat"/>
                <w:b w:val="0"/>
                <w:sz w:val="18"/>
                <w:szCs w:val="18"/>
              </w:rPr>
              <w:tab/>
              <w:t>23</w:t>
            </w:r>
          </w:hyperlink>
          <w:hyperlink w:anchor="_Toc177657333"/>
        </w:p>
        <w:p w14:paraId="29E30DE2" w14:textId="4E0A7EC0" w:rsidR="006A4FDA" w:rsidRDefault="006A4FDA">
          <w:pPr>
            <w:pStyle w:val="TDC1"/>
            <w:tabs>
              <w:tab w:val="right" w:leader="dot" w:pos="8828"/>
            </w:tabs>
            <w:rPr>
              <w:rFonts w:ascii="Montserrat" w:eastAsiaTheme="minorEastAsia" w:hAnsi="Montserrat" w:cstheme="minorBidi"/>
              <w:b w:val="0"/>
              <w:bCs w:val="0"/>
              <w:iCs w:val="0"/>
              <w:sz w:val="18"/>
              <w:szCs w:val="18"/>
              <w:lang w:val="es-MX" w:eastAsia="es-MX"/>
            </w:rPr>
          </w:pPr>
          <w:hyperlink w:anchor="_Toc177657334">
            <w:r>
              <w:rPr>
                <w:rStyle w:val="Enlacedelndice"/>
                <w:rFonts w:ascii="Montserrat" w:hAnsi="Montserrat"/>
                <w:b w:val="0"/>
                <w:webHidden/>
                <w:sz w:val="18"/>
                <w:szCs w:val="18"/>
              </w:rPr>
              <w:t>ROLES USUARIO PAC</w:t>
            </w:r>
            <w:r>
              <w:rPr>
                <w:rStyle w:val="Enlacedelndice"/>
                <w:rFonts w:ascii="Montserrat" w:hAnsi="Montserrat"/>
                <w:b w:val="0"/>
                <w:webHidden/>
                <w:sz w:val="18"/>
                <w:szCs w:val="18"/>
              </w:rPr>
              <w:tab/>
            </w:r>
            <w:r>
              <w:rPr>
                <w:rStyle w:val="Enlacedelndice"/>
                <w:rFonts w:ascii="Montserrat" w:hAnsi="Montserrat"/>
                <w:b w:val="0"/>
                <w:sz w:val="18"/>
                <w:szCs w:val="18"/>
              </w:rPr>
              <w:t>25</w:t>
            </w:r>
          </w:hyperlink>
          <w:hyperlink w:anchor="_Toc177657334"/>
        </w:p>
        <w:p w14:paraId="65CD5579" w14:textId="7D781FA8" w:rsidR="006A4FDA" w:rsidRDefault="00000000">
          <w:pPr>
            <w:pStyle w:val="TDC1"/>
            <w:tabs>
              <w:tab w:val="right" w:leader="dot" w:pos="8828"/>
            </w:tabs>
            <w:rPr>
              <w:rFonts w:ascii="Montserrat" w:eastAsiaTheme="minorEastAsia" w:hAnsi="Montserrat" w:cstheme="minorBidi"/>
              <w:b w:val="0"/>
              <w:bCs w:val="0"/>
              <w:iCs w:val="0"/>
              <w:kern w:val="2"/>
              <w:sz w:val="18"/>
              <w:szCs w:val="18"/>
              <w:lang w:val="es-MX" w:eastAsia="es-MX"/>
              <w14:ligatures w14:val="standardContextual"/>
            </w:rPr>
          </w:pPr>
          <w:r>
            <w:rPr>
              <w:rFonts w:ascii="Montserrat" w:hAnsi="Montserrat"/>
              <w:sz w:val="18"/>
              <w:szCs w:val="18"/>
            </w:rPr>
            <w:fldChar w:fldCharType="end"/>
          </w:r>
        </w:p>
      </w:sdtContent>
    </w:sdt>
    <w:p w14:paraId="1154F90C" w14:textId="77777777" w:rsidR="006A4FDA" w:rsidRDefault="006A4FDA">
      <w:pPr>
        <w:pStyle w:val="TDC1"/>
        <w:tabs>
          <w:tab w:val="right" w:leader="dot" w:pos="8828"/>
        </w:tabs>
        <w:rPr>
          <w:rFonts w:ascii="Montserrat" w:eastAsiaTheme="minorEastAsia" w:hAnsi="Montserrat" w:cstheme="minorBidi"/>
          <w:b w:val="0"/>
          <w:bCs w:val="0"/>
          <w:iCs w:val="0"/>
          <w:kern w:val="2"/>
          <w:sz w:val="18"/>
          <w:szCs w:val="18"/>
          <w:lang w:val="es-MX" w:eastAsia="es-MX"/>
          <w14:ligatures w14:val="standardContextual"/>
        </w:rPr>
      </w:pPr>
    </w:p>
    <w:p w14:paraId="03E2FF08" w14:textId="77777777" w:rsidR="006A4FDA" w:rsidRDefault="00000000">
      <w:pPr>
        <w:pBdr>
          <w:bottom w:val="single" w:sz="6" w:space="0" w:color="000000"/>
        </w:pBdr>
        <w:jc w:val="both"/>
        <w:rPr>
          <w:rFonts w:ascii="Montserrat" w:hAnsi="Montserrat" w:cs="Arial"/>
          <w:b/>
          <w:sz w:val="20"/>
          <w:szCs w:val="20"/>
        </w:rPr>
      </w:pPr>
      <w:r>
        <w:br w:type="page"/>
      </w:r>
    </w:p>
    <w:p w14:paraId="60DB0807" w14:textId="77777777" w:rsidR="006A4FDA" w:rsidRDefault="006A4FDA">
      <w:pPr>
        <w:rPr>
          <w:rFonts w:ascii="Montserrat" w:hAnsi="Montserrat"/>
          <w:sz w:val="22"/>
          <w:szCs w:val="22"/>
        </w:rPr>
      </w:pPr>
      <w:bookmarkStart w:id="8" w:name="_Hlk152844311"/>
      <w:bookmarkEnd w:id="8"/>
    </w:p>
    <w:p w14:paraId="4DCFCF5B" w14:textId="77777777" w:rsidR="006A4FDA" w:rsidRDefault="00000000" w:rsidP="00BD340D">
      <w:pPr>
        <w:pStyle w:val="Ttulo1"/>
        <w:spacing w:before="0" w:after="0"/>
      </w:pPr>
      <w:bookmarkStart w:id="9" w:name="_Toc177657310"/>
      <w:bookmarkStart w:id="10" w:name="_Toc147830797"/>
      <w:bookmarkStart w:id="11" w:name="_Toc153985112"/>
      <w:r w:rsidRPr="00BD340D">
        <w:rPr>
          <w:rFonts w:ascii="Montserrat" w:hAnsi="Montserrat"/>
          <w:sz w:val="20"/>
          <w:szCs w:val="20"/>
        </w:rPr>
        <w:t>TABLA DE VERSIONES Y MODIFICACIONES</w:t>
      </w:r>
      <w:bookmarkEnd w:id="9"/>
      <w:bookmarkEnd w:id="10"/>
      <w:bookmarkEnd w:id="11"/>
    </w:p>
    <w:p w14:paraId="3852B598" w14:textId="77777777" w:rsidR="006A4FDA" w:rsidRDefault="006A4FDA">
      <w:pPr>
        <w:rPr>
          <w:rFonts w:ascii="Montserrat" w:hAnsi="Montserrat" w:cs="Arial"/>
          <w:b/>
          <w:sz w:val="20"/>
          <w:szCs w:val="20"/>
          <w:lang w:eastAsia="es-ES"/>
        </w:rPr>
      </w:pPr>
    </w:p>
    <w:tbl>
      <w:tblPr>
        <w:tblW w:w="9692" w:type="dxa"/>
        <w:tblInd w:w="-147" w:type="dxa"/>
        <w:tblLayout w:type="fixed"/>
        <w:tblLook w:val="01E0" w:firstRow="1" w:lastRow="1" w:firstColumn="1" w:lastColumn="1" w:noHBand="0" w:noVBand="0"/>
        <w:tblPrChange w:id="12" w:author="Licencia Office" w:date="2026-02-05T13:13:00Z" w16du:dateUtc="2026-02-05T19:13:00Z">
          <w:tblPr>
            <w:tblW w:w="9692" w:type="dxa"/>
            <w:tblInd w:w="-147" w:type="dxa"/>
            <w:tblLayout w:type="fixed"/>
            <w:tblLook w:val="01E0" w:firstRow="1" w:lastRow="1" w:firstColumn="1" w:lastColumn="1" w:noHBand="0" w:noVBand="0"/>
          </w:tblPr>
        </w:tblPrChange>
      </w:tblPr>
      <w:tblGrid>
        <w:gridCol w:w="1255"/>
        <w:gridCol w:w="3747"/>
        <w:gridCol w:w="2753"/>
        <w:gridCol w:w="1937"/>
        <w:tblGridChange w:id="13">
          <w:tblGrid>
            <w:gridCol w:w="735"/>
            <w:gridCol w:w="520"/>
            <w:gridCol w:w="735"/>
            <w:gridCol w:w="3012"/>
            <w:gridCol w:w="735"/>
            <w:gridCol w:w="2018"/>
            <w:gridCol w:w="735"/>
            <w:gridCol w:w="1202"/>
            <w:gridCol w:w="735"/>
          </w:tblGrid>
        </w:tblGridChange>
      </w:tblGrid>
      <w:tr w:rsidR="006A4FDA" w14:paraId="507C7F2F" w14:textId="77777777" w:rsidTr="00E2399D">
        <w:trPr>
          <w:cantSplit/>
          <w:trHeight w:val="861"/>
          <w:tblHeader/>
          <w:trPrChange w:id="14" w:author="Licencia Office" w:date="2026-02-05T13:13:00Z" w16du:dateUtc="2026-02-05T19:13:00Z">
            <w:trPr>
              <w:gridBefore w:val="1"/>
              <w:cantSplit/>
              <w:trHeight w:val="861"/>
              <w:tblHeader/>
            </w:trPr>
          </w:trPrChange>
        </w:trPr>
        <w:tc>
          <w:tcPr>
            <w:tcW w:w="12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Change w:id="15"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tcPrChange>
          </w:tcPr>
          <w:p w14:paraId="580D5266" w14:textId="77777777" w:rsidR="006A4FDA" w:rsidRDefault="006A4FDA">
            <w:pPr>
              <w:widowControl w:val="0"/>
              <w:jc w:val="center"/>
              <w:rPr>
                <w:rFonts w:ascii="Montserrat" w:hAnsi="Montserrat" w:cs="Arial"/>
                <w:color w:val="000000" w:themeColor="text1"/>
                <w:sz w:val="20"/>
                <w:szCs w:val="20"/>
              </w:rPr>
            </w:pPr>
            <w:bookmarkStart w:id="16" w:name="Tabla_versiones"/>
            <w:bookmarkEnd w:id="16"/>
          </w:p>
          <w:p w14:paraId="121EE627"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Versión</w:t>
            </w:r>
          </w:p>
          <w:p w14:paraId="46702A81" w14:textId="77777777" w:rsidR="006A4FDA" w:rsidRDefault="006A4FDA">
            <w:pPr>
              <w:widowControl w:val="0"/>
              <w:jc w:val="center"/>
              <w:rPr>
                <w:rFonts w:ascii="Montserrat" w:hAnsi="Montserrat" w:cs="Arial"/>
                <w:i/>
                <w:vanish/>
                <w:color w:val="0000FF"/>
                <w:sz w:val="20"/>
                <w:szCs w:val="20"/>
              </w:rPr>
            </w:pPr>
          </w:p>
          <w:p w14:paraId="581B6384" w14:textId="77777777" w:rsidR="006A4FDA" w:rsidRDefault="006A4FDA">
            <w:pPr>
              <w:widowControl w:val="0"/>
              <w:rPr>
                <w:rFonts w:ascii="Montserrat" w:hAnsi="Montserrat" w:cs="Arial"/>
                <w:color w:val="0000FF"/>
                <w:sz w:val="20"/>
                <w:szCs w:val="20"/>
              </w:rPr>
            </w:pPr>
          </w:p>
        </w:tc>
        <w:tc>
          <w:tcPr>
            <w:tcW w:w="37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Change w:id="17"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tcPrChange>
          </w:tcPr>
          <w:p w14:paraId="2DC591D3" w14:textId="77777777" w:rsidR="006A4FDA" w:rsidRDefault="00000000">
            <w:pPr>
              <w:widowControl w:val="0"/>
              <w:jc w:val="center"/>
              <w:rPr>
                <w:rFonts w:ascii="Montserrat" w:hAnsi="Montserrat" w:cs="Arial"/>
                <w:i/>
                <w:vanish/>
                <w:color w:val="000000" w:themeColor="text1"/>
                <w:sz w:val="20"/>
                <w:szCs w:val="20"/>
              </w:rPr>
            </w:pPr>
            <w:r>
              <w:rPr>
                <w:rFonts w:ascii="Montserrat" w:hAnsi="Montserrat" w:cs="Arial"/>
                <w:color w:val="000000" w:themeColor="text1"/>
                <w:sz w:val="20"/>
                <w:szCs w:val="20"/>
              </w:rPr>
              <w:t>Descripción del cambio</w:t>
            </w:r>
          </w:p>
          <w:p w14:paraId="0F782173" w14:textId="77777777" w:rsidR="006A4FDA" w:rsidRDefault="006A4FDA">
            <w:pPr>
              <w:widowControl w:val="0"/>
              <w:rPr>
                <w:rFonts w:ascii="Montserrat" w:hAnsi="Montserrat" w:cs="Arial"/>
                <w:i/>
                <w:vanish/>
                <w:color w:val="0000FF"/>
                <w:sz w:val="20"/>
                <w:szCs w:val="20"/>
              </w:rPr>
            </w:pPr>
          </w:p>
          <w:p w14:paraId="0EA7EB6F" w14:textId="77777777" w:rsidR="006A4FDA" w:rsidRDefault="00000000">
            <w:pPr>
              <w:widowControl w:val="0"/>
              <w:jc w:val="center"/>
              <w:rPr>
                <w:rFonts w:ascii="Montserrat" w:hAnsi="Montserrat" w:cs="Arial"/>
                <w:i/>
                <w:vanish/>
                <w:color w:val="0000FF"/>
                <w:sz w:val="20"/>
                <w:szCs w:val="20"/>
              </w:rPr>
            </w:pPr>
            <w:r>
              <w:rPr>
                <w:rFonts w:ascii="Montserrat" w:hAnsi="Montserrat" w:cs="Arial"/>
                <w:i/>
                <w:vanish/>
                <w:color w:val="0000FF"/>
                <w:sz w:val="20"/>
                <w:szCs w:val="20"/>
              </w:rPr>
              <w:t>Síntesis de la modificación hecha al contenido del documento</w:t>
            </w:r>
          </w:p>
          <w:p w14:paraId="5AFFACB5" w14:textId="77777777" w:rsidR="006A4FDA" w:rsidRDefault="006A4FDA">
            <w:pPr>
              <w:widowControl w:val="0"/>
              <w:rPr>
                <w:rFonts w:ascii="Montserrat" w:hAnsi="Montserrat" w:cs="Arial"/>
                <w:i/>
                <w:vanish/>
                <w:color w:val="0000FF"/>
                <w:sz w:val="20"/>
                <w:szCs w:val="20"/>
              </w:rPr>
            </w:pPr>
          </w:p>
          <w:p w14:paraId="1D917C1D" w14:textId="77777777" w:rsidR="006A4FDA" w:rsidRDefault="006A4FDA">
            <w:pPr>
              <w:widowControl w:val="0"/>
              <w:rPr>
                <w:rFonts w:ascii="Montserrat" w:hAnsi="Montserrat" w:cs="Arial"/>
                <w:i/>
                <w:vanish/>
                <w:color w:val="0000FF"/>
                <w:sz w:val="20"/>
                <w:szCs w:val="20"/>
              </w:rPr>
            </w:pPr>
          </w:p>
          <w:p w14:paraId="71532EA3" w14:textId="77777777" w:rsidR="006A4FDA" w:rsidRDefault="006A4FDA">
            <w:pPr>
              <w:widowControl w:val="0"/>
              <w:rPr>
                <w:rFonts w:ascii="Montserrat" w:hAnsi="Montserrat" w:cs="Arial"/>
                <w:color w:val="FFFFFF"/>
                <w:sz w:val="20"/>
                <w:szCs w:val="20"/>
              </w:rPr>
            </w:pPr>
          </w:p>
        </w:tc>
        <w:tc>
          <w:tcPr>
            <w:tcW w:w="2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Change w:id="1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tcPrChange>
          </w:tcPr>
          <w:p w14:paraId="1F3115B5" w14:textId="77777777" w:rsidR="006A4FDA" w:rsidRDefault="00000000">
            <w:pPr>
              <w:widowControl w:val="0"/>
              <w:jc w:val="center"/>
              <w:rPr>
                <w:rFonts w:ascii="Montserrat" w:hAnsi="Montserrat" w:cs="Arial"/>
                <w:i/>
                <w:vanish/>
                <w:color w:val="000000" w:themeColor="text1"/>
                <w:sz w:val="20"/>
                <w:szCs w:val="20"/>
              </w:rPr>
            </w:pPr>
            <w:r>
              <w:rPr>
                <w:rFonts w:ascii="Montserrat" w:hAnsi="Montserrat" w:cs="Arial"/>
                <w:color w:val="000000" w:themeColor="text1"/>
                <w:sz w:val="20"/>
                <w:szCs w:val="20"/>
              </w:rPr>
              <w:t>Responsable de la Versión</w:t>
            </w:r>
          </w:p>
          <w:p w14:paraId="391A8936" w14:textId="77777777" w:rsidR="006A4FDA" w:rsidRDefault="00000000">
            <w:pPr>
              <w:widowControl w:val="0"/>
              <w:jc w:val="center"/>
              <w:rPr>
                <w:rFonts w:ascii="Montserrat" w:hAnsi="Montserrat" w:cs="Arial"/>
                <w:color w:val="0000FF"/>
                <w:sz w:val="20"/>
                <w:szCs w:val="20"/>
              </w:rPr>
            </w:pPr>
            <w:r>
              <w:rPr>
                <w:rFonts w:ascii="Montserrat" w:hAnsi="Montserrat" w:cs="Arial"/>
                <w:i/>
                <w:vanish/>
                <w:color w:val="0000FF"/>
                <w:sz w:val="20"/>
                <w:szCs w:val="20"/>
              </w:rPr>
              <w:t>Especificar nombre completo del responsable(s) de la versión del documento</w:t>
            </w:r>
          </w:p>
        </w:tc>
        <w:tc>
          <w:tcPr>
            <w:tcW w:w="19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Change w:id="19"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tcPrChange>
          </w:tcPr>
          <w:p w14:paraId="4A0EA8E5" w14:textId="77777777" w:rsidR="006A4FDA" w:rsidRDefault="00000000">
            <w:pPr>
              <w:widowControl w:val="0"/>
              <w:jc w:val="center"/>
              <w:rPr>
                <w:rFonts w:ascii="Montserrat" w:hAnsi="Montserrat" w:cs="Arial"/>
                <w:i/>
                <w:vanish/>
                <w:color w:val="000000" w:themeColor="text1"/>
                <w:sz w:val="20"/>
                <w:szCs w:val="20"/>
              </w:rPr>
            </w:pPr>
            <w:r>
              <w:rPr>
                <w:rFonts w:ascii="Montserrat" w:hAnsi="Montserrat" w:cs="Arial"/>
                <w:color w:val="000000" w:themeColor="text1"/>
                <w:sz w:val="20"/>
                <w:szCs w:val="20"/>
              </w:rPr>
              <w:t>Fecha</w:t>
            </w:r>
          </w:p>
          <w:p w14:paraId="2F722F96" w14:textId="77777777" w:rsidR="006A4FDA" w:rsidRDefault="00000000">
            <w:pPr>
              <w:widowControl w:val="0"/>
              <w:jc w:val="center"/>
              <w:rPr>
                <w:rFonts w:ascii="Montserrat" w:hAnsi="Montserrat" w:cs="Arial"/>
                <w:i/>
                <w:vanish/>
                <w:color w:val="0000FF"/>
                <w:sz w:val="20"/>
                <w:szCs w:val="20"/>
              </w:rPr>
            </w:pPr>
            <w:r>
              <w:rPr>
                <w:rFonts w:ascii="Montserrat" w:hAnsi="Montserrat" w:cs="Arial"/>
                <w:i/>
                <w:vanish/>
                <w:color w:val="0000FF"/>
                <w:sz w:val="20"/>
                <w:szCs w:val="20"/>
              </w:rPr>
              <w:t>Especificar la fecha de la versión.</w:t>
            </w:r>
          </w:p>
          <w:p w14:paraId="4A985187" w14:textId="77777777" w:rsidR="006A4FDA" w:rsidRDefault="00000000">
            <w:pPr>
              <w:widowControl w:val="0"/>
              <w:jc w:val="center"/>
              <w:rPr>
                <w:rFonts w:ascii="Montserrat" w:hAnsi="Montserrat" w:cs="Arial"/>
                <w:color w:val="C00000"/>
                <w:sz w:val="20"/>
                <w:szCs w:val="20"/>
              </w:rPr>
            </w:pPr>
            <w:r>
              <w:rPr>
                <w:rFonts w:ascii="Montserrat" w:hAnsi="Montserrat" w:cs="Arial"/>
                <w:i/>
                <w:vanish/>
                <w:color w:val="0000FF"/>
                <w:sz w:val="20"/>
                <w:szCs w:val="20"/>
              </w:rPr>
              <w:t>Formato: dd/mm/aaaa</w:t>
            </w:r>
          </w:p>
        </w:tc>
      </w:tr>
      <w:tr w:rsidR="006A4FDA" w14:paraId="4B3CC299" w14:textId="77777777" w:rsidTr="00E2399D">
        <w:trPr>
          <w:cantSplit/>
          <w:trHeight w:val="178"/>
          <w:trPrChange w:id="20" w:author="Licencia Office" w:date="2026-02-05T13:13:00Z" w16du:dateUtc="2026-02-05T19:13:00Z">
            <w:trPr>
              <w:gridBefore w:val="1"/>
              <w:cantSplit/>
              <w:trHeight w:val="178"/>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21"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5328116E"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0.1</w:t>
            </w:r>
          </w:p>
        </w:tc>
        <w:tc>
          <w:tcPr>
            <w:tcW w:w="3747" w:type="dxa"/>
            <w:tcBorders>
              <w:top w:val="single" w:sz="4" w:space="0" w:color="000000"/>
              <w:left w:val="single" w:sz="4" w:space="0" w:color="000000"/>
              <w:bottom w:val="single" w:sz="4" w:space="0" w:color="000000"/>
              <w:right w:val="single" w:sz="4" w:space="0" w:color="000000"/>
            </w:tcBorders>
            <w:vAlign w:val="center"/>
            <w:tcPrChange w:id="22"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43317D41"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Creación del Documento</w:t>
            </w:r>
          </w:p>
        </w:tc>
        <w:tc>
          <w:tcPr>
            <w:tcW w:w="2753" w:type="dxa"/>
            <w:tcBorders>
              <w:top w:val="single" w:sz="4" w:space="0" w:color="000000"/>
              <w:left w:val="single" w:sz="4" w:space="0" w:color="000000"/>
              <w:bottom w:val="single" w:sz="4" w:space="0" w:color="000000"/>
              <w:right w:val="single" w:sz="4" w:space="0" w:color="000000"/>
            </w:tcBorders>
            <w:vAlign w:val="center"/>
            <w:tcPrChange w:id="23"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5C9F0DB7" w14:textId="77777777" w:rsidR="006A4FDA" w:rsidRDefault="00000000">
            <w:pPr>
              <w:widowControl w:val="0"/>
              <w:rPr>
                <w:rFonts w:ascii="Montserrat" w:hAnsi="Montserrat" w:cs="Arial"/>
                <w:sz w:val="20"/>
                <w:szCs w:val="20"/>
              </w:rPr>
            </w:pPr>
            <w:r>
              <w:rPr>
                <w:rFonts w:ascii="Montserrat" w:hAnsi="Montserrat" w:cs="Arial"/>
                <w:sz w:val="20"/>
                <w:szCs w:val="20"/>
              </w:rPr>
              <w:t>Roberto Monroy Vargas</w:t>
            </w:r>
          </w:p>
        </w:tc>
        <w:tc>
          <w:tcPr>
            <w:tcW w:w="1937" w:type="dxa"/>
            <w:tcBorders>
              <w:top w:val="single" w:sz="4" w:space="0" w:color="000000"/>
              <w:left w:val="single" w:sz="4" w:space="0" w:color="000000"/>
              <w:bottom w:val="single" w:sz="4" w:space="0" w:color="000000"/>
              <w:right w:val="single" w:sz="4" w:space="0" w:color="000000"/>
            </w:tcBorders>
            <w:vAlign w:val="center"/>
            <w:tcPrChange w:id="24"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5CDDFCEC"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04/10/2022</w:t>
            </w:r>
          </w:p>
        </w:tc>
      </w:tr>
      <w:tr w:rsidR="006A4FDA" w14:paraId="37F8722F" w14:textId="77777777" w:rsidTr="00E2399D">
        <w:trPr>
          <w:cantSplit/>
          <w:trHeight w:val="178"/>
          <w:trPrChange w:id="25" w:author="Licencia Office" w:date="2026-02-05T13:13:00Z" w16du:dateUtc="2026-02-05T19:13:00Z">
            <w:trPr>
              <w:gridBefore w:val="1"/>
              <w:cantSplit/>
              <w:trHeight w:val="178"/>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26"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750251C1"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0.2</w:t>
            </w:r>
          </w:p>
        </w:tc>
        <w:tc>
          <w:tcPr>
            <w:tcW w:w="3747" w:type="dxa"/>
            <w:tcBorders>
              <w:top w:val="single" w:sz="4" w:space="0" w:color="000000"/>
              <w:left w:val="single" w:sz="4" w:space="0" w:color="000000"/>
              <w:bottom w:val="single" w:sz="4" w:space="0" w:color="000000"/>
              <w:right w:val="single" w:sz="4" w:space="0" w:color="000000"/>
            </w:tcBorders>
            <w:vAlign w:val="center"/>
            <w:tcPrChange w:id="27"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750741B6"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Ajustes</w:t>
            </w:r>
          </w:p>
        </w:tc>
        <w:tc>
          <w:tcPr>
            <w:tcW w:w="2753" w:type="dxa"/>
            <w:tcBorders>
              <w:top w:val="single" w:sz="4" w:space="0" w:color="000000"/>
              <w:left w:val="single" w:sz="4" w:space="0" w:color="000000"/>
              <w:bottom w:val="single" w:sz="4" w:space="0" w:color="000000"/>
              <w:right w:val="single" w:sz="4" w:space="0" w:color="000000"/>
            </w:tcBorders>
            <w:vAlign w:val="center"/>
            <w:tcPrChange w:id="2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3270D2D6" w14:textId="77777777" w:rsidR="006A4FDA" w:rsidRDefault="00000000">
            <w:pPr>
              <w:widowControl w:val="0"/>
              <w:rPr>
                <w:rFonts w:ascii="Montserrat" w:hAnsi="Montserrat" w:cs="Arial"/>
                <w:sz w:val="20"/>
                <w:szCs w:val="20"/>
              </w:rPr>
            </w:pPr>
            <w:r>
              <w:rPr>
                <w:rFonts w:ascii="Montserrat" w:hAnsi="Montserrat" w:cs="Arial"/>
                <w:sz w:val="20"/>
                <w:szCs w:val="20"/>
              </w:rPr>
              <w:t>Roberto Monroy Vargas</w:t>
            </w:r>
          </w:p>
        </w:tc>
        <w:tc>
          <w:tcPr>
            <w:tcW w:w="1937" w:type="dxa"/>
            <w:tcBorders>
              <w:top w:val="single" w:sz="4" w:space="0" w:color="000000"/>
              <w:left w:val="single" w:sz="4" w:space="0" w:color="000000"/>
              <w:bottom w:val="single" w:sz="4" w:space="0" w:color="000000"/>
              <w:right w:val="single" w:sz="4" w:space="0" w:color="000000"/>
            </w:tcBorders>
            <w:vAlign w:val="center"/>
            <w:tcPrChange w:id="29"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2D552EFD"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04/10/2022</w:t>
            </w:r>
          </w:p>
        </w:tc>
      </w:tr>
      <w:tr w:rsidR="006A4FDA" w14:paraId="37931C65" w14:textId="77777777" w:rsidTr="00E2399D">
        <w:trPr>
          <w:cantSplit/>
          <w:trHeight w:val="535"/>
          <w:trPrChange w:id="30" w:author="Licencia Office" w:date="2026-02-05T13:13:00Z" w16du:dateUtc="2026-02-05T19:13:00Z">
            <w:trPr>
              <w:gridBefore w:val="1"/>
              <w:cantSplit/>
              <w:trHeight w:val="535"/>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31"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5141397C"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1.0</w:t>
            </w:r>
          </w:p>
        </w:tc>
        <w:tc>
          <w:tcPr>
            <w:tcW w:w="3747" w:type="dxa"/>
            <w:tcBorders>
              <w:top w:val="single" w:sz="4" w:space="0" w:color="000000"/>
              <w:left w:val="single" w:sz="4" w:space="0" w:color="000000"/>
              <w:bottom w:val="single" w:sz="4" w:space="0" w:color="000000"/>
              <w:right w:val="single" w:sz="4" w:space="0" w:color="000000"/>
            </w:tcBorders>
            <w:vAlign w:val="center"/>
            <w:tcPrChange w:id="32"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4E471DAB"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Versión aprobada para firma.</w:t>
            </w:r>
          </w:p>
        </w:tc>
        <w:tc>
          <w:tcPr>
            <w:tcW w:w="2753" w:type="dxa"/>
            <w:tcBorders>
              <w:top w:val="single" w:sz="4" w:space="0" w:color="000000"/>
              <w:left w:val="single" w:sz="4" w:space="0" w:color="000000"/>
              <w:bottom w:val="single" w:sz="4" w:space="0" w:color="000000"/>
              <w:right w:val="single" w:sz="4" w:space="0" w:color="000000"/>
            </w:tcBorders>
            <w:vAlign w:val="center"/>
            <w:tcPrChange w:id="33"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1949F7E0" w14:textId="77777777" w:rsidR="006A4FDA" w:rsidRDefault="00000000">
            <w:pPr>
              <w:widowControl w:val="0"/>
              <w:rPr>
                <w:rFonts w:ascii="Montserrat" w:hAnsi="Montserrat" w:cs="Arial"/>
                <w:sz w:val="20"/>
                <w:szCs w:val="20"/>
              </w:rPr>
            </w:pPr>
            <w:r>
              <w:rPr>
                <w:rFonts w:ascii="Montserrat" w:hAnsi="Montserrat" w:cs="Arial"/>
                <w:sz w:val="20"/>
                <w:szCs w:val="20"/>
              </w:rPr>
              <w:t>Roberto Monroy Vargas</w:t>
            </w:r>
          </w:p>
          <w:p w14:paraId="45B6FC2E" w14:textId="77777777" w:rsidR="006A4FDA" w:rsidRDefault="00000000">
            <w:pPr>
              <w:widowControl w:val="0"/>
              <w:rPr>
                <w:rFonts w:ascii="Montserrat" w:hAnsi="Montserrat" w:cs="Arial"/>
                <w:sz w:val="20"/>
                <w:szCs w:val="20"/>
              </w:rPr>
            </w:pPr>
            <w:r>
              <w:rPr>
                <w:rFonts w:ascii="Montserrat" w:hAnsi="Montserrat" w:cs="Arial"/>
                <w:sz w:val="20"/>
                <w:szCs w:val="20"/>
              </w:rPr>
              <w:t>Mario Alberto Huerta Velázquez</w:t>
            </w:r>
          </w:p>
        </w:tc>
        <w:tc>
          <w:tcPr>
            <w:tcW w:w="1937" w:type="dxa"/>
            <w:tcBorders>
              <w:top w:val="single" w:sz="4" w:space="0" w:color="000000"/>
              <w:left w:val="single" w:sz="4" w:space="0" w:color="000000"/>
              <w:bottom w:val="single" w:sz="4" w:space="0" w:color="000000"/>
              <w:right w:val="single" w:sz="4" w:space="0" w:color="000000"/>
            </w:tcBorders>
            <w:vAlign w:val="center"/>
            <w:tcPrChange w:id="34"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17F54635" w14:textId="77777777" w:rsidR="006A4FDA" w:rsidRDefault="00000000">
            <w:pPr>
              <w:widowControl w:val="0"/>
              <w:rPr>
                <w:rFonts w:ascii="Montserrat" w:hAnsi="Montserrat" w:cs="Arial"/>
                <w:vanish/>
                <w:color w:val="000000" w:themeColor="text1"/>
                <w:sz w:val="20"/>
                <w:szCs w:val="20"/>
              </w:rPr>
            </w:pPr>
            <w:r>
              <w:rPr>
                <w:rFonts w:ascii="Montserrat" w:hAnsi="Montserrat" w:cs="Arial"/>
                <w:color w:val="000000" w:themeColor="text1"/>
                <w:sz w:val="20"/>
                <w:szCs w:val="20"/>
              </w:rPr>
              <w:t>04/10/2022</w:t>
            </w:r>
          </w:p>
        </w:tc>
      </w:tr>
      <w:tr w:rsidR="006A4FDA" w14:paraId="6F2E8ED3" w14:textId="77777777" w:rsidTr="00E2399D">
        <w:trPr>
          <w:cantSplit/>
          <w:trHeight w:val="1985"/>
          <w:trPrChange w:id="35" w:author="Licencia Office" w:date="2026-02-05T13:13:00Z" w16du:dateUtc="2026-02-05T19:13:00Z">
            <w:trPr>
              <w:gridBefore w:val="1"/>
              <w:cantSplit/>
              <w:trHeight w:val="1985"/>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36"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21B530ED"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1.1</w:t>
            </w:r>
          </w:p>
        </w:tc>
        <w:tc>
          <w:tcPr>
            <w:tcW w:w="3747" w:type="dxa"/>
            <w:tcBorders>
              <w:top w:val="single" w:sz="4" w:space="0" w:color="000000"/>
              <w:left w:val="single" w:sz="4" w:space="0" w:color="000000"/>
              <w:bottom w:val="single" w:sz="4" w:space="0" w:color="000000"/>
              <w:right w:val="single" w:sz="4" w:space="0" w:color="000000"/>
            </w:tcBorders>
            <w:vAlign w:val="center"/>
            <w:tcPrChange w:id="37"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3F22AC98"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Ajustes:</w:t>
            </w:r>
          </w:p>
          <w:p w14:paraId="30441B69"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-Se realizan ajustes para mostrar la fecha correcta del Registro de Incidente, en la sección “Detalle de Consulta” y en sus botones “Exportar Detalle a PDF” y “Exportar Resultados a JSON”.</w:t>
            </w:r>
          </w:p>
          <w:p w14:paraId="3FDC5CF7"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-Se agrega leyenda “Las imágenes son exclusivamente de carácter ilustrativo, más no limitativo”</w:t>
            </w:r>
          </w:p>
        </w:tc>
        <w:tc>
          <w:tcPr>
            <w:tcW w:w="2753" w:type="dxa"/>
            <w:tcBorders>
              <w:top w:val="single" w:sz="4" w:space="0" w:color="000000"/>
              <w:left w:val="single" w:sz="4" w:space="0" w:color="000000"/>
              <w:bottom w:val="single" w:sz="4" w:space="0" w:color="000000"/>
              <w:right w:val="single" w:sz="4" w:space="0" w:color="000000"/>
            </w:tcBorders>
            <w:vAlign w:val="center"/>
            <w:tcPrChange w:id="3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03E75710"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Alma Q. Torres González</w:t>
            </w:r>
          </w:p>
        </w:tc>
        <w:tc>
          <w:tcPr>
            <w:tcW w:w="1937" w:type="dxa"/>
            <w:tcBorders>
              <w:top w:val="single" w:sz="4" w:space="0" w:color="000000"/>
              <w:left w:val="single" w:sz="4" w:space="0" w:color="000000"/>
              <w:bottom w:val="single" w:sz="4" w:space="0" w:color="000000"/>
              <w:right w:val="single" w:sz="4" w:space="0" w:color="000000"/>
            </w:tcBorders>
            <w:vAlign w:val="center"/>
            <w:tcPrChange w:id="39"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5D03A06E"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08/03/2024</w:t>
            </w:r>
          </w:p>
        </w:tc>
      </w:tr>
      <w:tr w:rsidR="006A4FDA" w14:paraId="7DA2DA8A" w14:textId="77777777" w:rsidTr="00E2399D">
        <w:trPr>
          <w:cantSplit/>
          <w:trHeight w:val="903"/>
          <w:trPrChange w:id="40" w:author="Licencia Office" w:date="2026-02-05T13:13:00Z" w16du:dateUtc="2026-02-05T19:13:00Z">
            <w:trPr>
              <w:gridBefore w:val="1"/>
              <w:cantSplit/>
              <w:trHeight w:val="903"/>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41"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682A1FF3"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 xml:space="preserve">1.2 </w:t>
            </w:r>
          </w:p>
        </w:tc>
        <w:tc>
          <w:tcPr>
            <w:tcW w:w="3747" w:type="dxa"/>
            <w:tcBorders>
              <w:top w:val="single" w:sz="4" w:space="0" w:color="000000"/>
              <w:left w:val="single" w:sz="4" w:space="0" w:color="000000"/>
              <w:bottom w:val="single" w:sz="4" w:space="0" w:color="000000"/>
              <w:right w:val="single" w:sz="4" w:space="0" w:color="000000"/>
            </w:tcBorders>
            <w:vAlign w:val="center"/>
            <w:tcPrChange w:id="42"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33188B50"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 xml:space="preserve">Revisión </w:t>
            </w:r>
          </w:p>
        </w:tc>
        <w:tc>
          <w:tcPr>
            <w:tcW w:w="2753" w:type="dxa"/>
            <w:tcBorders>
              <w:top w:val="single" w:sz="4" w:space="0" w:color="000000"/>
              <w:left w:val="single" w:sz="4" w:space="0" w:color="000000"/>
              <w:bottom w:val="single" w:sz="4" w:space="0" w:color="000000"/>
              <w:right w:val="single" w:sz="4" w:space="0" w:color="000000"/>
            </w:tcBorders>
            <w:vAlign w:val="center"/>
            <w:tcPrChange w:id="43"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4FA55454" w14:textId="77777777" w:rsidR="006A4FDA" w:rsidRDefault="00000000">
            <w:pPr>
              <w:widowControl w:val="0"/>
              <w:rPr>
                <w:rFonts w:ascii="Montserrat" w:hAnsi="Montserrat" w:cs="Arial"/>
                <w:sz w:val="20"/>
                <w:szCs w:val="20"/>
              </w:rPr>
            </w:pPr>
            <w:r>
              <w:rPr>
                <w:rFonts w:ascii="Montserrat" w:hAnsi="Montserrat" w:cs="Arial"/>
                <w:sz w:val="20"/>
                <w:szCs w:val="20"/>
              </w:rPr>
              <w:t>Roberto B. Monroy Vargas</w:t>
            </w:r>
          </w:p>
        </w:tc>
        <w:tc>
          <w:tcPr>
            <w:tcW w:w="1937" w:type="dxa"/>
            <w:tcBorders>
              <w:top w:val="single" w:sz="4" w:space="0" w:color="000000"/>
              <w:left w:val="single" w:sz="4" w:space="0" w:color="000000"/>
              <w:bottom w:val="single" w:sz="4" w:space="0" w:color="000000"/>
              <w:right w:val="single" w:sz="4" w:space="0" w:color="000000"/>
            </w:tcBorders>
            <w:vAlign w:val="center"/>
            <w:tcPrChange w:id="44"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14A0F34F" w14:textId="4EF4363B"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1403/2024</w:t>
            </w:r>
          </w:p>
        </w:tc>
      </w:tr>
      <w:tr w:rsidR="006A4FDA" w14:paraId="54646A69" w14:textId="77777777" w:rsidTr="00E2399D">
        <w:trPr>
          <w:cantSplit/>
          <w:trHeight w:val="546"/>
          <w:trPrChange w:id="45" w:author="Licencia Office" w:date="2026-02-05T13:13:00Z" w16du:dateUtc="2026-02-05T19:13:00Z">
            <w:trPr>
              <w:gridBefore w:val="1"/>
              <w:cantSplit/>
              <w:trHeight w:val="546"/>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46"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6BA6CCDA" w14:textId="77777777" w:rsidR="006A4FDA" w:rsidRDefault="00000000">
            <w:pPr>
              <w:widowControl w:val="0"/>
              <w:jc w:val="center"/>
              <w:rPr>
                <w:rFonts w:ascii="Montserrat" w:hAnsi="Montserrat" w:cs="Arial"/>
                <w:sz w:val="20"/>
                <w:szCs w:val="20"/>
              </w:rPr>
            </w:pPr>
            <w:r>
              <w:rPr>
                <w:rFonts w:ascii="Montserrat" w:hAnsi="Montserrat" w:cs="Arial"/>
                <w:sz w:val="20"/>
                <w:szCs w:val="20"/>
              </w:rPr>
              <w:t>1.3</w:t>
            </w:r>
          </w:p>
        </w:tc>
        <w:tc>
          <w:tcPr>
            <w:tcW w:w="3747" w:type="dxa"/>
            <w:tcBorders>
              <w:top w:val="single" w:sz="4" w:space="0" w:color="000000"/>
              <w:left w:val="single" w:sz="4" w:space="0" w:color="000000"/>
              <w:bottom w:val="single" w:sz="4" w:space="0" w:color="000000"/>
              <w:right w:val="single" w:sz="4" w:space="0" w:color="000000"/>
            </w:tcBorders>
            <w:vAlign w:val="center"/>
            <w:tcPrChange w:id="47"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790DB69C" w14:textId="77777777" w:rsidR="006A4FDA" w:rsidRDefault="00000000">
            <w:pPr>
              <w:widowControl w:val="0"/>
              <w:rPr>
                <w:rFonts w:ascii="Montserrat" w:hAnsi="Montserrat" w:cs="Arial"/>
                <w:sz w:val="20"/>
                <w:szCs w:val="20"/>
              </w:rPr>
            </w:pPr>
            <w:r>
              <w:rPr>
                <w:rFonts w:ascii="Montserrat" w:hAnsi="Montserrat" w:cs="Arial"/>
                <w:sz w:val="20"/>
                <w:szCs w:val="20"/>
              </w:rPr>
              <w:t>Ajustes:</w:t>
            </w:r>
          </w:p>
          <w:p w14:paraId="1E2382C6" w14:textId="77777777" w:rsidR="006A4FDA" w:rsidRDefault="00000000">
            <w:pPr>
              <w:widowControl w:val="0"/>
              <w:rPr>
                <w:rFonts w:ascii="Montserrat" w:hAnsi="Montserrat" w:cs="Arial"/>
                <w:sz w:val="20"/>
                <w:szCs w:val="20"/>
              </w:rPr>
            </w:pPr>
            <w:r>
              <w:rPr>
                <w:rFonts w:ascii="Montserrat" w:hAnsi="Montserrat" w:cs="Arial"/>
                <w:sz w:val="20"/>
                <w:szCs w:val="20"/>
              </w:rPr>
              <w:t>Incluir CC066 nuevos códigos de error.</w:t>
            </w:r>
          </w:p>
        </w:tc>
        <w:tc>
          <w:tcPr>
            <w:tcW w:w="2753" w:type="dxa"/>
            <w:tcBorders>
              <w:top w:val="single" w:sz="4" w:space="0" w:color="000000"/>
              <w:left w:val="single" w:sz="4" w:space="0" w:color="000000"/>
              <w:bottom w:val="single" w:sz="4" w:space="0" w:color="000000"/>
              <w:right w:val="single" w:sz="4" w:space="0" w:color="000000"/>
            </w:tcBorders>
            <w:vAlign w:val="center"/>
            <w:tcPrChange w:id="4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535CA265" w14:textId="77777777" w:rsidR="006A4FDA" w:rsidRDefault="00000000">
            <w:pPr>
              <w:widowControl w:val="0"/>
              <w:rPr>
                <w:rFonts w:ascii="Montserrat" w:hAnsi="Montserrat" w:cs="Arial"/>
                <w:sz w:val="20"/>
                <w:szCs w:val="20"/>
              </w:rPr>
            </w:pPr>
            <w:r>
              <w:rPr>
                <w:rFonts w:ascii="Montserrat" w:hAnsi="Montserrat" w:cs="Arial"/>
                <w:sz w:val="20"/>
                <w:szCs w:val="20"/>
              </w:rPr>
              <w:t>Alma Q. Torres González</w:t>
            </w:r>
          </w:p>
        </w:tc>
        <w:tc>
          <w:tcPr>
            <w:tcW w:w="1937" w:type="dxa"/>
            <w:tcBorders>
              <w:top w:val="single" w:sz="4" w:space="0" w:color="000000"/>
              <w:left w:val="single" w:sz="4" w:space="0" w:color="000000"/>
              <w:bottom w:val="single" w:sz="4" w:space="0" w:color="000000"/>
              <w:right w:val="single" w:sz="4" w:space="0" w:color="000000"/>
            </w:tcBorders>
            <w:vAlign w:val="center"/>
            <w:tcPrChange w:id="49"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23CEECF0" w14:textId="77777777" w:rsidR="006A4FDA" w:rsidRDefault="00000000">
            <w:pPr>
              <w:widowControl w:val="0"/>
              <w:rPr>
                <w:rFonts w:ascii="Montserrat" w:hAnsi="Montserrat" w:cs="Arial"/>
                <w:sz w:val="20"/>
                <w:szCs w:val="20"/>
              </w:rPr>
            </w:pPr>
            <w:r>
              <w:rPr>
                <w:rFonts w:ascii="Montserrat" w:hAnsi="Montserrat" w:cs="Arial"/>
                <w:sz w:val="20"/>
                <w:szCs w:val="20"/>
              </w:rPr>
              <w:t>10/06/2024</w:t>
            </w:r>
          </w:p>
        </w:tc>
      </w:tr>
      <w:tr w:rsidR="006A4FDA" w14:paraId="556AB692" w14:textId="77777777" w:rsidTr="00E2399D">
        <w:trPr>
          <w:cantSplit/>
          <w:trHeight w:val="356"/>
          <w:trPrChange w:id="50" w:author="Licencia Office" w:date="2026-02-05T13:13:00Z" w16du:dateUtc="2026-02-05T19:13:00Z">
            <w:trPr>
              <w:gridBefore w:val="1"/>
              <w:cantSplit/>
              <w:trHeight w:val="356"/>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51"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2B5312F7" w14:textId="77777777" w:rsidR="006A4FDA" w:rsidRDefault="00000000">
            <w:pPr>
              <w:widowControl w:val="0"/>
              <w:jc w:val="center"/>
              <w:rPr>
                <w:rFonts w:ascii="Montserrat" w:hAnsi="Montserrat" w:cs="Arial"/>
                <w:sz w:val="20"/>
                <w:szCs w:val="20"/>
              </w:rPr>
            </w:pPr>
            <w:r>
              <w:rPr>
                <w:rFonts w:ascii="Montserrat" w:hAnsi="Montserrat" w:cs="Arial"/>
                <w:sz w:val="20"/>
                <w:szCs w:val="20"/>
              </w:rPr>
              <w:t>1.4</w:t>
            </w:r>
          </w:p>
        </w:tc>
        <w:tc>
          <w:tcPr>
            <w:tcW w:w="3747" w:type="dxa"/>
            <w:tcBorders>
              <w:top w:val="single" w:sz="4" w:space="0" w:color="000000"/>
              <w:left w:val="single" w:sz="4" w:space="0" w:color="000000"/>
              <w:bottom w:val="single" w:sz="4" w:space="0" w:color="000000"/>
              <w:right w:val="single" w:sz="4" w:space="0" w:color="000000"/>
            </w:tcBorders>
            <w:vAlign w:val="center"/>
            <w:tcPrChange w:id="52"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2D0B58E3" w14:textId="77777777" w:rsidR="006A4FDA" w:rsidRDefault="00000000">
            <w:pPr>
              <w:widowControl w:val="0"/>
              <w:rPr>
                <w:rFonts w:ascii="Montserrat" w:hAnsi="Montserrat" w:cs="Arial"/>
                <w:sz w:val="20"/>
                <w:szCs w:val="20"/>
              </w:rPr>
            </w:pPr>
            <w:r>
              <w:rPr>
                <w:rFonts w:ascii="Montserrat" w:hAnsi="Montserrat" w:cs="Arial"/>
                <w:sz w:val="20"/>
                <w:szCs w:val="20"/>
              </w:rPr>
              <w:t>Ajustes:</w:t>
            </w:r>
          </w:p>
          <w:p w14:paraId="275DB710" w14:textId="77777777" w:rsidR="006A4FDA" w:rsidRDefault="00000000">
            <w:pPr>
              <w:widowControl w:val="0"/>
              <w:rPr>
                <w:rFonts w:ascii="Montserrat" w:hAnsi="Montserrat" w:cs="Arial"/>
                <w:sz w:val="20"/>
                <w:szCs w:val="20"/>
              </w:rPr>
            </w:pPr>
            <w:r>
              <w:rPr>
                <w:rFonts w:ascii="Montserrat" w:hAnsi="Montserrat" w:cs="Arial"/>
                <w:sz w:val="20"/>
                <w:szCs w:val="20"/>
              </w:rPr>
              <w:t>Incluir CC095, CC096 y CC097.</w:t>
            </w:r>
          </w:p>
        </w:tc>
        <w:tc>
          <w:tcPr>
            <w:tcW w:w="2753" w:type="dxa"/>
            <w:tcBorders>
              <w:top w:val="single" w:sz="4" w:space="0" w:color="000000"/>
              <w:left w:val="single" w:sz="4" w:space="0" w:color="000000"/>
              <w:bottom w:val="single" w:sz="4" w:space="0" w:color="000000"/>
              <w:right w:val="single" w:sz="4" w:space="0" w:color="000000"/>
            </w:tcBorders>
            <w:vAlign w:val="center"/>
            <w:tcPrChange w:id="53"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4495F0" w14:textId="77777777" w:rsidR="006A4FDA" w:rsidRDefault="00000000">
            <w:pPr>
              <w:widowControl w:val="0"/>
              <w:rPr>
                <w:rFonts w:ascii="Montserrat" w:hAnsi="Montserrat" w:cs="Arial"/>
                <w:sz w:val="20"/>
                <w:szCs w:val="20"/>
              </w:rPr>
            </w:pPr>
            <w:r>
              <w:rPr>
                <w:rFonts w:ascii="Montserrat" w:hAnsi="Montserrat" w:cs="Arial"/>
                <w:sz w:val="20"/>
                <w:szCs w:val="20"/>
              </w:rPr>
              <w:t>Alma Q. Torres González</w:t>
            </w:r>
          </w:p>
        </w:tc>
        <w:tc>
          <w:tcPr>
            <w:tcW w:w="1937" w:type="dxa"/>
            <w:tcBorders>
              <w:top w:val="single" w:sz="4" w:space="0" w:color="000000"/>
              <w:left w:val="single" w:sz="4" w:space="0" w:color="000000"/>
              <w:bottom w:val="single" w:sz="4" w:space="0" w:color="000000"/>
              <w:right w:val="single" w:sz="4" w:space="0" w:color="000000"/>
            </w:tcBorders>
            <w:vAlign w:val="center"/>
            <w:tcPrChange w:id="54"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4F38E9B5" w14:textId="77777777" w:rsidR="006A4FDA" w:rsidRDefault="00000000">
            <w:pPr>
              <w:widowControl w:val="0"/>
              <w:rPr>
                <w:rFonts w:ascii="Montserrat" w:hAnsi="Montserrat" w:cs="Arial"/>
                <w:sz w:val="20"/>
                <w:szCs w:val="20"/>
              </w:rPr>
            </w:pPr>
            <w:r>
              <w:rPr>
                <w:rFonts w:ascii="Montserrat" w:hAnsi="Montserrat" w:cs="Arial"/>
                <w:sz w:val="20"/>
                <w:szCs w:val="20"/>
              </w:rPr>
              <w:t>22/06/2024</w:t>
            </w:r>
          </w:p>
        </w:tc>
      </w:tr>
      <w:tr w:rsidR="006A4FDA" w14:paraId="0EF273AE" w14:textId="77777777" w:rsidTr="00E2399D">
        <w:trPr>
          <w:cantSplit/>
          <w:trHeight w:val="356"/>
          <w:trPrChange w:id="55" w:author="Licencia Office" w:date="2026-02-05T13:13:00Z" w16du:dateUtc="2026-02-05T19:13:00Z">
            <w:trPr>
              <w:gridBefore w:val="1"/>
              <w:cantSplit/>
              <w:trHeight w:val="356"/>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56"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79EAD581" w14:textId="77777777" w:rsidR="006A4FDA" w:rsidRDefault="00000000">
            <w:pPr>
              <w:widowControl w:val="0"/>
              <w:jc w:val="center"/>
              <w:rPr>
                <w:rFonts w:ascii="Montserrat" w:hAnsi="Montserrat" w:cs="Arial"/>
                <w:sz w:val="20"/>
                <w:szCs w:val="20"/>
              </w:rPr>
            </w:pPr>
            <w:r>
              <w:rPr>
                <w:rFonts w:ascii="Montserrat" w:hAnsi="Montserrat" w:cs="Arial"/>
                <w:color w:val="000000" w:themeColor="text1"/>
                <w:sz w:val="20"/>
                <w:szCs w:val="20"/>
              </w:rPr>
              <w:t xml:space="preserve">1.4 </w:t>
            </w:r>
          </w:p>
        </w:tc>
        <w:tc>
          <w:tcPr>
            <w:tcW w:w="3747" w:type="dxa"/>
            <w:tcBorders>
              <w:top w:val="single" w:sz="4" w:space="0" w:color="000000"/>
              <w:left w:val="single" w:sz="4" w:space="0" w:color="000000"/>
              <w:bottom w:val="single" w:sz="4" w:space="0" w:color="000000"/>
              <w:right w:val="single" w:sz="4" w:space="0" w:color="000000"/>
            </w:tcBorders>
            <w:vAlign w:val="center"/>
            <w:tcPrChange w:id="57"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410DA73B" w14:textId="77777777" w:rsidR="006A4FDA" w:rsidRDefault="00000000">
            <w:pPr>
              <w:widowControl w:val="0"/>
              <w:rPr>
                <w:rFonts w:ascii="Montserrat" w:hAnsi="Montserrat" w:cs="Arial"/>
                <w:sz w:val="20"/>
                <w:szCs w:val="20"/>
              </w:rPr>
            </w:pPr>
            <w:r>
              <w:rPr>
                <w:rFonts w:ascii="Montserrat" w:hAnsi="Montserrat" w:cs="Arial"/>
                <w:color w:val="000000" w:themeColor="text1"/>
                <w:sz w:val="20"/>
                <w:szCs w:val="20"/>
              </w:rPr>
              <w:t xml:space="preserve">Revisión </w:t>
            </w:r>
          </w:p>
        </w:tc>
        <w:tc>
          <w:tcPr>
            <w:tcW w:w="2753" w:type="dxa"/>
            <w:tcBorders>
              <w:top w:val="single" w:sz="4" w:space="0" w:color="000000"/>
              <w:left w:val="single" w:sz="4" w:space="0" w:color="000000"/>
              <w:bottom w:val="single" w:sz="4" w:space="0" w:color="000000"/>
              <w:right w:val="single" w:sz="4" w:space="0" w:color="000000"/>
            </w:tcBorders>
            <w:vAlign w:val="center"/>
            <w:tcPrChange w:id="5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43D55587" w14:textId="77777777" w:rsidR="006A4FDA" w:rsidRDefault="00000000">
            <w:pPr>
              <w:widowControl w:val="0"/>
              <w:rPr>
                <w:rFonts w:ascii="Montserrat" w:hAnsi="Montserrat" w:cs="Arial"/>
                <w:sz w:val="20"/>
                <w:szCs w:val="20"/>
              </w:rPr>
            </w:pPr>
            <w:r>
              <w:rPr>
                <w:rFonts w:ascii="Montserrat" w:hAnsi="Montserrat" w:cs="Arial"/>
                <w:sz w:val="20"/>
                <w:szCs w:val="20"/>
              </w:rPr>
              <w:t>Mario Alberto Huerta Velázquez / Nadia Anahí Ortega Nava</w:t>
            </w:r>
          </w:p>
        </w:tc>
        <w:tc>
          <w:tcPr>
            <w:tcW w:w="1937" w:type="dxa"/>
            <w:tcBorders>
              <w:top w:val="single" w:sz="4" w:space="0" w:color="000000"/>
              <w:left w:val="single" w:sz="4" w:space="0" w:color="000000"/>
              <w:bottom w:val="single" w:sz="4" w:space="0" w:color="000000"/>
              <w:right w:val="single" w:sz="4" w:space="0" w:color="000000"/>
            </w:tcBorders>
            <w:vAlign w:val="center"/>
            <w:tcPrChange w:id="59"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6A3F06BD" w14:textId="77777777" w:rsidR="006A4FDA" w:rsidRDefault="00000000">
            <w:pPr>
              <w:widowControl w:val="0"/>
              <w:rPr>
                <w:rFonts w:ascii="Montserrat" w:hAnsi="Montserrat" w:cs="Arial"/>
                <w:sz w:val="20"/>
                <w:szCs w:val="20"/>
              </w:rPr>
            </w:pPr>
            <w:r>
              <w:rPr>
                <w:rFonts w:ascii="Montserrat" w:hAnsi="Montserrat" w:cs="Arial"/>
                <w:color w:val="000000" w:themeColor="text1"/>
                <w:sz w:val="20"/>
                <w:szCs w:val="20"/>
              </w:rPr>
              <w:t>10/09/2024</w:t>
            </w:r>
          </w:p>
        </w:tc>
      </w:tr>
      <w:tr w:rsidR="006A4FDA" w14:paraId="37678E12" w14:textId="77777777" w:rsidTr="00E2399D">
        <w:trPr>
          <w:cantSplit/>
          <w:trHeight w:val="1260"/>
          <w:trPrChange w:id="60" w:author="Licencia Office" w:date="2026-02-05T13:13:00Z" w16du:dateUtc="2026-02-05T19:13:00Z">
            <w:trPr>
              <w:gridBefore w:val="1"/>
              <w:cantSplit/>
              <w:trHeight w:val="1260"/>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61"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064C86B9"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1.5‍</w:t>
            </w:r>
          </w:p>
        </w:tc>
        <w:tc>
          <w:tcPr>
            <w:tcW w:w="3747" w:type="dxa"/>
            <w:tcBorders>
              <w:top w:val="single" w:sz="4" w:space="0" w:color="000000"/>
              <w:left w:val="single" w:sz="4" w:space="0" w:color="000000"/>
              <w:bottom w:val="single" w:sz="4" w:space="0" w:color="000000"/>
              <w:right w:val="single" w:sz="4" w:space="0" w:color="000000"/>
            </w:tcBorders>
            <w:vAlign w:val="center"/>
            <w:tcPrChange w:id="62"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40D916A3"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 xml:space="preserve">Ajustes </w:t>
            </w:r>
          </w:p>
        </w:tc>
        <w:tc>
          <w:tcPr>
            <w:tcW w:w="2753" w:type="dxa"/>
            <w:tcBorders>
              <w:top w:val="single" w:sz="4" w:space="0" w:color="000000"/>
              <w:left w:val="single" w:sz="4" w:space="0" w:color="000000"/>
              <w:bottom w:val="single" w:sz="4" w:space="0" w:color="000000"/>
              <w:right w:val="single" w:sz="4" w:space="0" w:color="000000"/>
            </w:tcBorders>
            <w:vAlign w:val="center"/>
            <w:tcPrChange w:id="63"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6346443A" w14:textId="77777777" w:rsidR="006A4FDA" w:rsidRDefault="00000000">
            <w:pPr>
              <w:widowControl w:val="0"/>
              <w:rPr>
                <w:rFonts w:ascii="Montserrat" w:hAnsi="Montserrat" w:cs="Arial"/>
                <w:sz w:val="20"/>
                <w:szCs w:val="20"/>
              </w:rPr>
            </w:pPr>
            <w:r>
              <w:rPr>
                <w:rFonts w:ascii="Montserrat" w:hAnsi="Montserrat" w:cs="Arial"/>
                <w:sz w:val="20"/>
                <w:szCs w:val="20"/>
              </w:rPr>
              <w:t>Alma Q. Torres González</w:t>
            </w:r>
          </w:p>
        </w:tc>
        <w:tc>
          <w:tcPr>
            <w:tcW w:w="1937" w:type="dxa"/>
            <w:tcBorders>
              <w:top w:val="single" w:sz="4" w:space="0" w:color="000000"/>
              <w:left w:val="single" w:sz="4" w:space="0" w:color="000000"/>
              <w:bottom w:val="single" w:sz="4" w:space="0" w:color="000000"/>
              <w:right w:val="single" w:sz="4" w:space="0" w:color="000000"/>
            </w:tcBorders>
            <w:vAlign w:val="center"/>
            <w:tcPrChange w:id="64"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19B45D2F"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17/10/2024</w:t>
            </w:r>
          </w:p>
        </w:tc>
      </w:tr>
      <w:tr w:rsidR="006A4FDA" w14:paraId="1B1D1484" w14:textId="77777777" w:rsidTr="00E2399D">
        <w:trPr>
          <w:cantSplit/>
          <w:trHeight w:val="1260"/>
          <w:trPrChange w:id="65" w:author="Licencia Office" w:date="2026-02-05T13:13:00Z" w16du:dateUtc="2026-02-05T19:13:00Z">
            <w:trPr>
              <w:gridBefore w:val="1"/>
              <w:cantSplit/>
              <w:trHeight w:val="1260"/>
            </w:trPr>
          </w:trPrChange>
        </w:trPr>
        <w:tc>
          <w:tcPr>
            <w:tcW w:w="1255" w:type="dxa"/>
            <w:tcBorders>
              <w:left w:val="single" w:sz="4" w:space="0" w:color="000000"/>
              <w:bottom w:val="single" w:sz="4" w:space="0" w:color="000000"/>
              <w:right w:val="single" w:sz="4" w:space="0" w:color="000000"/>
            </w:tcBorders>
            <w:vAlign w:val="center"/>
            <w:tcPrChange w:id="66" w:author="Licencia Office" w:date="2026-02-05T13:13:00Z" w16du:dateUtc="2026-02-05T19:13:00Z">
              <w:tcPr>
                <w:tcW w:w="1254" w:type="dxa"/>
                <w:gridSpan w:val="2"/>
                <w:tcBorders>
                  <w:left w:val="single" w:sz="4" w:space="0" w:color="000000"/>
                  <w:bottom w:val="single" w:sz="4" w:space="0" w:color="000000"/>
                  <w:right w:val="single" w:sz="4" w:space="0" w:color="000000"/>
                </w:tcBorders>
                <w:vAlign w:val="center"/>
              </w:tcPr>
            </w:tcPrChange>
          </w:tcPr>
          <w:p w14:paraId="1AC212A5" w14:textId="77777777" w:rsidR="006A4FDA" w:rsidRDefault="00000000">
            <w:pPr>
              <w:widowControl w:val="0"/>
              <w:jc w:val="center"/>
              <w:rPr>
                <w:rFonts w:ascii="Montserrat" w:hAnsi="Montserrat" w:cs="Arial"/>
                <w:color w:val="000000" w:themeColor="text1"/>
                <w:sz w:val="20"/>
                <w:szCs w:val="20"/>
              </w:rPr>
            </w:pPr>
            <w:r>
              <w:rPr>
                <w:rFonts w:ascii="Montserrat" w:hAnsi="Montserrat" w:cs="Arial"/>
                <w:color w:val="000000" w:themeColor="text1"/>
                <w:sz w:val="20"/>
                <w:szCs w:val="20"/>
              </w:rPr>
              <w:t>2.0</w:t>
            </w:r>
          </w:p>
        </w:tc>
        <w:tc>
          <w:tcPr>
            <w:tcW w:w="3747" w:type="dxa"/>
            <w:tcBorders>
              <w:left w:val="single" w:sz="4" w:space="0" w:color="000000"/>
              <w:bottom w:val="single" w:sz="4" w:space="0" w:color="000000"/>
              <w:right w:val="single" w:sz="4" w:space="0" w:color="000000"/>
            </w:tcBorders>
            <w:vAlign w:val="center"/>
            <w:tcPrChange w:id="67" w:author="Licencia Office" w:date="2026-02-05T13:13:00Z" w16du:dateUtc="2026-02-05T19:13:00Z">
              <w:tcPr>
                <w:tcW w:w="3747" w:type="dxa"/>
                <w:gridSpan w:val="2"/>
                <w:tcBorders>
                  <w:left w:val="single" w:sz="4" w:space="0" w:color="000000"/>
                  <w:bottom w:val="single" w:sz="4" w:space="0" w:color="000000"/>
                  <w:right w:val="single" w:sz="4" w:space="0" w:color="000000"/>
                </w:tcBorders>
                <w:vAlign w:val="center"/>
              </w:tcPr>
            </w:tcPrChange>
          </w:tcPr>
          <w:p w14:paraId="22521012" w14:textId="77777777"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Versión aprobada para firma.</w:t>
            </w:r>
          </w:p>
        </w:tc>
        <w:tc>
          <w:tcPr>
            <w:tcW w:w="2753" w:type="dxa"/>
            <w:tcBorders>
              <w:left w:val="single" w:sz="4" w:space="0" w:color="000000"/>
              <w:bottom w:val="single" w:sz="4" w:space="0" w:color="000000"/>
              <w:right w:val="single" w:sz="4" w:space="0" w:color="000000"/>
            </w:tcBorders>
            <w:vAlign w:val="center"/>
            <w:tcPrChange w:id="68" w:author="Licencia Office" w:date="2026-02-05T13:13:00Z" w16du:dateUtc="2026-02-05T19:13:00Z">
              <w:tcPr>
                <w:tcW w:w="2753" w:type="dxa"/>
                <w:gridSpan w:val="2"/>
                <w:tcBorders>
                  <w:left w:val="single" w:sz="4" w:space="0" w:color="000000"/>
                  <w:bottom w:val="single" w:sz="4" w:space="0" w:color="000000"/>
                  <w:right w:val="single" w:sz="4" w:space="0" w:color="000000"/>
                </w:tcBorders>
                <w:vAlign w:val="center"/>
              </w:tcPr>
            </w:tcPrChange>
          </w:tcPr>
          <w:p w14:paraId="413F4AFF" w14:textId="77777777" w:rsidR="006A4FDA" w:rsidRDefault="00000000">
            <w:pPr>
              <w:widowControl w:val="0"/>
              <w:rPr>
                <w:rFonts w:ascii="Montserrat" w:hAnsi="Montserrat" w:cs="Arial"/>
                <w:sz w:val="20"/>
                <w:szCs w:val="20"/>
              </w:rPr>
            </w:pPr>
            <w:r>
              <w:rPr>
                <w:rFonts w:ascii="Montserrat" w:hAnsi="Montserrat" w:cs="Arial"/>
                <w:sz w:val="20"/>
                <w:szCs w:val="20"/>
              </w:rPr>
              <w:t>Roberto B. Monroy Vargas</w:t>
            </w:r>
          </w:p>
          <w:p w14:paraId="342CE4EA" w14:textId="77777777" w:rsidR="006A4FDA" w:rsidRDefault="00000000">
            <w:pPr>
              <w:widowControl w:val="0"/>
              <w:rPr>
                <w:rFonts w:ascii="Montserrat" w:hAnsi="Montserrat" w:cs="Arial"/>
                <w:sz w:val="20"/>
                <w:szCs w:val="20"/>
              </w:rPr>
            </w:pPr>
            <w:r>
              <w:rPr>
                <w:rFonts w:ascii="Montserrat" w:hAnsi="Montserrat" w:cs="Arial"/>
                <w:sz w:val="20"/>
                <w:szCs w:val="20"/>
              </w:rPr>
              <w:t>Mario Alberto Huerta Velázquez</w:t>
            </w:r>
          </w:p>
          <w:p w14:paraId="3956BB67" w14:textId="77777777" w:rsidR="006A4FDA" w:rsidRDefault="00000000">
            <w:pPr>
              <w:widowControl w:val="0"/>
              <w:rPr>
                <w:rFonts w:ascii="Montserrat" w:hAnsi="Montserrat" w:cs="Arial"/>
                <w:sz w:val="20"/>
                <w:szCs w:val="20"/>
              </w:rPr>
            </w:pPr>
            <w:r>
              <w:rPr>
                <w:rFonts w:ascii="Montserrat" w:hAnsi="Montserrat" w:cs="Arial"/>
                <w:sz w:val="20"/>
                <w:szCs w:val="20"/>
              </w:rPr>
              <w:t>Alma Q. Torres González</w:t>
            </w:r>
          </w:p>
          <w:p w14:paraId="4F602274" w14:textId="77777777" w:rsidR="006A4FDA" w:rsidRDefault="006A4FDA">
            <w:pPr>
              <w:widowControl w:val="0"/>
              <w:rPr>
                <w:rFonts w:ascii="Montserrat" w:hAnsi="Montserrat" w:cs="Arial"/>
                <w:color w:val="000000" w:themeColor="text1"/>
                <w:sz w:val="20"/>
                <w:szCs w:val="20"/>
              </w:rPr>
            </w:pPr>
          </w:p>
        </w:tc>
        <w:tc>
          <w:tcPr>
            <w:tcW w:w="1937" w:type="dxa"/>
            <w:tcBorders>
              <w:left w:val="single" w:sz="4" w:space="0" w:color="000000"/>
              <w:bottom w:val="single" w:sz="4" w:space="0" w:color="000000"/>
              <w:right w:val="single" w:sz="4" w:space="0" w:color="000000"/>
            </w:tcBorders>
            <w:vAlign w:val="center"/>
            <w:tcPrChange w:id="69" w:author="Licencia Office" w:date="2026-02-05T13:13:00Z" w16du:dateUtc="2026-02-05T19:13:00Z">
              <w:tcPr>
                <w:tcW w:w="1937" w:type="dxa"/>
                <w:gridSpan w:val="2"/>
                <w:tcBorders>
                  <w:left w:val="single" w:sz="4" w:space="0" w:color="000000"/>
                  <w:bottom w:val="single" w:sz="4" w:space="0" w:color="000000"/>
                  <w:right w:val="single" w:sz="4" w:space="0" w:color="000000"/>
                </w:tcBorders>
                <w:vAlign w:val="center"/>
              </w:tcPr>
            </w:tcPrChange>
          </w:tcPr>
          <w:p w14:paraId="36169348" w14:textId="62804E53" w:rsidR="006A4FDA" w:rsidRDefault="00000000">
            <w:pPr>
              <w:widowControl w:val="0"/>
              <w:rPr>
                <w:rFonts w:ascii="Montserrat" w:hAnsi="Montserrat" w:cs="Arial"/>
                <w:color w:val="000000" w:themeColor="text1"/>
                <w:sz w:val="20"/>
                <w:szCs w:val="20"/>
              </w:rPr>
            </w:pPr>
            <w:r>
              <w:rPr>
                <w:rFonts w:ascii="Montserrat" w:hAnsi="Montserrat" w:cs="Arial"/>
                <w:color w:val="000000" w:themeColor="text1"/>
                <w:sz w:val="20"/>
                <w:szCs w:val="20"/>
              </w:rPr>
              <w:t>18/10/2024</w:t>
            </w:r>
          </w:p>
        </w:tc>
      </w:tr>
      <w:tr w:rsidR="00E2399D" w14:paraId="162F511D" w14:textId="77777777" w:rsidTr="00E2399D">
        <w:trPr>
          <w:cantSplit/>
          <w:trHeight w:val="1260"/>
          <w:ins w:id="70" w:author="Licencia Office" w:date="2026-02-05T13:13:00Z"/>
          <w:trPrChange w:id="71" w:author="Licencia Office" w:date="2026-02-05T13:13:00Z" w16du:dateUtc="2026-02-05T19:13:00Z">
            <w:trPr>
              <w:gridBefore w:val="1"/>
              <w:cantSplit/>
              <w:trHeight w:val="1260"/>
            </w:trPr>
          </w:trPrChange>
        </w:trPr>
        <w:tc>
          <w:tcPr>
            <w:tcW w:w="1255" w:type="dxa"/>
            <w:tcBorders>
              <w:left w:val="single" w:sz="4" w:space="0" w:color="000000"/>
              <w:bottom w:val="single" w:sz="4" w:space="0" w:color="000000"/>
              <w:right w:val="single" w:sz="4" w:space="0" w:color="000000"/>
            </w:tcBorders>
            <w:vAlign w:val="center"/>
            <w:tcPrChange w:id="72" w:author="Licencia Office" w:date="2026-02-05T13:13:00Z" w16du:dateUtc="2026-02-05T19:13:00Z">
              <w:tcPr>
                <w:tcW w:w="1254" w:type="dxa"/>
                <w:gridSpan w:val="2"/>
                <w:tcBorders>
                  <w:left w:val="single" w:sz="4" w:space="0" w:color="000000"/>
                  <w:bottom w:val="single" w:sz="4" w:space="0" w:color="000000"/>
                  <w:right w:val="single" w:sz="4" w:space="0" w:color="000000"/>
                </w:tcBorders>
                <w:vAlign w:val="center"/>
              </w:tcPr>
            </w:tcPrChange>
          </w:tcPr>
          <w:p w14:paraId="6CF61E24" w14:textId="0DC99D0A" w:rsidR="00E2399D" w:rsidRDefault="00E2399D" w:rsidP="00E2399D">
            <w:pPr>
              <w:widowControl w:val="0"/>
              <w:jc w:val="center"/>
              <w:rPr>
                <w:ins w:id="73" w:author="Licencia Office" w:date="2026-02-05T13:13:00Z" w16du:dateUtc="2026-02-05T19:13:00Z"/>
                <w:rFonts w:ascii="Montserrat" w:hAnsi="Montserrat" w:cs="Arial"/>
                <w:color w:val="000000" w:themeColor="text1"/>
                <w:sz w:val="20"/>
                <w:szCs w:val="20"/>
              </w:rPr>
            </w:pPr>
            <w:ins w:id="74" w:author="Licencia Office" w:date="2026-02-05T13:13:00Z" w16du:dateUtc="2026-02-05T19:13:00Z">
              <w:r w:rsidRPr="009B7E02">
                <w:rPr>
                  <w:rFonts w:ascii="Montserrat" w:hAnsi="Montserrat" w:cs="Arial"/>
                  <w:sz w:val="18"/>
                  <w:szCs w:val="18"/>
                  <w:highlight w:val="yellow"/>
                </w:rPr>
                <w:lastRenderedPageBreak/>
                <w:t>2.1</w:t>
              </w:r>
            </w:ins>
          </w:p>
        </w:tc>
        <w:tc>
          <w:tcPr>
            <w:tcW w:w="3747" w:type="dxa"/>
            <w:tcBorders>
              <w:left w:val="single" w:sz="4" w:space="0" w:color="000000"/>
              <w:bottom w:val="single" w:sz="4" w:space="0" w:color="000000"/>
              <w:right w:val="single" w:sz="4" w:space="0" w:color="000000"/>
            </w:tcBorders>
            <w:vAlign w:val="center"/>
            <w:tcPrChange w:id="75" w:author="Licencia Office" w:date="2026-02-05T13:13:00Z" w16du:dateUtc="2026-02-05T19:13:00Z">
              <w:tcPr>
                <w:tcW w:w="3747" w:type="dxa"/>
                <w:gridSpan w:val="2"/>
                <w:tcBorders>
                  <w:left w:val="single" w:sz="4" w:space="0" w:color="000000"/>
                  <w:bottom w:val="single" w:sz="4" w:space="0" w:color="000000"/>
                  <w:right w:val="single" w:sz="4" w:space="0" w:color="000000"/>
                </w:tcBorders>
                <w:vAlign w:val="center"/>
              </w:tcPr>
            </w:tcPrChange>
          </w:tcPr>
          <w:p w14:paraId="38EF3879" w14:textId="0A9A5031" w:rsidR="00E2399D" w:rsidRDefault="00E2399D" w:rsidP="00E2399D">
            <w:pPr>
              <w:widowControl w:val="0"/>
              <w:rPr>
                <w:ins w:id="76" w:author="Licencia Office" w:date="2026-02-05T13:13:00Z" w16du:dateUtc="2026-02-05T19:13:00Z"/>
                <w:rFonts w:ascii="Montserrat" w:hAnsi="Montserrat" w:cs="Arial"/>
                <w:color w:val="000000" w:themeColor="text1"/>
                <w:sz w:val="20"/>
                <w:szCs w:val="20"/>
              </w:rPr>
            </w:pPr>
            <w:ins w:id="77" w:author="Licencia Office" w:date="2026-02-05T13:13:00Z" w16du:dateUtc="2026-02-05T19:13:00Z">
              <w:r w:rsidRPr="009B7E02">
                <w:rPr>
                  <w:rFonts w:ascii="Montserrat" w:hAnsi="Montserrat" w:cs="Arial"/>
                  <w:sz w:val="18"/>
                  <w:szCs w:val="18"/>
                  <w:highlight w:val="yellow"/>
                </w:rPr>
                <w:t>Actualización de imágenes del ND02-ND08</w:t>
              </w:r>
            </w:ins>
          </w:p>
        </w:tc>
        <w:tc>
          <w:tcPr>
            <w:tcW w:w="2753" w:type="dxa"/>
            <w:tcBorders>
              <w:left w:val="single" w:sz="4" w:space="0" w:color="000000"/>
              <w:bottom w:val="single" w:sz="4" w:space="0" w:color="000000"/>
              <w:right w:val="single" w:sz="4" w:space="0" w:color="000000"/>
            </w:tcBorders>
            <w:vAlign w:val="center"/>
            <w:tcPrChange w:id="78" w:author="Licencia Office" w:date="2026-02-05T13:13:00Z" w16du:dateUtc="2026-02-05T19:13:00Z">
              <w:tcPr>
                <w:tcW w:w="2753" w:type="dxa"/>
                <w:gridSpan w:val="2"/>
                <w:tcBorders>
                  <w:left w:val="single" w:sz="4" w:space="0" w:color="000000"/>
                  <w:bottom w:val="single" w:sz="4" w:space="0" w:color="000000"/>
                  <w:right w:val="single" w:sz="4" w:space="0" w:color="000000"/>
                </w:tcBorders>
                <w:vAlign w:val="center"/>
              </w:tcPr>
            </w:tcPrChange>
          </w:tcPr>
          <w:p w14:paraId="4C565B4A" w14:textId="5D032D2F" w:rsidR="00E2399D" w:rsidRDefault="00E2399D" w:rsidP="00E2399D">
            <w:pPr>
              <w:widowControl w:val="0"/>
              <w:rPr>
                <w:ins w:id="79" w:author="Licencia Office" w:date="2026-02-05T13:13:00Z" w16du:dateUtc="2026-02-05T19:13:00Z"/>
                <w:rFonts w:ascii="Montserrat" w:hAnsi="Montserrat" w:cs="Arial"/>
                <w:sz w:val="20"/>
                <w:szCs w:val="20"/>
              </w:rPr>
            </w:pPr>
            <w:ins w:id="80" w:author="Licencia Office" w:date="2026-02-05T13:13:00Z" w16du:dateUtc="2026-02-05T19:13:00Z">
              <w:r w:rsidRPr="009B7E02">
                <w:rPr>
                  <w:rFonts w:ascii="Montserrat" w:hAnsi="Montserrat" w:cs="Arial"/>
                  <w:sz w:val="18"/>
                  <w:szCs w:val="18"/>
                  <w:highlight w:val="yellow"/>
                </w:rPr>
                <w:t>Alma Q. Torres González</w:t>
              </w:r>
            </w:ins>
          </w:p>
        </w:tc>
        <w:tc>
          <w:tcPr>
            <w:tcW w:w="1937" w:type="dxa"/>
            <w:tcBorders>
              <w:left w:val="single" w:sz="4" w:space="0" w:color="000000"/>
              <w:bottom w:val="single" w:sz="4" w:space="0" w:color="000000"/>
              <w:right w:val="single" w:sz="4" w:space="0" w:color="000000"/>
            </w:tcBorders>
            <w:vAlign w:val="center"/>
            <w:tcPrChange w:id="81" w:author="Licencia Office" w:date="2026-02-05T13:13:00Z" w16du:dateUtc="2026-02-05T19:13:00Z">
              <w:tcPr>
                <w:tcW w:w="1937" w:type="dxa"/>
                <w:gridSpan w:val="2"/>
                <w:tcBorders>
                  <w:left w:val="single" w:sz="4" w:space="0" w:color="000000"/>
                  <w:bottom w:val="single" w:sz="4" w:space="0" w:color="000000"/>
                  <w:right w:val="single" w:sz="4" w:space="0" w:color="000000"/>
                </w:tcBorders>
                <w:vAlign w:val="center"/>
              </w:tcPr>
            </w:tcPrChange>
          </w:tcPr>
          <w:p w14:paraId="27F8FDDA" w14:textId="5DE9458E" w:rsidR="00E2399D" w:rsidRDefault="00E2399D" w:rsidP="00E2399D">
            <w:pPr>
              <w:widowControl w:val="0"/>
              <w:rPr>
                <w:ins w:id="82" w:author="Licencia Office" w:date="2026-02-05T13:13:00Z" w16du:dateUtc="2026-02-05T19:13:00Z"/>
                <w:rFonts w:ascii="Montserrat" w:hAnsi="Montserrat" w:cs="Arial"/>
                <w:color w:val="000000" w:themeColor="text1"/>
                <w:sz w:val="20"/>
                <w:szCs w:val="20"/>
              </w:rPr>
            </w:pPr>
            <w:ins w:id="83" w:author="Licencia Office" w:date="2026-02-05T13:13:00Z" w16du:dateUtc="2026-02-05T19:13:00Z">
              <w:r w:rsidRPr="009B7E02">
                <w:rPr>
                  <w:rFonts w:ascii="Montserrat" w:hAnsi="Montserrat" w:cs="Arial"/>
                  <w:sz w:val="18"/>
                  <w:szCs w:val="18"/>
                  <w:highlight w:val="yellow"/>
                </w:rPr>
                <w:t>28/01/2026</w:t>
              </w:r>
            </w:ins>
          </w:p>
        </w:tc>
      </w:tr>
      <w:tr w:rsidR="00E2399D" w14:paraId="2324AC53" w14:textId="77777777" w:rsidTr="00E2399D">
        <w:trPr>
          <w:cantSplit/>
          <w:trHeight w:val="1260"/>
          <w:ins w:id="84" w:author="Licencia Office" w:date="2026-02-05T13:13:00Z"/>
        </w:trPr>
        <w:tc>
          <w:tcPr>
            <w:tcW w:w="1255" w:type="dxa"/>
            <w:tcBorders>
              <w:left w:val="single" w:sz="4" w:space="0" w:color="000000"/>
              <w:bottom w:val="single" w:sz="4" w:space="0" w:color="000000"/>
              <w:right w:val="single" w:sz="4" w:space="0" w:color="000000"/>
            </w:tcBorders>
            <w:vAlign w:val="center"/>
          </w:tcPr>
          <w:p w14:paraId="4D12AC81" w14:textId="591E3E7D" w:rsidR="00E2399D" w:rsidRDefault="00E2399D" w:rsidP="00E2399D">
            <w:pPr>
              <w:widowControl w:val="0"/>
              <w:jc w:val="center"/>
              <w:rPr>
                <w:ins w:id="85" w:author="Licencia Office" w:date="2026-02-05T13:13:00Z" w16du:dateUtc="2026-02-05T19:13:00Z"/>
                <w:rFonts w:ascii="Montserrat" w:hAnsi="Montserrat" w:cs="Arial"/>
                <w:color w:val="000000" w:themeColor="text1"/>
                <w:sz w:val="20"/>
                <w:szCs w:val="20"/>
              </w:rPr>
            </w:pPr>
            <w:ins w:id="86" w:author="Licencia Office" w:date="2026-02-05T13:13:00Z" w16du:dateUtc="2026-02-05T19:13:00Z">
              <w:r w:rsidRPr="009B7E02">
                <w:rPr>
                  <w:rFonts w:ascii="Montserrat" w:hAnsi="Montserrat" w:cs="Arial"/>
                  <w:sz w:val="18"/>
                  <w:szCs w:val="18"/>
                  <w:highlight w:val="yellow"/>
                </w:rPr>
                <w:t>2.2</w:t>
              </w:r>
            </w:ins>
          </w:p>
        </w:tc>
        <w:tc>
          <w:tcPr>
            <w:tcW w:w="3747" w:type="dxa"/>
            <w:tcBorders>
              <w:left w:val="single" w:sz="4" w:space="0" w:color="000000"/>
              <w:bottom w:val="single" w:sz="4" w:space="0" w:color="000000"/>
              <w:right w:val="single" w:sz="4" w:space="0" w:color="000000"/>
            </w:tcBorders>
            <w:vAlign w:val="center"/>
          </w:tcPr>
          <w:p w14:paraId="78501C72" w14:textId="77777777" w:rsidR="00E2399D" w:rsidRPr="009B7E02" w:rsidRDefault="00E2399D" w:rsidP="00E2399D">
            <w:pPr>
              <w:widowControl w:val="0"/>
              <w:rPr>
                <w:ins w:id="87" w:author="Licencia Office" w:date="2026-02-05T13:13:00Z" w16du:dateUtc="2026-02-05T19:13:00Z"/>
                <w:rFonts w:ascii="Montserrat" w:hAnsi="Montserrat" w:cs="Arial"/>
                <w:sz w:val="18"/>
                <w:szCs w:val="18"/>
                <w:highlight w:val="yellow"/>
              </w:rPr>
            </w:pPr>
            <w:ins w:id="88" w:author="Licencia Office" w:date="2026-02-05T13:13:00Z" w16du:dateUtc="2026-02-05T19:13:00Z">
              <w:r w:rsidRPr="009B7E02">
                <w:rPr>
                  <w:rFonts w:ascii="Montserrat" w:hAnsi="Montserrat" w:cs="Arial"/>
                  <w:sz w:val="18"/>
                  <w:szCs w:val="18"/>
                  <w:highlight w:val="yellow"/>
                </w:rPr>
                <w:t>Ajustes en versión de comprobante</w:t>
              </w:r>
            </w:ins>
          </w:p>
          <w:p w14:paraId="346035DB" w14:textId="77777777" w:rsidR="00E2399D" w:rsidRPr="009B7E02" w:rsidRDefault="00E2399D" w:rsidP="00E2399D">
            <w:pPr>
              <w:widowControl w:val="0"/>
              <w:rPr>
                <w:ins w:id="89" w:author="Licencia Office" w:date="2026-02-05T13:13:00Z" w16du:dateUtc="2026-02-05T19:13:00Z"/>
                <w:rFonts w:ascii="Montserrat" w:hAnsi="Montserrat" w:cs="Arial"/>
                <w:sz w:val="18"/>
                <w:szCs w:val="18"/>
                <w:highlight w:val="yellow"/>
              </w:rPr>
            </w:pPr>
            <w:ins w:id="90" w:author="Licencia Office" w:date="2026-02-05T13:13:00Z" w16du:dateUtc="2026-02-05T19:13:00Z">
              <w:r w:rsidRPr="009B7E02">
                <w:rPr>
                  <w:rFonts w:ascii="Montserrat" w:hAnsi="Montserrat" w:cs="Arial"/>
                  <w:sz w:val="18"/>
                  <w:szCs w:val="18"/>
                  <w:highlight w:val="yellow"/>
                </w:rPr>
                <w:t>4.0 para CFDI</w:t>
              </w:r>
            </w:ins>
          </w:p>
          <w:p w14:paraId="6070C094" w14:textId="69FED086" w:rsidR="00E2399D" w:rsidRDefault="00E2399D" w:rsidP="00E2399D">
            <w:pPr>
              <w:widowControl w:val="0"/>
              <w:rPr>
                <w:ins w:id="91" w:author="Licencia Office" w:date="2026-02-05T13:13:00Z" w16du:dateUtc="2026-02-05T19:13:00Z"/>
                <w:rFonts w:ascii="Montserrat" w:hAnsi="Montserrat" w:cs="Arial"/>
                <w:color w:val="000000" w:themeColor="text1"/>
                <w:sz w:val="20"/>
                <w:szCs w:val="20"/>
              </w:rPr>
            </w:pPr>
            <w:ins w:id="92" w:author="Licencia Office" w:date="2026-02-05T13:13:00Z" w16du:dateUtc="2026-02-05T19:13:00Z">
              <w:r w:rsidRPr="009B7E02">
                <w:rPr>
                  <w:rFonts w:ascii="Montserrat" w:hAnsi="Montserrat" w:cs="Arial"/>
                  <w:sz w:val="18"/>
                  <w:szCs w:val="18"/>
                  <w:highlight w:val="yellow"/>
                </w:rPr>
                <w:t xml:space="preserve">2.0 para Retenciones </w:t>
              </w:r>
            </w:ins>
          </w:p>
        </w:tc>
        <w:tc>
          <w:tcPr>
            <w:tcW w:w="2753" w:type="dxa"/>
            <w:tcBorders>
              <w:left w:val="single" w:sz="4" w:space="0" w:color="000000"/>
              <w:bottom w:val="single" w:sz="4" w:space="0" w:color="000000"/>
              <w:right w:val="single" w:sz="4" w:space="0" w:color="000000"/>
            </w:tcBorders>
            <w:vAlign w:val="center"/>
          </w:tcPr>
          <w:p w14:paraId="6098E74C" w14:textId="6F9286D5" w:rsidR="00E2399D" w:rsidRDefault="00E2399D" w:rsidP="00E2399D">
            <w:pPr>
              <w:widowControl w:val="0"/>
              <w:rPr>
                <w:ins w:id="93" w:author="Licencia Office" w:date="2026-02-05T13:13:00Z" w16du:dateUtc="2026-02-05T19:13:00Z"/>
                <w:rFonts w:ascii="Montserrat" w:hAnsi="Montserrat" w:cs="Arial"/>
                <w:sz w:val="20"/>
                <w:szCs w:val="20"/>
              </w:rPr>
            </w:pPr>
            <w:ins w:id="94" w:author="Licencia Office" w:date="2026-02-05T13:13:00Z" w16du:dateUtc="2026-02-05T19:13:00Z">
              <w:r w:rsidRPr="009B7E02">
                <w:rPr>
                  <w:rFonts w:ascii="Montserrat" w:hAnsi="Montserrat" w:cs="Arial"/>
                  <w:sz w:val="18"/>
                  <w:szCs w:val="18"/>
                  <w:highlight w:val="yellow"/>
                </w:rPr>
                <w:t>Alma Q. Torres González</w:t>
              </w:r>
            </w:ins>
          </w:p>
        </w:tc>
        <w:tc>
          <w:tcPr>
            <w:tcW w:w="1937" w:type="dxa"/>
            <w:tcBorders>
              <w:left w:val="single" w:sz="4" w:space="0" w:color="000000"/>
              <w:bottom w:val="single" w:sz="4" w:space="0" w:color="000000"/>
              <w:right w:val="single" w:sz="4" w:space="0" w:color="000000"/>
            </w:tcBorders>
            <w:vAlign w:val="center"/>
          </w:tcPr>
          <w:p w14:paraId="64EE4046" w14:textId="634B97A2" w:rsidR="00E2399D" w:rsidRDefault="00E2399D" w:rsidP="00E2399D">
            <w:pPr>
              <w:widowControl w:val="0"/>
              <w:rPr>
                <w:ins w:id="95" w:author="Licencia Office" w:date="2026-02-05T13:13:00Z" w16du:dateUtc="2026-02-05T19:13:00Z"/>
                <w:rFonts w:ascii="Montserrat" w:hAnsi="Montserrat" w:cs="Arial"/>
                <w:color w:val="000000" w:themeColor="text1"/>
                <w:sz w:val="20"/>
                <w:szCs w:val="20"/>
              </w:rPr>
            </w:pPr>
            <w:ins w:id="96" w:author="Licencia Office" w:date="2026-02-05T13:13:00Z" w16du:dateUtc="2026-02-05T19:13:00Z">
              <w:r w:rsidRPr="009B7E02">
                <w:rPr>
                  <w:rFonts w:ascii="Montserrat" w:hAnsi="Montserrat" w:cs="Arial"/>
                  <w:sz w:val="18"/>
                  <w:szCs w:val="18"/>
                  <w:highlight w:val="yellow"/>
                </w:rPr>
                <w:t>28/01/2026</w:t>
              </w:r>
            </w:ins>
          </w:p>
        </w:tc>
      </w:tr>
      <w:tr w:rsidR="00E2399D" w14:paraId="5EBB8CB1" w14:textId="77777777" w:rsidTr="00E2399D">
        <w:trPr>
          <w:cantSplit/>
          <w:trHeight w:val="1260"/>
          <w:ins w:id="97" w:author="Licencia Office" w:date="2026-02-05T13:13:00Z"/>
        </w:trPr>
        <w:tc>
          <w:tcPr>
            <w:tcW w:w="1255" w:type="dxa"/>
            <w:tcBorders>
              <w:left w:val="single" w:sz="4" w:space="0" w:color="000000"/>
              <w:bottom w:val="single" w:sz="4" w:space="0" w:color="000000"/>
              <w:right w:val="single" w:sz="4" w:space="0" w:color="000000"/>
            </w:tcBorders>
            <w:vAlign w:val="center"/>
          </w:tcPr>
          <w:p w14:paraId="6BFCE8BF" w14:textId="6604FE3C" w:rsidR="00E2399D" w:rsidRDefault="00E2399D" w:rsidP="00E2399D">
            <w:pPr>
              <w:widowControl w:val="0"/>
              <w:jc w:val="center"/>
              <w:rPr>
                <w:ins w:id="98" w:author="Licencia Office" w:date="2026-02-05T13:13:00Z" w16du:dateUtc="2026-02-05T19:13:00Z"/>
                <w:rFonts w:ascii="Montserrat" w:hAnsi="Montserrat" w:cs="Arial"/>
                <w:color w:val="000000" w:themeColor="text1"/>
                <w:sz w:val="20"/>
                <w:szCs w:val="20"/>
              </w:rPr>
            </w:pPr>
            <w:ins w:id="99" w:author="Licencia Office" w:date="2026-02-05T13:13:00Z" w16du:dateUtc="2026-02-05T19:13:00Z">
              <w:r w:rsidRPr="009B7E02">
                <w:rPr>
                  <w:rFonts w:ascii="Montserrat" w:hAnsi="Montserrat" w:cs="Arial"/>
                  <w:sz w:val="18"/>
                  <w:szCs w:val="18"/>
                  <w:highlight w:val="yellow"/>
                </w:rPr>
                <w:t>2.3</w:t>
              </w:r>
            </w:ins>
          </w:p>
        </w:tc>
        <w:tc>
          <w:tcPr>
            <w:tcW w:w="3747" w:type="dxa"/>
            <w:tcBorders>
              <w:left w:val="single" w:sz="4" w:space="0" w:color="000000"/>
              <w:bottom w:val="single" w:sz="4" w:space="0" w:color="000000"/>
              <w:right w:val="single" w:sz="4" w:space="0" w:color="000000"/>
            </w:tcBorders>
            <w:vAlign w:val="center"/>
          </w:tcPr>
          <w:p w14:paraId="6079D35B" w14:textId="689A4293" w:rsidR="00E2399D" w:rsidRDefault="00E2399D" w:rsidP="00E2399D">
            <w:pPr>
              <w:widowControl w:val="0"/>
              <w:rPr>
                <w:ins w:id="100" w:author="Licencia Office" w:date="2026-02-05T13:13:00Z" w16du:dateUtc="2026-02-05T19:13:00Z"/>
                <w:rFonts w:ascii="Montserrat" w:hAnsi="Montserrat" w:cs="Arial"/>
                <w:color w:val="000000" w:themeColor="text1"/>
                <w:sz w:val="20"/>
                <w:szCs w:val="20"/>
              </w:rPr>
            </w:pPr>
            <w:ins w:id="101" w:author="Licencia Office" w:date="2026-02-05T13:13:00Z" w16du:dateUtc="2026-02-05T19:13:00Z">
              <w:r w:rsidRPr="009B7E02">
                <w:rPr>
                  <w:rFonts w:ascii="Montserrat" w:hAnsi="Montserrat" w:cs="Arial"/>
                  <w:sz w:val="18"/>
                  <w:szCs w:val="18"/>
                  <w:highlight w:val="yellow"/>
                </w:rPr>
                <w:t>Ajustes</w:t>
              </w:r>
            </w:ins>
          </w:p>
        </w:tc>
        <w:tc>
          <w:tcPr>
            <w:tcW w:w="2753" w:type="dxa"/>
            <w:tcBorders>
              <w:left w:val="single" w:sz="4" w:space="0" w:color="000000"/>
              <w:bottom w:val="single" w:sz="4" w:space="0" w:color="000000"/>
              <w:right w:val="single" w:sz="4" w:space="0" w:color="000000"/>
            </w:tcBorders>
            <w:vAlign w:val="center"/>
          </w:tcPr>
          <w:p w14:paraId="3CAE4085" w14:textId="00F8E822" w:rsidR="00E2399D" w:rsidRDefault="00E2399D" w:rsidP="00E2399D">
            <w:pPr>
              <w:widowControl w:val="0"/>
              <w:rPr>
                <w:ins w:id="102" w:author="Licencia Office" w:date="2026-02-05T13:13:00Z" w16du:dateUtc="2026-02-05T19:13:00Z"/>
                <w:rFonts w:ascii="Montserrat" w:hAnsi="Montserrat" w:cs="Arial"/>
                <w:sz w:val="20"/>
                <w:szCs w:val="20"/>
              </w:rPr>
            </w:pPr>
            <w:ins w:id="103" w:author="Licencia Office" w:date="2026-02-05T13:13:00Z" w16du:dateUtc="2026-02-05T19:13:00Z">
              <w:r w:rsidRPr="009B7E02">
                <w:rPr>
                  <w:rFonts w:ascii="Montserrat" w:hAnsi="Montserrat" w:cs="Arial"/>
                  <w:sz w:val="18"/>
                  <w:szCs w:val="18"/>
                  <w:highlight w:val="yellow"/>
                </w:rPr>
                <w:t>Alma Q. Torres González</w:t>
              </w:r>
            </w:ins>
          </w:p>
        </w:tc>
        <w:tc>
          <w:tcPr>
            <w:tcW w:w="1937" w:type="dxa"/>
            <w:tcBorders>
              <w:left w:val="single" w:sz="4" w:space="0" w:color="000000"/>
              <w:bottom w:val="single" w:sz="4" w:space="0" w:color="000000"/>
              <w:right w:val="single" w:sz="4" w:space="0" w:color="000000"/>
            </w:tcBorders>
            <w:vAlign w:val="center"/>
          </w:tcPr>
          <w:p w14:paraId="03EE0ED4" w14:textId="67EE14F3" w:rsidR="00E2399D" w:rsidRDefault="00E2399D" w:rsidP="00E2399D">
            <w:pPr>
              <w:widowControl w:val="0"/>
              <w:rPr>
                <w:ins w:id="104" w:author="Licencia Office" w:date="2026-02-05T13:13:00Z" w16du:dateUtc="2026-02-05T19:13:00Z"/>
                <w:rFonts w:ascii="Montserrat" w:hAnsi="Montserrat" w:cs="Arial"/>
                <w:color w:val="000000" w:themeColor="text1"/>
                <w:sz w:val="20"/>
                <w:szCs w:val="20"/>
              </w:rPr>
            </w:pPr>
            <w:ins w:id="105" w:author="Licencia Office" w:date="2026-02-05T13:13:00Z" w16du:dateUtc="2026-02-05T19:13:00Z">
              <w:r w:rsidRPr="009B7E02">
                <w:rPr>
                  <w:rFonts w:ascii="Montserrat" w:hAnsi="Montserrat" w:cs="Arial"/>
                  <w:sz w:val="18"/>
                  <w:szCs w:val="18"/>
                  <w:highlight w:val="yellow"/>
                </w:rPr>
                <w:t>29/01/2026</w:t>
              </w:r>
            </w:ins>
          </w:p>
        </w:tc>
      </w:tr>
      <w:tr w:rsidR="00E2399D" w14:paraId="6E627811" w14:textId="77777777" w:rsidTr="00E2399D">
        <w:trPr>
          <w:cantSplit/>
          <w:trHeight w:val="107"/>
          <w:trPrChange w:id="106" w:author="Licencia Office" w:date="2026-02-05T13:13:00Z" w16du:dateUtc="2026-02-05T19:13:00Z">
            <w:trPr>
              <w:gridBefore w:val="1"/>
              <w:cantSplit/>
              <w:trHeight w:val="107"/>
            </w:trPr>
          </w:trPrChange>
        </w:trPr>
        <w:tc>
          <w:tcPr>
            <w:tcW w:w="1255" w:type="dxa"/>
            <w:tcBorders>
              <w:top w:val="single" w:sz="4" w:space="0" w:color="000000"/>
              <w:left w:val="single" w:sz="4" w:space="0" w:color="000000"/>
              <w:bottom w:val="single" w:sz="4" w:space="0" w:color="000000"/>
              <w:right w:val="single" w:sz="4" w:space="0" w:color="000000"/>
            </w:tcBorders>
            <w:vAlign w:val="center"/>
            <w:tcPrChange w:id="107" w:author="Licencia Office" w:date="2026-02-05T13:13:00Z" w16du:dateUtc="2026-02-05T19:13:00Z">
              <w:tcPr>
                <w:tcW w:w="1254" w:type="dxa"/>
                <w:gridSpan w:val="2"/>
                <w:tcBorders>
                  <w:top w:val="single" w:sz="4" w:space="0" w:color="000000"/>
                  <w:left w:val="single" w:sz="4" w:space="0" w:color="000000"/>
                  <w:bottom w:val="single" w:sz="4" w:space="0" w:color="000000"/>
                  <w:right w:val="single" w:sz="4" w:space="0" w:color="000000"/>
                </w:tcBorders>
                <w:vAlign w:val="center"/>
              </w:tcPr>
            </w:tcPrChange>
          </w:tcPr>
          <w:p w14:paraId="45A8B9E2" w14:textId="33A69BC0" w:rsidR="00E2399D" w:rsidRDefault="00E2399D" w:rsidP="00E2399D">
            <w:pPr>
              <w:widowControl w:val="0"/>
              <w:jc w:val="center"/>
              <w:rPr>
                <w:rFonts w:ascii="Arial" w:hAnsi="Arial" w:cs="Arial"/>
                <w:vanish/>
                <w:color w:val="000000" w:themeColor="text1"/>
                <w:sz w:val="20"/>
                <w:szCs w:val="20"/>
              </w:rPr>
            </w:pPr>
            <w:ins w:id="108" w:author="Licencia Office" w:date="2026-02-05T13:13:00Z" w16du:dateUtc="2026-02-05T19:13:00Z">
              <w:r w:rsidRPr="009B7E02">
                <w:rPr>
                  <w:rFonts w:ascii="Montserrat" w:hAnsi="Montserrat" w:cs="Arial"/>
                  <w:sz w:val="18"/>
                  <w:szCs w:val="18"/>
                  <w:highlight w:val="yellow"/>
                </w:rPr>
                <w:t>2.4</w:t>
              </w:r>
            </w:ins>
          </w:p>
        </w:tc>
        <w:tc>
          <w:tcPr>
            <w:tcW w:w="3747" w:type="dxa"/>
            <w:tcBorders>
              <w:top w:val="single" w:sz="4" w:space="0" w:color="000000"/>
              <w:left w:val="single" w:sz="4" w:space="0" w:color="000000"/>
              <w:bottom w:val="single" w:sz="4" w:space="0" w:color="000000"/>
              <w:right w:val="single" w:sz="4" w:space="0" w:color="000000"/>
            </w:tcBorders>
            <w:vAlign w:val="center"/>
            <w:tcPrChange w:id="109" w:author="Licencia Office" w:date="2026-02-05T13:13:00Z" w16du:dateUtc="2026-02-05T19:13:00Z">
              <w:tcPr>
                <w:tcW w:w="3747" w:type="dxa"/>
                <w:gridSpan w:val="2"/>
                <w:tcBorders>
                  <w:top w:val="single" w:sz="4" w:space="0" w:color="000000"/>
                  <w:left w:val="single" w:sz="4" w:space="0" w:color="000000"/>
                  <w:bottom w:val="single" w:sz="4" w:space="0" w:color="000000"/>
                  <w:right w:val="single" w:sz="4" w:space="0" w:color="000000"/>
                </w:tcBorders>
                <w:vAlign w:val="center"/>
              </w:tcPr>
            </w:tcPrChange>
          </w:tcPr>
          <w:p w14:paraId="19B1E227" w14:textId="77777777" w:rsidR="00E2399D" w:rsidRPr="009B7E02" w:rsidRDefault="00E2399D" w:rsidP="00E2399D">
            <w:pPr>
              <w:widowControl w:val="0"/>
              <w:rPr>
                <w:ins w:id="110" w:author="Licencia Office" w:date="2026-02-05T13:13:00Z" w16du:dateUtc="2026-02-05T19:13:00Z"/>
                <w:rFonts w:ascii="Montserrat" w:hAnsi="Montserrat" w:cs="Arial"/>
                <w:sz w:val="18"/>
                <w:szCs w:val="18"/>
                <w:highlight w:val="yellow"/>
              </w:rPr>
            </w:pPr>
            <w:ins w:id="111" w:author="Licencia Office" w:date="2026-02-05T13:13:00Z" w16du:dateUtc="2026-02-05T19:13:00Z">
              <w:r w:rsidRPr="009B7E02">
                <w:rPr>
                  <w:rFonts w:ascii="Montserrat" w:hAnsi="Montserrat" w:cs="Arial"/>
                  <w:sz w:val="18"/>
                  <w:szCs w:val="18"/>
                  <w:highlight w:val="yellow"/>
                </w:rPr>
                <w:t>Ajustes</w:t>
              </w:r>
            </w:ins>
          </w:p>
          <w:p w14:paraId="583DBDFF" w14:textId="77777777" w:rsidR="00E2399D" w:rsidRPr="009B7E02" w:rsidRDefault="00E2399D" w:rsidP="00E2399D">
            <w:pPr>
              <w:widowControl w:val="0"/>
              <w:rPr>
                <w:ins w:id="112" w:author="Licencia Office" w:date="2026-02-05T13:13:00Z" w16du:dateUtc="2026-02-05T19:13:00Z"/>
                <w:rFonts w:ascii="Montserrat" w:hAnsi="Montserrat" w:cs="Arial"/>
                <w:sz w:val="18"/>
                <w:szCs w:val="18"/>
                <w:highlight w:val="yellow"/>
              </w:rPr>
            </w:pPr>
            <w:ins w:id="113" w:author="Licencia Office" w:date="2026-02-05T13:13:00Z" w16du:dateUtc="2026-02-05T19:13:00Z">
              <w:r w:rsidRPr="009B7E02">
                <w:rPr>
                  <w:rFonts w:ascii="Montserrat" w:hAnsi="Montserrat" w:cs="Arial"/>
                  <w:sz w:val="18"/>
                  <w:szCs w:val="18"/>
                  <w:highlight w:val="yellow"/>
                </w:rPr>
                <w:t xml:space="preserve">Se realizan ajustes para mostrar: </w:t>
              </w:r>
            </w:ins>
          </w:p>
          <w:p w14:paraId="53AEB295" w14:textId="77777777" w:rsidR="00E2399D" w:rsidRPr="009B7E02" w:rsidRDefault="00E2399D" w:rsidP="00E2399D">
            <w:pPr>
              <w:widowControl w:val="0"/>
              <w:numPr>
                <w:ilvl w:val="0"/>
                <w:numId w:val="55"/>
              </w:numPr>
              <w:overflowPunct w:val="0"/>
              <w:rPr>
                <w:ins w:id="114" w:author="Licencia Office" w:date="2026-02-05T13:13:00Z" w16du:dateUtc="2026-02-05T19:13:00Z"/>
                <w:rFonts w:ascii="Montserrat" w:hAnsi="Montserrat" w:cs="Arial"/>
                <w:sz w:val="18"/>
                <w:szCs w:val="18"/>
                <w:highlight w:val="yellow"/>
              </w:rPr>
            </w:pPr>
            <w:ins w:id="115" w:author="Licencia Office" w:date="2026-02-05T13:13:00Z" w16du:dateUtc="2026-02-05T19:13:00Z">
              <w:r w:rsidRPr="009B7E02">
                <w:rPr>
                  <w:rFonts w:ascii="Montserrat" w:hAnsi="Montserrat" w:cs="Arial"/>
                  <w:sz w:val="18"/>
                  <w:szCs w:val="18"/>
                  <w:highlight w:val="yellow"/>
                </w:rPr>
                <w:t>En el filtro con fecha se va a agregar un checkbox para marcar "rechazados"</w:t>
              </w:r>
            </w:ins>
          </w:p>
          <w:p w14:paraId="7005DAE3" w14:textId="77777777" w:rsidR="00E2399D" w:rsidRPr="009B7E02" w:rsidRDefault="00E2399D" w:rsidP="00E2399D">
            <w:pPr>
              <w:widowControl w:val="0"/>
              <w:numPr>
                <w:ilvl w:val="0"/>
                <w:numId w:val="55"/>
              </w:numPr>
              <w:overflowPunct w:val="0"/>
              <w:rPr>
                <w:ins w:id="116" w:author="Licencia Office" w:date="2026-02-05T13:13:00Z" w16du:dateUtc="2026-02-05T19:13:00Z"/>
                <w:rFonts w:ascii="Montserrat" w:hAnsi="Montserrat" w:cs="Arial"/>
                <w:sz w:val="18"/>
                <w:szCs w:val="18"/>
                <w:highlight w:val="yellow"/>
              </w:rPr>
            </w:pPr>
            <w:ins w:id="117" w:author="Licencia Office" w:date="2026-02-05T13:13:00Z" w16du:dateUtc="2026-02-05T19:13:00Z">
              <w:r w:rsidRPr="009B7E02">
                <w:rPr>
                  <w:rFonts w:ascii="Montserrat" w:hAnsi="Montserrat" w:cs="Arial"/>
                  <w:sz w:val="18"/>
                  <w:szCs w:val="18"/>
                  <w:highlight w:val="yellow"/>
                </w:rPr>
                <w:t>Se agrego un tooltip en el filtro por folio fiscal, la cual indica que no se arrojarán resultados para los folios fiscales rechazado</w:t>
              </w:r>
            </w:ins>
          </w:p>
          <w:p w14:paraId="74EFFA33" w14:textId="77777777" w:rsidR="00E2399D" w:rsidRDefault="00E2399D" w:rsidP="00E2399D">
            <w:pPr>
              <w:widowControl w:val="0"/>
              <w:rPr>
                <w:rFonts w:ascii="Arial" w:hAnsi="Arial" w:cs="Arial"/>
                <w:vanish/>
                <w:color w:val="000000" w:themeColor="text1"/>
                <w:sz w:val="20"/>
                <w:szCs w:val="20"/>
              </w:rPr>
            </w:pPr>
          </w:p>
        </w:tc>
        <w:tc>
          <w:tcPr>
            <w:tcW w:w="2753" w:type="dxa"/>
            <w:tcBorders>
              <w:top w:val="single" w:sz="4" w:space="0" w:color="000000"/>
              <w:left w:val="single" w:sz="4" w:space="0" w:color="000000"/>
              <w:bottom w:val="single" w:sz="4" w:space="0" w:color="000000"/>
              <w:right w:val="single" w:sz="4" w:space="0" w:color="000000"/>
            </w:tcBorders>
            <w:vAlign w:val="center"/>
            <w:tcPrChange w:id="118" w:author="Licencia Office" w:date="2026-02-05T13:13:00Z" w16du:dateUtc="2026-02-05T19:13:00Z">
              <w:tcPr>
                <w:tcW w:w="2753" w:type="dxa"/>
                <w:gridSpan w:val="2"/>
                <w:tcBorders>
                  <w:top w:val="single" w:sz="4" w:space="0" w:color="000000"/>
                  <w:left w:val="single" w:sz="4" w:space="0" w:color="000000"/>
                  <w:bottom w:val="single" w:sz="4" w:space="0" w:color="000000"/>
                  <w:right w:val="single" w:sz="4" w:space="0" w:color="000000"/>
                </w:tcBorders>
                <w:vAlign w:val="center"/>
              </w:tcPr>
            </w:tcPrChange>
          </w:tcPr>
          <w:p w14:paraId="355E7455" w14:textId="2BAB31B9" w:rsidR="00E2399D" w:rsidRDefault="00E2399D" w:rsidP="00E2399D">
            <w:pPr>
              <w:widowControl w:val="0"/>
              <w:rPr>
                <w:rFonts w:ascii="Arial" w:hAnsi="Arial" w:cs="Arial"/>
                <w:vanish/>
                <w:color w:val="000000" w:themeColor="text1"/>
                <w:sz w:val="20"/>
                <w:szCs w:val="20"/>
              </w:rPr>
            </w:pPr>
            <w:ins w:id="119" w:author="Licencia Office" w:date="2026-02-05T13:13:00Z" w16du:dateUtc="2026-02-05T19:13:00Z">
              <w:r w:rsidRPr="009B7E02">
                <w:rPr>
                  <w:rFonts w:ascii="Montserrat" w:hAnsi="Montserrat" w:cs="Arial"/>
                  <w:sz w:val="18"/>
                  <w:szCs w:val="18"/>
                  <w:highlight w:val="yellow"/>
                </w:rPr>
                <w:t>Alma Q. Torres González</w:t>
              </w:r>
            </w:ins>
          </w:p>
        </w:tc>
        <w:tc>
          <w:tcPr>
            <w:tcW w:w="1937" w:type="dxa"/>
            <w:tcBorders>
              <w:top w:val="single" w:sz="4" w:space="0" w:color="000000"/>
              <w:left w:val="single" w:sz="4" w:space="0" w:color="000000"/>
              <w:bottom w:val="single" w:sz="4" w:space="0" w:color="000000"/>
              <w:right w:val="single" w:sz="4" w:space="0" w:color="000000"/>
            </w:tcBorders>
            <w:vAlign w:val="center"/>
            <w:tcPrChange w:id="120" w:author="Licencia Office" w:date="2026-02-05T13:13:00Z" w16du:dateUtc="2026-02-05T19:13:00Z">
              <w:tcPr>
                <w:tcW w:w="1937" w:type="dxa"/>
                <w:gridSpan w:val="2"/>
                <w:tcBorders>
                  <w:top w:val="single" w:sz="4" w:space="0" w:color="000000"/>
                  <w:left w:val="single" w:sz="4" w:space="0" w:color="000000"/>
                  <w:bottom w:val="single" w:sz="4" w:space="0" w:color="000000"/>
                  <w:right w:val="single" w:sz="4" w:space="0" w:color="000000"/>
                </w:tcBorders>
                <w:vAlign w:val="center"/>
              </w:tcPr>
            </w:tcPrChange>
          </w:tcPr>
          <w:p w14:paraId="03A1B9D3" w14:textId="619F5867" w:rsidR="00E2399D" w:rsidRDefault="00E2399D" w:rsidP="00E2399D">
            <w:pPr>
              <w:widowControl w:val="0"/>
              <w:rPr>
                <w:rFonts w:ascii="Arial" w:hAnsi="Arial" w:cs="Arial"/>
                <w:vanish/>
                <w:color w:val="000000" w:themeColor="text1"/>
                <w:sz w:val="20"/>
                <w:szCs w:val="20"/>
              </w:rPr>
            </w:pPr>
            <w:ins w:id="121" w:author="Licencia Office" w:date="2026-02-05T13:13:00Z" w16du:dateUtc="2026-02-05T19:13:00Z">
              <w:r w:rsidRPr="009B7E02">
                <w:rPr>
                  <w:rFonts w:ascii="Montserrat" w:hAnsi="Montserrat" w:cs="Arial"/>
                  <w:sz w:val="18"/>
                  <w:szCs w:val="18"/>
                  <w:highlight w:val="yellow"/>
                </w:rPr>
                <w:t>03/02/2026</w:t>
              </w:r>
            </w:ins>
          </w:p>
        </w:tc>
      </w:tr>
    </w:tbl>
    <w:p w14:paraId="52A508A7" w14:textId="77777777" w:rsidR="006A4FDA" w:rsidRDefault="00000000">
      <w:pPr>
        <w:pStyle w:val="Ttulo1"/>
        <w:rPr>
          <w:rFonts w:ascii="Montserrat" w:hAnsi="Montserrat"/>
          <w:sz w:val="20"/>
          <w:szCs w:val="20"/>
        </w:rPr>
      </w:pPr>
      <w:bookmarkStart w:id="122" w:name="_Hlk1528443111"/>
      <w:bookmarkStart w:id="123" w:name="Tabla_versiones1"/>
      <w:bookmarkStart w:id="124" w:name="_Toc177657311"/>
      <w:bookmarkEnd w:id="122"/>
      <w:bookmarkEnd w:id="123"/>
      <w:r>
        <w:rPr>
          <w:rFonts w:ascii="Montserrat" w:hAnsi="Montserrat"/>
          <w:sz w:val="20"/>
          <w:szCs w:val="20"/>
        </w:rPr>
        <w:t>CONSIDERACIONES GENERALES</w:t>
      </w:r>
      <w:bookmarkEnd w:id="124"/>
    </w:p>
    <w:p w14:paraId="2049DED6" w14:textId="77777777" w:rsidR="006A4FDA" w:rsidRDefault="006A4FDA">
      <w:pPr>
        <w:tabs>
          <w:tab w:val="left" w:pos="5460"/>
        </w:tabs>
        <w:spacing w:line="276" w:lineRule="auto"/>
        <w:jc w:val="both"/>
        <w:rPr>
          <w:rFonts w:ascii="Montserrat" w:hAnsi="Montserrat" w:cs="Arial"/>
          <w:b/>
          <w:bCs/>
          <w:color w:val="000000" w:themeColor="text1"/>
          <w:sz w:val="20"/>
          <w:szCs w:val="20"/>
        </w:rPr>
      </w:pPr>
    </w:p>
    <w:p w14:paraId="4CF68E5C"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color w:val="000000" w:themeColor="text1"/>
          <w:sz w:val="20"/>
          <w:szCs w:val="20"/>
        </w:rPr>
      </w:pPr>
      <w:r>
        <w:rPr>
          <w:rFonts w:ascii="Montserrat" w:hAnsi="Montserrat" w:cs="Arial"/>
          <w:color w:val="000000" w:themeColor="text1"/>
          <w:sz w:val="20"/>
          <w:szCs w:val="20"/>
        </w:rPr>
        <w:t>El servicio deberá estar disponible 24x7 los 365 días del año.</w:t>
      </w:r>
    </w:p>
    <w:p w14:paraId="29C0385D"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color w:val="000000" w:themeColor="text1"/>
          <w:sz w:val="20"/>
          <w:szCs w:val="20"/>
        </w:rPr>
      </w:pPr>
      <w:r>
        <w:rPr>
          <w:rFonts w:ascii="Montserrat" w:hAnsi="Montserrat" w:cs="Arial"/>
          <w:color w:val="000000" w:themeColor="text1"/>
          <w:sz w:val="20"/>
          <w:szCs w:val="20"/>
        </w:rPr>
        <w:t>Los incidentes identificados por el servicio de recepción para comprobantes no recibieron, deberán de estar disponibles al siguiente día para su consulta.</w:t>
      </w:r>
    </w:p>
    <w:p w14:paraId="4E3F1290"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color w:val="000000" w:themeColor="text1"/>
          <w:sz w:val="20"/>
          <w:szCs w:val="20"/>
        </w:rPr>
      </w:pPr>
      <w:r>
        <w:rPr>
          <w:rFonts w:ascii="Montserrat" w:hAnsi="Montserrat" w:cs="Arial"/>
          <w:color w:val="000000" w:themeColor="text1"/>
          <w:sz w:val="20"/>
          <w:szCs w:val="20"/>
        </w:rPr>
        <w:t>El servicio debe validar que el PAC que se autentique cuente con su certificado de e.firma vigente.</w:t>
      </w:r>
    </w:p>
    <w:p w14:paraId="64B802CA"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color w:val="000000" w:themeColor="text1"/>
          <w:sz w:val="20"/>
          <w:szCs w:val="20"/>
        </w:rPr>
      </w:pPr>
      <w:r>
        <w:rPr>
          <w:rFonts w:ascii="Montserrat" w:hAnsi="Montserrat" w:cs="Arial"/>
          <w:color w:val="000000" w:themeColor="text1"/>
          <w:sz w:val="20"/>
          <w:szCs w:val="20"/>
        </w:rPr>
        <w:t>El servicio debe generar y almacenar pistas de auditoría que permita identificar el consumo del servicio.</w:t>
      </w:r>
    </w:p>
    <w:p w14:paraId="024FEF7B"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sz w:val="20"/>
          <w:szCs w:val="20"/>
        </w:rPr>
      </w:pPr>
      <w:r>
        <w:rPr>
          <w:rFonts w:ascii="Montserrat" w:hAnsi="Montserrat" w:cs="Arial"/>
          <w:sz w:val="20"/>
          <w:szCs w:val="20"/>
        </w:rPr>
        <w:t xml:space="preserve">El archivo de descarga debe garantizar </w:t>
      </w:r>
      <w:r>
        <w:rPr>
          <w:rFonts w:ascii="Montserrat" w:hAnsi="Montserrat"/>
          <w:sz w:val="20"/>
        </w:rPr>
        <w:t xml:space="preserve">la integridad y protección de la información mediante la firma del documento con el </w:t>
      </w:r>
      <w:r>
        <w:rPr>
          <w:rFonts w:ascii="Montserrat" w:hAnsi="Montserrat" w:cs="Arial"/>
          <w:sz w:val="20"/>
          <w:szCs w:val="20"/>
        </w:rPr>
        <w:t xml:space="preserve">certificado del SAT. </w:t>
      </w:r>
    </w:p>
    <w:p w14:paraId="4FA2EAF8" w14:textId="77777777" w:rsidR="006A4FDA" w:rsidRDefault="00000000">
      <w:pPr>
        <w:pStyle w:val="Prrafodelista"/>
        <w:numPr>
          <w:ilvl w:val="0"/>
          <w:numId w:val="10"/>
        </w:numPr>
        <w:tabs>
          <w:tab w:val="left" w:pos="5460"/>
        </w:tabs>
        <w:spacing w:line="276" w:lineRule="auto"/>
        <w:contextualSpacing w:val="0"/>
        <w:jc w:val="both"/>
        <w:rPr>
          <w:rFonts w:ascii="Montserrat" w:hAnsi="Montserrat" w:cs="Arial"/>
          <w:sz w:val="20"/>
          <w:szCs w:val="20"/>
        </w:rPr>
      </w:pPr>
      <w:r>
        <w:rPr>
          <w:rFonts w:ascii="Montserrat" w:hAnsi="Montserrat" w:cs="Arial"/>
          <w:sz w:val="20"/>
          <w:szCs w:val="20"/>
        </w:rPr>
        <w:t xml:space="preserve">Se deberá contemplar toda la información de las incidencias de recepción presentadas </w:t>
      </w:r>
      <w:bookmarkStart w:id="125" w:name="_Hlk177661679"/>
      <w:r>
        <w:rPr>
          <w:rFonts w:ascii="Montserrat" w:hAnsi="Montserrat" w:cs="Arial"/>
          <w:sz w:val="20"/>
          <w:szCs w:val="20"/>
        </w:rPr>
        <w:t>en el ejercicio en curso y anteriores</w:t>
      </w:r>
      <w:bookmarkEnd w:id="125"/>
      <w:r>
        <w:rPr>
          <w:rFonts w:ascii="Montserrat" w:hAnsi="Montserrat" w:cs="Arial"/>
          <w:sz w:val="20"/>
          <w:szCs w:val="20"/>
        </w:rPr>
        <w:t>.</w:t>
      </w:r>
    </w:p>
    <w:p w14:paraId="381D0928" w14:textId="77777777" w:rsidR="006A4FDA" w:rsidRPr="00A378F6" w:rsidRDefault="00000000">
      <w:pPr>
        <w:pStyle w:val="Prrafodelista"/>
        <w:numPr>
          <w:ilvl w:val="0"/>
          <w:numId w:val="10"/>
        </w:numPr>
        <w:tabs>
          <w:tab w:val="left" w:pos="5460"/>
        </w:tabs>
        <w:spacing w:line="276" w:lineRule="auto"/>
        <w:contextualSpacing w:val="0"/>
        <w:jc w:val="both"/>
        <w:rPr>
          <w:ins w:id="126" w:author="Licencia Office" w:date="2026-02-05T11:48:00Z" w16du:dateUtc="2026-02-05T17:48:00Z"/>
          <w:rFonts w:ascii="Montserrat" w:hAnsi="Montserrat"/>
          <w:sz w:val="20"/>
          <w:szCs w:val="20"/>
          <w:rPrChange w:id="127" w:author="Licencia Office" w:date="2026-02-05T11:48:00Z" w16du:dateUtc="2026-02-05T17:48:00Z">
            <w:rPr>
              <w:ins w:id="128" w:author="Licencia Office" w:date="2026-02-05T11:48:00Z" w16du:dateUtc="2026-02-05T17:48:00Z"/>
              <w:rFonts w:ascii="Montserrat" w:hAnsi="Montserrat"/>
              <w:color w:val="4F81BD" w:themeColor="accent1"/>
              <w:sz w:val="20"/>
              <w:szCs w:val="20"/>
            </w:rPr>
          </w:rPrChange>
        </w:rPr>
      </w:pPr>
      <w:r>
        <w:rPr>
          <w:rFonts w:ascii="Montserrat" w:hAnsi="Montserrat"/>
          <w:sz w:val="20"/>
          <w:szCs w:val="20"/>
        </w:rPr>
        <w:t xml:space="preserve">Códigos de error referirse al documento Anexo </w:t>
      </w:r>
      <w:r>
        <w:rPr>
          <w:rFonts w:ascii="Montserrat" w:hAnsi="Montserrat"/>
          <w:color w:val="4F81BD" w:themeColor="accent1"/>
          <w:sz w:val="20"/>
          <w:szCs w:val="20"/>
        </w:rPr>
        <w:t>“Correlación V2.0.xls”</w:t>
      </w:r>
    </w:p>
    <w:p w14:paraId="659A84D5" w14:textId="5B918F4F" w:rsidR="00A378F6" w:rsidRPr="00A378F6" w:rsidRDefault="00A378F6">
      <w:pPr>
        <w:pStyle w:val="Prrafodelista"/>
        <w:numPr>
          <w:ilvl w:val="0"/>
          <w:numId w:val="10"/>
        </w:numPr>
        <w:tabs>
          <w:tab w:val="left" w:pos="5460"/>
        </w:tabs>
        <w:overflowPunct w:val="0"/>
        <w:spacing w:line="276" w:lineRule="auto"/>
        <w:contextualSpacing w:val="0"/>
        <w:jc w:val="both"/>
        <w:rPr>
          <w:highlight w:val="yellow"/>
          <w:rPrChange w:id="129" w:author="Licencia Office" w:date="2026-02-05T11:48:00Z" w16du:dateUtc="2026-02-05T17:48:00Z">
            <w:rPr/>
          </w:rPrChange>
        </w:rPr>
        <w:pPrChange w:id="130" w:author="Licencia Office" w:date="2026-02-05T11:48:00Z" w16du:dateUtc="2026-02-05T17:48:00Z">
          <w:pPr>
            <w:pStyle w:val="Prrafodelista"/>
            <w:numPr>
              <w:numId w:val="10"/>
            </w:numPr>
            <w:tabs>
              <w:tab w:val="num" w:pos="0"/>
              <w:tab w:val="left" w:pos="5460"/>
            </w:tabs>
            <w:spacing w:line="276" w:lineRule="auto"/>
            <w:ind w:hanging="360"/>
            <w:contextualSpacing w:val="0"/>
            <w:jc w:val="both"/>
          </w:pPr>
        </w:pPrChange>
      </w:pPr>
      <w:ins w:id="131" w:author="Licencia Office" w:date="2026-02-05T11:48:00Z" w16du:dateUtc="2026-02-05T17:48:00Z">
        <w:r w:rsidRPr="009B7E02">
          <w:rPr>
            <w:rFonts w:ascii="Montserrat" w:hAnsi="Montserrat" w:cs="Arial"/>
            <w:sz w:val="20"/>
            <w:szCs w:val="20"/>
            <w:highlight w:val="yellow"/>
          </w:rPr>
          <w:lastRenderedPageBreak/>
          <w:t>Las imágenes son exclusivamente de carácter ilustrativo, mas no limitativo, por lo que puede ser modificada en el desarrollo, pero el contenido y funcionalidad debe respetarse conforme a lo descrito en esta narrativa.</w:t>
        </w:r>
      </w:ins>
    </w:p>
    <w:p w14:paraId="4CF524F0" w14:textId="77777777" w:rsidR="006A4FDA" w:rsidRDefault="00000000">
      <w:pPr>
        <w:pStyle w:val="Ttulo1"/>
        <w:rPr>
          <w:rFonts w:ascii="Montserrat" w:hAnsi="Montserrat"/>
          <w:sz w:val="20"/>
          <w:szCs w:val="20"/>
        </w:rPr>
      </w:pPr>
      <w:bookmarkStart w:id="132" w:name="_Toc177657312"/>
      <w:r>
        <w:rPr>
          <w:rFonts w:ascii="Montserrat" w:hAnsi="Montserrat"/>
          <w:sz w:val="20"/>
          <w:szCs w:val="20"/>
        </w:rPr>
        <w:t>ESPECIFICACIÓN FUNCIONAL DETALLADA</w:t>
      </w:r>
      <w:bookmarkEnd w:id="132"/>
    </w:p>
    <w:p w14:paraId="7396EA1E" w14:textId="77777777" w:rsidR="006A4FDA" w:rsidRDefault="00000000">
      <w:pPr>
        <w:jc w:val="both"/>
        <w:rPr>
          <w:rFonts w:ascii="Montserrat" w:hAnsi="Montserrat"/>
          <w:sz w:val="20"/>
          <w:szCs w:val="20"/>
        </w:rPr>
      </w:pPr>
      <w:r>
        <w:rPr>
          <w:rFonts w:ascii="Montserrat" w:hAnsi="Montserrat"/>
          <w:sz w:val="20"/>
          <w:szCs w:val="20"/>
        </w:rPr>
        <w:t>Con la finalidad de brindar a los PAC una herramienta que permita consultar y descargar los incidentes registrados en los comprobantes timbrados</w:t>
      </w:r>
      <w:r>
        <w:rPr>
          <w:rFonts w:ascii="Montserrat" w:hAnsi="Montserrat"/>
          <w:b/>
          <w:sz w:val="20"/>
          <w:szCs w:val="20"/>
        </w:rPr>
        <w:t xml:space="preserve"> </w:t>
      </w:r>
      <w:r>
        <w:rPr>
          <w:rFonts w:ascii="Montserrat" w:hAnsi="Montserrat"/>
          <w:sz w:val="20"/>
          <w:szCs w:val="20"/>
        </w:rPr>
        <w:t xml:space="preserve">de CFDI </w:t>
      </w:r>
      <w:del w:id="133" w:author="Licencia Office" w:date="2026-01-28T16:06:00Z" w16du:dateUtc="2026-01-28T22:06:00Z">
        <w:r w:rsidDel="00B651DE">
          <w:rPr>
            <w:rFonts w:ascii="Montserrat" w:hAnsi="Montserrat"/>
            <w:sz w:val="20"/>
            <w:szCs w:val="20"/>
          </w:rPr>
          <w:delText>v3.3,</w:delText>
        </w:r>
      </w:del>
      <w:r>
        <w:rPr>
          <w:rFonts w:ascii="Montserrat" w:hAnsi="Montserrat"/>
          <w:sz w:val="20"/>
          <w:szCs w:val="20"/>
        </w:rPr>
        <w:t xml:space="preserve"> v4.0 y de Retenciones</w:t>
      </w:r>
      <w:del w:id="134" w:author="Licencia Office" w:date="2026-01-28T16:05:00Z" w16du:dateUtc="2026-01-28T22:05:00Z">
        <w:r w:rsidDel="00B651DE">
          <w:rPr>
            <w:rFonts w:ascii="Montserrat" w:hAnsi="Montserrat"/>
            <w:sz w:val="20"/>
            <w:szCs w:val="20"/>
          </w:rPr>
          <w:delText xml:space="preserve"> v1.0,</w:delText>
        </w:r>
      </w:del>
      <w:r>
        <w:rPr>
          <w:rFonts w:ascii="Montserrat" w:hAnsi="Montserrat"/>
          <w:sz w:val="20"/>
          <w:szCs w:val="20"/>
        </w:rPr>
        <w:t xml:space="preserve"> v2.0 al momento de</w:t>
      </w:r>
      <w:r>
        <w:rPr>
          <w:rFonts w:ascii="Montserrat" w:hAnsi="Montserrat"/>
          <w:b/>
          <w:sz w:val="20"/>
          <w:szCs w:val="20"/>
        </w:rPr>
        <w:t xml:space="preserve"> </w:t>
      </w:r>
      <w:r>
        <w:rPr>
          <w:rFonts w:ascii="Montserrat" w:hAnsi="Montserrat"/>
          <w:sz w:val="20"/>
          <w:szCs w:val="20"/>
        </w:rPr>
        <w:t>su envío al servicio de recepción del SAT (En línea y asíncrono).</w:t>
      </w:r>
    </w:p>
    <w:p w14:paraId="7FA0866B" w14:textId="0AFCD330" w:rsidR="006A4FDA" w:rsidRDefault="00000000" w:rsidP="00BD340D">
      <w:pPr>
        <w:jc w:val="both"/>
        <w:rPr>
          <w:i/>
          <w:sz w:val="18"/>
          <w:szCs w:val="18"/>
        </w:rPr>
      </w:pPr>
      <w:r>
        <w:rPr>
          <w:rStyle w:val="InfoHiddenChar"/>
          <w:rFonts w:ascii="Montserrat" w:hAnsi="Montserrat"/>
          <w:i w:val="0"/>
          <w:sz w:val="20"/>
          <w:szCs w:val="20"/>
        </w:rPr>
        <w:t>[Fase Entendimiento, en Servicios Comunes] [Fase Análisis/Especificación Funcional, en otros] (ACSN)</w:t>
      </w:r>
    </w:p>
    <w:p w14:paraId="4C51AB16" w14:textId="77777777" w:rsidR="006A4FDA" w:rsidRDefault="00000000">
      <w:pPr>
        <w:pStyle w:val="Ttulo1"/>
        <w:rPr>
          <w:rFonts w:ascii="Montserrat" w:hAnsi="Montserrat"/>
          <w:sz w:val="20"/>
          <w:szCs w:val="20"/>
        </w:rPr>
      </w:pPr>
      <w:bookmarkStart w:id="135" w:name="_Toc177657313"/>
      <w:r>
        <w:rPr>
          <w:rFonts w:ascii="Montserrat" w:hAnsi="Montserrat"/>
          <w:sz w:val="20"/>
          <w:szCs w:val="20"/>
        </w:rPr>
        <w:t>ND01. AUTENTICACIÓN DEL PROVEEDOR</w:t>
      </w:r>
      <w:bookmarkEnd w:id="135"/>
    </w:p>
    <w:p w14:paraId="741D3A57" w14:textId="77777777" w:rsidR="006A4FDA" w:rsidRDefault="006A4FDA">
      <w:pPr>
        <w:rPr>
          <w:rFonts w:ascii="Montserrat" w:hAnsi="Montserrat"/>
          <w:sz w:val="20"/>
          <w:szCs w:val="20"/>
        </w:rPr>
      </w:pPr>
    </w:p>
    <w:p w14:paraId="20540329" w14:textId="77777777" w:rsidR="006A4FDA" w:rsidRDefault="00000000">
      <w:pPr>
        <w:jc w:val="both"/>
        <w:rPr>
          <w:rFonts w:ascii="Montserrat" w:hAnsi="Montserrat"/>
          <w:sz w:val="20"/>
          <w:szCs w:val="20"/>
        </w:rPr>
      </w:pPr>
      <w:r>
        <w:rPr>
          <w:rFonts w:ascii="Montserrat" w:hAnsi="Montserrat"/>
          <w:sz w:val="20"/>
          <w:szCs w:val="20"/>
        </w:rPr>
        <w:t>Se requiere que el aplicativo cuente con una funcionalidad de autenticación para el proveedor, ubicada en el portal privado del contribuyente, donde:</w:t>
      </w:r>
    </w:p>
    <w:p w14:paraId="5209F091" w14:textId="77777777" w:rsidR="006A4FDA" w:rsidRDefault="006A4FDA">
      <w:pPr>
        <w:rPr>
          <w:b/>
          <w:bCs/>
        </w:rPr>
      </w:pPr>
    </w:p>
    <w:p w14:paraId="625EDF1D" w14:textId="77777777" w:rsidR="006A4FDA" w:rsidRDefault="00000000">
      <w:pPr>
        <w:pStyle w:val="Prrafodelista"/>
        <w:numPr>
          <w:ilvl w:val="1"/>
          <w:numId w:val="2"/>
        </w:numPr>
        <w:ind w:left="993" w:hanging="426"/>
        <w:jc w:val="both"/>
        <w:rPr>
          <w:rFonts w:ascii="Montserrat" w:hAnsi="Montserrat"/>
          <w:sz w:val="20"/>
          <w:szCs w:val="20"/>
        </w:rPr>
      </w:pPr>
      <w:r>
        <w:rPr>
          <w:rFonts w:ascii="Montserrat" w:hAnsi="Montserrat"/>
          <w:sz w:val="20"/>
          <w:szCs w:val="20"/>
        </w:rPr>
        <w:t xml:space="preserve">Se deberá visualizar el componente para el firmado electrónico, mismo que deberá apegarse a los lineamientos institucionales vigentes por el área de Seguridad del SAT. </w:t>
      </w:r>
    </w:p>
    <w:p w14:paraId="6CA23FB6" w14:textId="77777777" w:rsidR="006A4FDA" w:rsidRDefault="00000000">
      <w:pPr>
        <w:pStyle w:val="Prrafodelista"/>
        <w:numPr>
          <w:ilvl w:val="1"/>
          <w:numId w:val="2"/>
        </w:numPr>
        <w:ind w:left="993" w:hanging="426"/>
        <w:jc w:val="both"/>
        <w:rPr>
          <w:rFonts w:ascii="Montserrat" w:hAnsi="Montserrat"/>
          <w:b/>
          <w:bCs/>
          <w:sz w:val="20"/>
          <w:szCs w:val="20"/>
        </w:rPr>
      </w:pPr>
      <w:r>
        <w:rPr>
          <w:rFonts w:ascii="Montserrat" w:hAnsi="Montserrat"/>
          <w:sz w:val="20"/>
          <w:szCs w:val="20"/>
        </w:rPr>
        <w:t>Se solicitarán los archivos del certificado de e.firma (.cer), clave privada (.key) y contraseña vigente.</w:t>
      </w:r>
    </w:p>
    <w:p w14:paraId="277323B4" w14:textId="77777777" w:rsidR="006A4FDA" w:rsidRDefault="00000000">
      <w:pPr>
        <w:pStyle w:val="Prrafodelista"/>
        <w:numPr>
          <w:ilvl w:val="1"/>
          <w:numId w:val="2"/>
        </w:numPr>
        <w:ind w:left="993" w:hanging="426"/>
        <w:jc w:val="both"/>
        <w:rPr>
          <w:rFonts w:ascii="Montserrat" w:hAnsi="Montserrat"/>
          <w:sz w:val="20"/>
          <w:szCs w:val="20"/>
        </w:rPr>
      </w:pPr>
      <w:r>
        <w:rPr>
          <w:rFonts w:ascii="Montserrat" w:hAnsi="Montserrat"/>
          <w:bCs/>
          <w:sz w:val="20"/>
          <w:szCs w:val="20"/>
        </w:rPr>
        <w:t>Se deberán visualizar los mensajes de validación de los campos proporcionados por el contribuyente conforme a los lineamientos institucionales vigentes por el área de Seguridad del SAT.</w:t>
      </w:r>
    </w:p>
    <w:p w14:paraId="072D6A2A" w14:textId="77777777" w:rsidR="006A4FDA" w:rsidRDefault="006A4FDA">
      <w:pPr>
        <w:jc w:val="both"/>
        <w:rPr>
          <w:rFonts w:ascii="Montserrat" w:hAnsi="Montserrat"/>
          <w:sz w:val="20"/>
          <w:szCs w:val="20"/>
        </w:rPr>
      </w:pPr>
    </w:p>
    <w:p w14:paraId="744E8274" w14:textId="68C3A380" w:rsidR="006A4FDA" w:rsidRDefault="00000000">
      <w:pPr>
        <w:jc w:val="center"/>
      </w:pPr>
      <w:r>
        <w:rPr>
          <w:noProof/>
        </w:rPr>
        <w:drawing>
          <wp:inline distT="0" distB="0" distL="0" distR="0" wp14:anchorId="45B8BD70" wp14:editId="5B483B91">
            <wp:extent cx="5276850" cy="2200275"/>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pic:cNvPicPr>
                      <a:picLocks noChangeAspect="1" noChangeArrowheads="1"/>
                    </pic:cNvPicPr>
                  </pic:nvPicPr>
                  <pic:blipFill>
                    <a:blip r:embed="rId11"/>
                    <a:stretch>
                      <a:fillRect/>
                    </a:stretch>
                  </pic:blipFill>
                  <pic:spPr bwMode="auto">
                    <a:xfrm>
                      <a:off x="0" y="0"/>
                      <a:ext cx="5276850" cy="2200275"/>
                    </a:xfrm>
                    <a:prstGeom prst="rect">
                      <a:avLst/>
                    </a:prstGeom>
                    <a:ln w="9525">
                      <a:solidFill>
                        <a:srgbClr val="A6A6A6"/>
                      </a:solidFill>
                    </a:ln>
                  </pic:spPr>
                </pic:pic>
              </a:graphicData>
            </a:graphic>
          </wp:inline>
        </w:drawing>
      </w:r>
    </w:p>
    <w:p w14:paraId="02EF9B00"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D19F00B" w14:textId="77777777" w:rsidR="006A4FDA" w:rsidRDefault="006A4FDA">
      <w:pPr>
        <w:jc w:val="center"/>
      </w:pPr>
    </w:p>
    <w:p w14:paraId="271AB3CF" w14:textId="77777777" w:rsidR="006A4FDA" w:rsidRDefault="00000000">
      <w:pPr>
        <w:jc w:val="both"/>
        <w:rPr>
          <w:rFonts w:ascii="Montserrat" w:hAnsi="Montserrat" w:cs="Arial"/>
          <w:bCs/>
          <w:color w:val="000000" w:themeColor="text1"/>
          <w:sz w:val="20"/>
          <w:szCs w:val="20"/>
        </w:rPr>
      </w:pPr>
      <w:r>
        <w:rPr>
          <w:rFonts w:ascii="Montserrat" w:hAnsi="Montserrat" w:cs="Arial"/>
          <w:bCs/>
          <w:color w:val="000000" w:themeColor="text1"/>
          <w:sz w:val="20"/>
          <w:szCs w:val="20"/>
        </w:rPr>
        <w:t>Una vez que el PAC se autentique al servicio de consulta de incidentes, ubicado en el portal privado del contribuyente de manera correcta, el aplicativo mostrará la pantalla principal de consulta con las siguientes opciones:</w:t>
      </w:r>
    </w:p>
    <w:p w14:paraId="4670E690" w14:textId="77777777" w:rsidR="006A4FDA" w:rsidRDefault="006A4FDA">
      <w:pPr>
        <w:jc w:val="both"/>
        <w:rPr>
          <w:rFonts w:ascii="Montserrat" w:hAnsi="Montserrat" w:cs="Arial"/>
          <w:bCs/>
          <w:color w:val="000000" w:themeColor="text1"/>
          <w:sz w:val="20"/>
          <w:szCs w:val="20"/>
        </w:rPr>
      </w:pPr>
    </w:p>
    <w:p w14:paraId="55B171F6" w14:textId="77777777" w:rsidR="006A4FDA" w:rsidRDefault="00000000">
      <w:pPr>
        <w:pStyle w:val="Prrafodelista"/>
        <w:numPr>
          <w:ilvl w:val="0"/>
          <w:numId w:val="6"/>
        </w:numPr>
        <w:tabs>
          <w:tab w:val="left" w:pos="5460"/>
        </w:tabs>
        <w:spacing w:line="276" w:lineRule="auto"/>
        <w:ind w:left="720"/>
        <w:contextualSpacing w:val="0"/>
        <w:jc w:val="both"/>
        <w:rPr>
          <w:rFonts w:ascii="Montserrat" w:hAnsi="Montserrat" w:cs="Arial"/>
          <w:bCs/>
          <w:color w:val="000000" w:themeColor="text1"/>
          <w:sz w:val="20"/>
          <w:szCs w:val="20"/>
        </w:rPr>
      </w:pPr>
      <w:r>
        <w:rPr>
          <w:rFonts w:ascii="Montserrat" w:hAnsi="Montserrat" w:cs="Arial"/>
          <w:b/>
          <w:color w:val="000000" w:themeColor="text1"/>
          <w:sz w:val="20"/>
          <w:szCs w:val="20"/>
        </w:rPr>
        <w:t xml:space="preserve">Breadcrumb: </w:t>
      </w:r>
      <w:r>
        <w:rPr>
          <w:rFonts w:ascii="Montserrat" w:hAnsi="Montserrat" w:cs="Arial"/>
          <w:color w:val="000000" w:themeColor="text1"/>
          <w:sz w:val="20"/>
          <w:szCs w:val="20"/>
        </w:rPr>
        <w:t>Inicio &gt; Factura Electrónica</w:t>
      </w:r>
    </w:p>
    <w:p w14:paraId="136DBB38" w14:textId="14A4F3A0" w:rsidR="006A4FDA" w:rsidRDefault="00000000">
      <w:pPr>
        <w:pStyle w:val="Prrafodelista"/>
        <w:numPr>
          <w:ilvl w:val="0"/>
          <w:numId w:val="6"/>
        </w:numPr>
        <w:tabs>
          <w:tab w:val="left" w:pos="5460"/>
        </w:tabs>
        <w:spacing w:line="276" w:lineRule="auto"/>
        <w:ind w:left="720"/>
        <w:contextualSpacing w:val="0"/>
        <w:jc w:val="both"/>
        <w:rPr>
          <w:rFonts w:ascii="Montserrat" w:hAnsi="Montserrat" w:cs="Arial"/>
          <w:bCs/>
          <w:color w:val="000000" w:themeColor="text1"/>
          <w:sz w:val="20"/>
          <w:szCs w:val="20"/>
        </w:rPr>
      </w:pPr>
      <w:r>
        <w:rPr>
          <w:rFonts w:ascii="Montserrat" w:hAnsi="Montserrat" w:cs="Arial"/>
          <w:b/>
          <w:color w:val="000000" w:themeColor="text1"/>
          <w:sz w:val="20"/>
          <w:szCs w:val="20"/>
        </w:rPr>
        <w:t>RFC</w:t>
      </w:r>
      <w:commentRangeStart w:id="136"/>
      <w:r>
        <w:rPr>
          <w:rFonts w:ascii="Montserrat" w:hAnsi="Montserrat" w:cs="Arial"/>
          <w:b/>
          <w:color w:val="000000" w:themeColor="text1"/>
          <w:sz w:val="20"/>
          <w:szCs w:val="20"/>
        </w:rPr>
        <w:t xml:space="preserve">: </w:t>
      </w:r>
      <w:r>
        <w:rPr>
          <w:rFonts w:ascii="Montserrat" w:hAnsi="Montserrat" w:cs="Arial"/>
          <w:bCs/>
          <w:color w:val="000000" w:themeColor="text1"/>
          <w:sz w:val="20"/>
          <w:szCs w:val="20"/>
        </w:rPr>
        <w:t xml:space="preserve">Mostrar </w:t>
      </w:r>
      <w:commentRangeEnd w:id="136"/>
      <w:r>
        <w:rPr>
          <w:rStyle w:val="Refdecomentario"/>
          <w:rFonts w:ascii="Montserrat" w:hAnsi="Montserrat" w:cs="Arial"/>
          <w:bCs/>
          <w:color w:val="000000" w:themeColor="text1"/>
          <w:sz w:val="20"/>
          <w:szCs w:val="20"/>
        </w:rPr>
        <w:commentReference w:id="136"/>
      </w:r>
      <w:r>
        <w:rPr>
          <w:rFonts w:ascii="Montserrat" w:hAnsi="Montserrat" w:cs="Arial"/>
          <w:bCs/>
          <w:color w:val="000000" w:themeColor="text1"/>
          <w:sz w:val="20"/>
          <w:szCs w:val="20"/>
        </w:rPr>
        <w:t>l RFC del PAC autenticado</w:t>
      </w:r>
      <w:r w:rsidR="00786723">
        <w:rPr>
          <w:rFonts w:ascii="Montserrat" w:hAnsi="Montserrat" w:cs="Arial"/>
          <w:bCs/>
          <w:color w:val="000000" w:themeColor="text1"/>
          <w:sz w:val="20"/>
          <w:szCs w:val="20"/>
        </w:rPr>
        <w:t>| Botón Salir</w:t>
      </w:r>
    </w:p>
    <w:p w14:paraId="73B40671" w14:textId="77777777" w:rsidR="006A4FDA" w:rsidRDefault="00000000">
      <w:pPr>
        <w:pStyle w:val="Prrafodelista"/>
        <w:numPr>
          <w:ilvl w:val="0"/>
          <w:numId w:val="6"/>
        </w:numPr>
        <w:tabs>
          <w:tab w:val="left" w:pos="5460"/>
        </w:tabs>
        <w:spacing w:line="276" w:lineRule="auto"/>
        <w:ind w:left="720"/>
        <w:contextualSpacing w:val="0"/>
        <w:jc w:val="both"/>
        <w:rPr>
          <w:rFonts w:ascii="Montserrat" w:hAnsi="Montserrat" w:cs="Arial"/>
          <w:bCs/>
          <w:color w:val="000000" w:themeColor="text1"/>
          <w:sz w:val="20"/>
          <w:szCs w:val="20"/>
        </w:rPr>
      </w:pPr>
      <w:r>
        <w:rPr>
          <w:rFonts w:ascii="Montserrat" w:hAnsi="Montserrat" w:cs="Arial"/>
          <w:b/>
          <w:color w:val="000000" w:themeColor="text1"/>
          <w:sz w:val="20"/>
          <w:szCs w:val="20"/>
        </w:rPr>
        <w:lastRenderedPageBreak/>
        <w:t xml:space="preserve">Opciones de consulta: </w:t>
      </w:r>
      <w:r>
        <w:rPr>
          <w:rFonts w:ascii="Montserrat" w:hAnsi="Montserrat" w:cs="Arial"/>
          <w:color w:val="000000" w:themeColor="text1"/>
          <w:sz w:val="20"/>
          <w:szCs w:val="20"/>
        </w:rPr>
        <w:t>Adicional a las opciones de consulta de CFDI, se deben contemplar las siguientes</w:t>
      </w:r>
    </w:p>
    <w:p w14:paraId="5C68189B" w14:textId="77777777" w:rsidR="006A4FDA" w:rsidRDefault="00000000">
      <w:pPr>
        <w:pStyle w:val="Prrafodelista"/>
        <w:numPr>
          <w:ilvl w:val="0"/>
          <w:numId w:val="28"/>
        </w:numPr>
        <w:tabs>
          <w:tab w:val="left" w:pos="5460"/>
        </w:tabs>
        <w:spacing w:line="276" w:lineRule="auto"/>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Consulta Incidentes CFDI</w:t>
      </w:r>
    </w:p>
    <w:p w14:paraId="2084E061" w14:textId="77777777" w:rsidR="006A4FDA" w:rsidRDefault="00000000">
      <w:pPr>
        <w:pStyle w:val="Prrafodelista"/>
        <w:numPr>
          <w:ilvl w:val="0"/>
          <w:numId w:val="28"/>
        </w:num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Consulta Incidentes Retenciones </w:t>
      </w:r>
    </w:p>
    <w:p w14:paraId="24A0BC8F" w14:textId="77777777" w:rsidR="006A4FDA" w:rsidRPr="00BD340D" w:rsidRDefault="00000000">
      <w:pPr>
        <w:pStyle w:val="Prrafodelista"/>
        <w:numPr>
          <w:ilvl w:val="0"/>
          <w:numId w:val="28"/>
        </w:numPr>
        <w:rPr>
          <w:rFonts w:ascii="Montserrat" w:hAnsi="Montserrat" w:cs="Arial"/>
          <w:bCs/>
          <w:color w:val="000000" w:themeColor="text1"/>
          <w:sz w:val="20"/>
          <w:szCs w:val="20"/>
          <w:highlight w:val="yellow"/>
        </w:rPr>
      </w:pPr>
      <w:commentRangeStart w:id="137"/>
      <w:commentRangeStart w:id="138"/>
      <w:r w:rsidRPr="00EE421F">
        <w:rPr>
          <w:rFonts w:ascii="Montserrat" w:hAnsi="Montserrat" w:cs="Arial"/>
          <w:bCs/>
          <w:color w:val="000000" w:themeColor="text1"/>
          <w:sz w:val="20"/>
          <w:szCs w:val="20"/>
          <w:highlight w:val="yellow"/>
        </w:rPr>
        <w:t>Recuperar</w:t>
      </w:r>
      <w:commentRangeEnd w:id="138"/>
      <w:r w:rsidR="00BD340D" w:rsidRPr="00BD340D">
        <w:rPr>
          <w:rStyle w:val="Refdecomentario"/>
          <w:rFonts w:ascii="Montserrat" w:hAnsi="Montserrat" w:cs="Arial"/>
          <w:bCs/>
          <w:color w:val="000000" w:themeColor="text1"/>
          <w:sz w:val="20"/>
          <w:szCs w:val="20"/>
          <w:highlight w:val="yellow"/>
        </w:rPr>
        <w:commentReference w:id="138"/>
      </w:r>
      <w:r w:rsidRPr="00BD340D">
        <w:rPr>
          <w:rFonts w:ascii="Montserrat" w:hAnsi="Montserrat" w:cs="Arial"/>
          <w:bCs/>
          <w:color w:val="000000" w:themeColor="text1"/>
          <w:sz w:val="20"/>
          <w:szCs w:val="20"/>
          <w:highlight w:val="yellow"/>
        </w:rPr>
        <w:t xml:space="preserve"> descargas Detalle de consulta de incidencias </w:t>
      </w:r>
      <w:commentRangeEnd w:id="137"/>
      <w:r w:rsidR="00BD340D" w:rsidRPr="00BD340D">
        <w:rPr>
          <w:rStyle w:val="Refdecomentario"/>
          <w:rFonts w:ascii="Montserrat" w:hAnsi="Montserrat" w:cs="Arial"/>
          <w:bCs/>
          <w:color w:val="000000" w:themeColor="text1"/>
          <w:sz w:val="20"/>
          <w:szCs w:val="20"/>
          <w:highlight w:val="yellow"/>
        </w:rPr>
        <w:commentReference w:id="137"/>
      </w:r>
    </w:p>
    <w:p w14:paraId="456E9330" w14:textId="77777777" w:rsidR="006A4FDA" w:rsidRDefault="006A4FDA">
      <w:pPr>
        <w:pStyle w:val="Prrafodelista"/>
        <w:ind w:left="1080"/>
        <w:rPr>
          <w:rFonts w:ascii="Montserrat" w:hAnsi="Montserrat" w:cs="Arial"/>
          <w:bCs/>
          <w:color w:val="000000" w:themeColor="text1"/>
          <w:sz w:val="20"/>
          <w:szCs w:val="20"/>
        </w:rPr>
        <w:pPrChange w:id="139" w:author="Licencia Office" w:date="2026-02-05T11:31:00Z" w16du:dateUtc="2026-02-05T17:31:00Z">
          <w:pPr>
            <w:pStyle w:val="Prrafodelista"/>
            <w:numPr>
              <w:numId w:val="28"/>
            </w:numPr>
            <w:tabs>
              <w:tab w:val="num" w:pos="0"/>
            </w:tabs>
            <w:ind w:left="1080" w:hanging="360"/>
          </w:pPr>
        </w:pPrChange>
      </w:pPr>
    </w:p>
    <w:p w14:paraId="7FFD36D0" w14:textId="77777777" w:rsidR="00273609" w:rsidRDefault="00000000">
      <w:pPr>
        <w:pStyle w:val="Prrafodelista"/>
        <w:jc w:val="center"/>
        <w:rPr>
          <w:ins w:id="140" w:author="Licencia Office" w:date="2026-02-05T11:37:00Z" w16du:dateUtc="2026-02-05T17:37:00Z"/>
        </w:rPr>
      </w:pPr>
      <w:del w:id="141" w:author="Licencia Office" w:date="2026-02-05T11:37:00Z" w16du:dateUtc="2026-02-05T17:37:00Z">
        <w:r w:rsidDel="00273609">
          <w:rPr>
            <w:noProof/>
          </w:rPr>
          <w:drawing>
            <wp:inline distT="0" distB="0" distL="0" distR="0" wp14:anchorId="7D220742" wp14:editId="562B6627">
              <wp:extent cx="5612130" cy="2985770"/>
              <wp:effectExtent l="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pic:cNvPicPr>
                        <a:picLocks noChangeAspect="1" noChangeArrowheads="1"/>
                      </pic:cNvPicPr>
                    </pic:nvPicPr>
                    <pic:blipFill>
                      <a:blip r:embed="rId16"/>
                      <a:stretch>
                        <a:fillRect/>
                      </a:stretch>
                    </pic:blipFill>
                    <pic:spPr bwMode="auto">
                      <a:xfrm>
                        <a:off x="0" y="0"/>
                        <a:ext cx="5612130" cy="2985770"/>
                      </a:xfrm>
                      <a:prstGeom prst="rect">
                        <a:avLst/>
                      </a:prstGeom>
                    </pic:spPr>
                  </pic:pic>
                </a:graphicData>
              </a:graphic>
            </wp:inline>
          </w:drawing>
        </w:r>
      </w:del>
      <w:ins w:id="142" w:author="Licencia Office" w:date="2026-02-05T11:37:00Z" w16du:dateUtc="2026-02-05T17:37:00Z">
        <w:r w:rsidR="00273609" w:rsidRPr="00273609">
          <w:rPr>
            <w:noProof/>
          </w:rPr>
          <w:t xml:space="preserve"> </w:t>
        </w:r>
      </w:ins>
    </w:p>
    <w:p w14:paraId="4045695A" w14:textId="62EB8293" w:rsidR="006A4FDA" w:rsidRDefault="00273609">
      <w:pPr>
        <w:pPrChange w:id="143" w:author="Licencia Office" w:date="2026-02-05T11:37:00Z" w16du:dateUtc="2026-02-05T17:37:00Z">
          <w:pPr>
            <w:pStyle w:val="Prrafodelista"/>
            <w:jc w:val="center"/>
          </w:pPr>
        </w:pPrChange>
      </w:pPr>
      <w:ins w:id="144" w:author="Licencia Office" w:date="2026-02-05T11:37:00Z" w16du:dateUtc="2026-02-05T17:37:00Z">
        <w:r w:rsidRPr="00273609">
          <w:rPr>
            <w:noProof/>
          </w:rPr>
          <w:drawing>
            <wp:inline distT="0" distB="0" distL="0" distR="0" wp14:anchorId="36C3136A" wp14:editId="077261B9">
              <wp:extent cx="5940160" cy="2971165"/>
              <wp:effectExtent l="0" t="0" r="3810" b="635"/>
              <wp:docPr id="75335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57811" name=""/>
                      <pic:cNvPicPr/>
                    </pic:nvPicPr>
                    <pic:blipFill rotWithShape="1">
                      <a:blip r:embed="rId17"/>
                      <a:srcRect l="-97" t="3462" r="97" b="7620"/>
                      <a:stretch>
                        <a:fillRect/>
                      </a:stretch>
                    </pic:blipFill>
                    <pic:spPr bwMode="auto">
                      <a:xfrm>
                        <a:off x="0" y="0"/>
                        <a:ext cx="5941060" cy="2971615"/>
                      </a:xfrm>
                      <a:prstGeom prst="rect">
                        <a:avLst/>
                      </a:prstGeom>
                      <a:ln>
                        <a:noFill/>
                      </a:ln>
                      <a:extLst>
                        <a:ext uri="{53640926-AAD7-44D8-BBD7-CCE9431645EC}">
                          <a14:shadowObscured xmlns:a14="http://schemas.microsoft.com/office/drawing/2010/main"/>
                        </a:ext>
                      </a:extLst>
                    </pic:spPr>
                  </pic:pic>
                </a:graphicData>
              </a:graphic>
            </wp:inline>
          </w:drawing>
        </w:r>
      </w:ins>
    </w:p>
    <w:p w14:paraId="41E76CEC"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664A81A8" w14:textId="77777777" w:rsidR="006A4FDA" w:rsidRDefault="006A4FDA"/>
    <w:p w14:paraId="535D07C3" w14:textId="77777777" w:rsidR="006A4FDA" w:rsidRDefault="006A4FDA">
      <w:pPr>
        <w:tabs>
          <w:tab w:val="left" w:pos="5460"/>
        </w:tabs>
        <w:spacing w:line="276" w:lineRule="auto"/>
        <w:jc w:val="both"/>
        <w:rPr>
          <w:rFonts w:ascii="Montserrat" w:hAnsi="Montserrat" w:cs="Arial"/>
          <w:bCs/>
          <w:i/>
          <w:iCs/>
          <w:color w:val="000000" w:themeColor="text1"/>
          <w:sz w:val="16"/>
          <w:szCs w:val="16"/>
        </w:rPr>
      </w:pPr>
    </w:p>
    <w:p w14:paraId="32FF95BD" w14:textId="77777777" w:rsidR="006A4FDA" w:rsidRDefault="00000000">
      <w:pPr>
        <w:jc w:val="both"/>
        <w:rPr>
          <w:rFonts w:ascii="Montserrat" w:hAnsi="Montserrat" w:cs="Arial"/>
          <w:bCs/>
          <w:color w:val="000000" w:themeColor="text1"/>
          <w:sz w:val="20"/>
          <w:szCs w:val="20"/>
        </w:rPr>
      </w:pPr>
      <w:r>
        <w:rPr>
          <w:rFonts w:ascii="Montserrat" w:hAnsi="Montserrat" w:cs="Arial"/>
          <w:bCs/>
          <w:color w:val="000000" w:themeColor="text1"/>
          <w:sz w:val="20"/>
          <w:szCs w:val="20"/>
        </w:rPr>
        <w:t>Se debe permitir el cierre de sesión de forma manual cuando el usuario seleccione la opción "Salir" y se debe redirigir la página al módulo de autenticación.</w:t>
      </w:r>
    </w:p>
    <w:p w14:paraId="12203B98" w14:textId="77777777" w:rsidR="006A4FDA" w:rsidRDefault="006A4FDA">
      <w:pPr>
        <w:rPr>
          <w:rFonts w:ascii="Montserrat" w:hAnsi="Montserrat" w:cs="Arial"/>
          <w:bCs/>
          <w:color w:val="000000" w:themeColor="text1"/>
          <w:sz w:val="20"/>
          <w:szCs w:val="20"/>
        </w:rPr>
      </w:pPr>
    </w:p>
    <w:p w14:paraId="799AF814" w14:textId="29AFDFAA" w:rsidR="006A4FDA" w:rsidDel="00A04C37" w:rsidRDefault="00A04C37">
      <w:pPr>
        <w:jc w:val="both"/>
        <w:rPr>
          <w:del w:id="145" w:author="Licencia Office" w:date="2026-02-05T13:26:00Z" w16du:dateUtc="2026-02-05T19:26:00Z"/>
          <w:rFonts w:ascii="Montserrat" w:hAnsi="Montserrat" w:cs="Arial"/>
          <w:bCs/>
          <w:color w:val="000000" w:themeColor="text1"/>
          <w:sz w:val="20"/>
          <w:szCs w:val="20"/>
        </w:rPr>
      </w:pPr>
      <w:ins w:id="146" w:author="Licencia Office" w:date="2026-02-05T13:26:00Z" w16du:dateUtc="2026-02-05T19:26:00Z">
        <w:r w:rsidRPr="00A04C37">
          <w:rPr>
            <w:rFonts w:ascii="Montserrat" w:hAnsi="Montserrat" w:cs="Arial"/>
            <w:bCs/>
            <w:color w:val="000000" w:themeColor="text1"/>
            <w:sz w:val="20"/>
            <w:szCs w:val="20"/>
            <w:highlight w:val="yellow"/>
            <w:rPrChange w:id="147" w:author="Licencia Office" w:date="2026-02-05T13:26:00Z" w16du:dateUtc="2026-02-05T19:26:00Z">
              <w:rPr>
                <w:rFonts w:ascii="Montserrat" w:hAnsi="Montserrat" w:cs="Arial"/>
                <w:bCs/>
                <w:color w:val="000000" w:themeColor="text1"/>
                <w:sz w:val="20"/>
                <w:szCs w:val="20"/>
              </w:rPr>
            </w:rPrChange>
          </w:rPr>
          <w:t>La sesión debe cerrarse de forma automática cuando esta se encuentre inactiva por el PAC y permanezca abierta en un plazo mayor a 10 minutos</w:t>
        </w:r>
      </w:ins>
      <w:del w:id="148" w:author="Licencia Office" w:date="2026-02-05T13:26:00Z" w16du:dateUtc="2026-02-05T19:26:00Z">
        <w:r w:rsidRPr="00A04C37" w:rsidDel="00A04C37">
          <w:rPr>
            <w:rFonts w:ascii="Montserrat" w:hAnsi="Montserrat" w:cs="Arial"/>
            <w:bCs/>
            <w:color w:val="000000" w:themeColor="text1"/>
            <w:sz w:val="20"/>
            <w:szCs w:val="20"/>
            <w:highlight w:val="yellow"/>
            <w:rPrChange w:id="149" w:author="Licencia Office" w:date="2026-02-05T13:26:00Z" w16du:dateUtc="2026-02-05T19:26:00Z">
              <w:rPr>
                <w:rFonts w:ascii="Montserrat" w:hAnsi="Montserrat" w:cs="Arial"/>
                <w:bCs/>
                <w:color w:val="000000" w:themeColor="text1"/>
                <w:sz w:val="20"/>
                <w:szCs w:val="20"/>
              </w:rPr>
            </w:rPrChange>
          </w:rPr>
          <w:delText>La sesión debe cerrarse de forma automática cuando esta se encuentre inactiva por el usuario de acuerdo a los tiempos establecidos en el portal privado del contribuyente, al cerrarse debe redirigir la página al Módulo de autentificación.</w:delText>
        </w:r>
      </w:del>
    </w:p>
    <w:p w14:paraId="5140801F" w14:textId="77777777" w:rsidR="00A04C37" w:rsidRDefault="00A04C37">
      <w:pPr>
        <w:jc w:val="both"/>
        <w:rPr>
          <w:ins w:id="150" w:author="Licencia Office" w:date="2026-02-05T13:26:00Z" w16du:dateUtc="2026-02-05T19:26:00Z"/>
          <w:rFonts w:ascii="Montserrat" w:hAnsi="Montserrat" w:cs="Arial"/>
          <w:bCs/>
          <w:color w:val="000000" w:themeColor="text1"/>
          <w:sz w:val="20"/>
          <w:szCs w:val="20"/>
        </w:rPr>
      </w:pPr>
    </w:p>
    <w:p w14:paraId="492C0A81" w14:textId="77777777" w:rsidR="006A4FDA" w:rsidRDefault="006A4FDA">
      <w:pPr>
        <w:jc w:val="both"/>
        <w:rPr>
          <w:rFonts w:ascii="Montserrat" w:hAnsi="Montserrat" w:cs="Arial"/>
          <w:bCs/>
          <w:color w:val="000000" w:themeColor="text1"/>
          <w:sz w:val="20"/>
          <w:szCs w:val="20"/>
        </w:rPr>
      </w:pPr>
    </w:p>
    <w:p w14:paraId="399BDECA" w14:textId="77777777" w:rsidR="006A4FDA" w:rsidDel="00273609" w:rsidRDefault="00000000">
      <w:pPr>
        <w:pStyle w:val="Ttulo1"/>
        <w:spacing w:before="0" w:after="0"/>
        <w:jc w:val="both"/>
        <w:rPr>
          <w:del w:id="151" w:author="Licencia Office" w:date="2026-02-05T11:38:00Z" w16du:dateUtc="2026-02-05T17:38:00Z"/>
          <w:rFonts w:ascii="Montserrat" w:hAnsi="Montserrat"/>
          <w:sz w:val="20"/>
          <w:szCs w:val="20"/>
        </w:rPr>
      </w:pPr>
      <w:bookmarkStart w:id="152" w:name="_Toc177657314"/>
      <w:bookmarkStart w:id="153" w:name="_Toc177643972"/>
      <w:r>
        <w:rPr>
          <w:rFonts w:ascii="Montserrat" w:hAnsi="Montserrat"/>
          <w:sz w:val="20"/>
          <w:szCs w:val="20"/>
        </w:rPr>
        <w:t>ND02.- CONSULTA DE LAS INCIDENCIAS DE RECEPCIÓN DE CFDI O CFDI RETENCIONES.</w:t>
      </w:r>
      <w:bookmarkEnd w:id="152"/>
      <w:bookmarkEnd w:id="153"/>
    </w:p>
    <w:p w14:paraId="2BBEC2C0" w14:textId="77777777" w:rsidR="006A4FDA" w:rsidRDefault="006A4FDA">
      <w:pPr>
        <w:pStyle w:val="Ttulo1"/>
        <w:spacing w:before="0" w:after="0"/>
        <w:jc w:val="both"/>
        <w:rPr>
          <w:rFonts w:ascii="Montserrat" w:hAnsi="Montserrat"/>
          <w:sz w:val="20"/>
          <w:szCs w:val="20"/>
        </w:rPr>
        <w:pPrChange w:id="154" w:author="Licencia Office" w:date="2026-02-05T11:38:00Z" w16du:dateUtc="2026-02-05T17:38:00Z">
          <w:pPr>
            <w:pStyle w:val="Ttulo1"/>
            <w:jc w:val="both"/>
          </w:pPr>
        </w:pPrChange>
      </w:pPr>
    </w:p>
    <w:p w14:paraId="5590C39D" w14:textId="77777777" w:rsidR="00273609" w:rsidRDefault="00000000">
      <w:pPr>
        <w:tabs>
          <w:tab w:val="left" w:pos="5460"/>
        </w:tabs>
        <w:spacing w:line="276" w:lineRule="auto"/>
        <w:jc w:val="both"/>
        <w:rPr>
          <w:ins w:id="155" w:author="Licencia Office" w:date="2026-02-05T11:39:00Z" w16du:dateUtc="2026-02-05T17:39:00Z"/>
          <w:rFonts w:ascii="Montserrat" w:hAnsi="Montserrat" w:cs="Arial"/>
          <w:color w:val="000000" w:themeColor="text1"/>
          <w:sz w:val="20"/>
          <w:szCs w:val="20"/>
        </w:rPr>
      </w:pPr>
      <w:r>
        <w:rPr>
          <w:rFonts w:ascii="Montserrat" w:hAnsi="Montserrat" w:cs="Arial"/>
          <w:color w:val="000000" w:themeColor="text1"/>
          <w:sz w:val="20"/>
          <w:szCs w:val="20"/>
        </w:rPr>
        <w:t>Debe permitir la consulta de incidencias para CFDI y CFDI de Retenciones en el Servicio de Recepción.</w:t>
      </w:r>
      <w:bookmarkStart w:id="156" w:name="_Toc177657315"/>
    </w:p>
    <w:p w14:paraId="67BB2791" w14:textId="77777777" w:rsidR="00273609" w:rsidRDefault="00273609">
      <w:pPr>
        <w:tabs>
          <w:tab w:val="left" w:pos="5460"/>
        </w:tabs>
        <w:spacing w:line="276" w:lineRule="auto"/>
        <w:jc w:val="both"/>
        <w:rPr>
          <w:ins w:id="157" w:author="Licencia Office" w:date="2026-02-05T11:39:00Z" w16du:dateUtc="2026-02-05T17:39:00Z"/>
          <w:rFonts w:ascii="Montserrat" w:hAnsi="Montserrat" w:cs="Arial"/>
          <w:color w:val="000000" w:themeColor="text1"/>
          <w:sz w:val="20"/>
          <w:szCs w:val="20"/>
        </w:rPr>
      </w:pPr>
    </w:p>
    <w:p w14:paraId="11ABD53D" w14:textId="6675EE61" w:rsidR="006A4FDA" w:rsidRDefault="00000000">
      <w:pPr>
        <w:tabs>
          <w:tab w:val="left" w:pos="5460"/>
        </w:tabs>
        <w:spacing w:line="276" w:lineRule="auto"/>
        <w:jc w:val="both"/>
        <w:rPr>
          <w:rFonts w:ascii="Montserrat" w:hAnsi="Montserrat" w:cs="Arial"/>
          <w:color w:val="000000" w:themeColor="text1"/>
          <w:sz w:val="20"/>
          <w:szCs w:val="20"/>
        </w:rPr>
      </w:pPr>
      <w:r>
        <w:rPr>
          <w:rFonts w:ascii="Montserrat" w:hAnsi="Montserrat"/>
          <w:sz w:val="20"/>
          <w:szCs w:val="20"/>
        </w:rPr>
        <w:t>C</w:t>
      </w:r>
      <w:ins w:id="158" w:author="Licencia Office" w:date="2026-02-05T11:39:00Z" w16du:dateUtc="2026-02-05T17:39:00Z">
        <w:r w:rsidR="00273609">
          <w:rPr>
            <w:rFonts w:ascii="Montserrat" w:hAnsi="Montserrat"/>
            <w:sz w:val="20"/>
            <w:szCs w:val="20"/>
          </w:rPr>
          <w:t>onsulta Incidentes CFDI</w:t>
        </w:r>
      </w:ins>
      <w:del w:id="159" w:author="Licencia Office" w:date="2026-02-05T11:39:00Z" w16du:dateUtc="2026-02-05T17:39:00Z">
        <w:r w:rsidDel="00273609">
          <w:rPr>
            <w:rFonts w:ascii="Montserrat" w:hAnsi="Montserrat"/>
            <w:sz w:val="20"/>
            <w:szCs w:val="20"/>
          </w:rPr>
          <w:delText>ONSULTA INCIDENTES CFDI</w:delText>
        </w:r>
      </w:del>
      <w:r>
        <w:rPr>
          <w:rFonts w:ascii="Montserrat" w:hAnsi="Montserrat"/>
          <w:sz w:val="20"/>
          <w:szCs w:val="20"/>
        </w:rPr>
        <w:t>.</w:t>
      </w:r>
      <w:bookmarkEnd w:id="156"/>
    </w:p>
    <w:p w14:paraId="08204707" w14:textId="77777777" w:rsidR="006A4FDA" w:rsidRDefault="006A4FDA">
      <w:pPr>
        <w:tabs>
          <w:tab w:val="left" w:pos="5460"/>
        </w:tabs>
        <w:spacing w:line="276" w:lineRule="auto"/>
        <w:ind w:left="5460" w:hanging="5460"/>
        <w:jc w:val="both"/>
        <w:rPr>
          <w:rFonts w:ascii="Montserrat" w:hAnsi="Montserrat" w:cs="Arial"/>
          <w:bCs/>
          <w:color w:val="000000" w:themeColor="text1"/>
          <w:sz w:val="20"/>
          <w:szCs w:val="20"/>
        </w:rPr>
      </w:pPr>
    </w:p>
    <w:p w14:paraId="59517E0E" w14:textId="77777777" w:rsidR="006A4FDA" w:rsidRDefault="00000000">
      <w:pPr>
        <w:tabs>
          <w:tab w:val="left" w:pos="5460"/>
        </w:tabs>
        <w:spacing w:line="276" w:lineRule="auto"/>
        <w:jc w:val="both"/>
        <w:rPr>
          <w:rFonts w:ascii="Montserrat" w:hAnsi="Montserrat" w:cs="Arial"/>
          <w:bCs/>
          <w:color w:val="000000" w:themeColor="text1"/>
          <w:sz w:val="20"/>
          <w:szCs w:val="20"/>
        </w:rPr>
      </w:pPr>
      <w:r>
        <w:rPr>
          <w:rFonts w:ascii="Montserrat" w:hAnsi="Montserrat" w:cs="Arial"/>
          <w:bCs/>
          <w:color w:val="000000" w:themeColor="text1"/>
          <w:sz w:val="20"/>
          <w:szCs w:val="20"/>
        </w:rPr>
        <w:t>Al seleccionar esta opción el aplicativo permitirá la consulta de los registros de incidencias para los CFDI en su</w:t>
      </w:r>
      <w:del w:id="160" w:author="Licencia Office" w:date="2026-01-28T15:42:00Z" w16du:dateUtc="2026-01-28T21:42:00Z">
        <w:r w:rsidDel="00B21BF4">
          <w:rPr>
            <w:rFonts w:ascii="Montserrat" w:hAnsi="Montserrat" w:cs="Arial"/>
            <w:bCs/>
            <w:color w:val="000000" w:themeColor="text1"/>
            <w:sz w:val="20"/>
            <w:szCs w:val="20"/>
          </w:rPr>
          <w:delText>s</w:delText>
        </w:r>
      </w:del>
      <w:r>
        <w:rPr>
          <w:rFonts w:ascii="Montserrat" w:hAnsi="Montserrat" w:cs="Arial"/>
          <w:bCs/>
          <w:color w:val="000000" w:themeColor="text1"/>
          <w:sz w:val="20"/>
          <w:szCs w:val="20"/>
        </w:rPr>
        <w:t xml:space="preserve"> version</w:t>
      </w:r>
      <w:del w:id="161" w:author="Licencia Office" w:date="2026-03-11T12:29:00Z" w16du:dateUtc="2026-03-11T18:29:00Z">
        <w:r w:rsidDel="00B4262B">
          <w:rPr>
            <w:rFonts w:ascii="Montserrat" w:hAnsi="Montserrat" w:cs="Arial"/>
            <w:bCs/>
            <w:color w:val="000000" w:themeColor="text1"/>
            <w:sz w:val="20"/>
            <w:szCs w:val="20"/>
          </w:rPr>
          <w:delText>e</w:delText>
        </w:r>
      </w:del>
      <w:del w:id="162" w:author="Licencia Office" w:date="2026-01-28T15:42:00Z" w16du:dateUtc="2026-01-28T21:42:00Z">
        <w:r w:rsidDel="00B21BF4">
          <w:rPr>
            <w:rFonts w:ascii="Montserrat" w:hAnsi="Montserrat" w:cs="Arial"/>
            <w:bCs/>
            <w:color w:val="000000" w:themeColor="text1"/>
            <w:sz w:val="20"/>
            <w:szCs w:val="20"/>
          </w:rPr>
          <w:delText>s 3.3 y</w:delText>
        </w:r>
      </w:del>
      <w:r>
        <w:rPr>
          <w:rFonts w:ascii="Montserrat" w:hAnsi="Montserrat" w:cs="Arial"/>
          <w:bCs/>
          <w:color w:val="000000" w:themeColor="text1"/>
          <w:sz w:val="20"/>
          <w:szCs w:val="20"/>
        </w:rPr>
        <w:t xml:space="preserve"> 4.0 al momento de su envío, mostrando en pantalla las siguientes opciones: </w:t>
      </w:r>
    </w:p>
    <w:p w14:paraId="265DC6DD" w14:textId="77777777" w:rsidR="006A4FDA" w:rsidRDefault="006A4FDA">
      <w:pPr>
        <w:tabs>
          <w:tab w:val="left" w:pos="5460"/>
        </w:tabs>
        <w:spacing w:line="276" w:lineRule="auto"/>
        <w:jc w:val="both"/>
        <w:rPr>
          <w:rFonts w:ascii="Montserrat" w:hAnsi="Montserrat" w:cs="Arial"/>
          <w:bCs/>
          <w:color w:val="000000" w:themeColor="text1"/>
          <w:sz w:val="20"/>
          <w:szCs w:val="20"/>
        </w:rPr>
      </w:pPr>
    </w:p>
    <w:p w14:paraId="76A2D5B6" w14:textId="77777777" w:rsidR="006A4FDA" w:rsidRDefault="00000000">
      <w:pPr>
        <w:pStyle w:val="Prrafodelista"/>
        <w:numPr>
          <w:ilvl w:val="0"/>
          <w:numId w:val="7"/>
        </w:numPr>
        <w:tabs>
          <w:tab w:val="left" w:pos="5460"/>
        </w:tabs>
        <w:spacing w:line="276" w:lineRule="auto"/>
        <w:ind w:left="720"/>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lastRenderedPageBreak/>
        <w:t xml:space="preserve">Breadcrumb: </w:t>
      </w:r>
      <w:r>
        <w:rPr>
          <w:rFonts w:ascii="Montserrat" w:hAnsi="Montserrat" w:cs="Arial"/>
          <w:color w:val="000000" w:themeColor="text1"/>
          <w:sz w:val="20"/>
          <w:szCs w:val="20"/>
        </w:rPr>
        <w:t>Inicio &gt; Consulta Incidentes CFDI</w:t>
      </w:r>
    </w:p>
    <w:p w14:paraId="5FEDA79E" w14:textId="3B55286C" w:rsidR="006A4FDA" w:rsidDel="00273609" w:rsidRDefault="00000000">
      <w:pPr>
        <w:pStyle w:val="Prrafodelista"/>
        <w:numPr>
          <w:ilvl w:val="0"/>
          <w:numId w:val="7"/>
        </w:numPr>
        <w:tabs>
          <w:tab w:val="left" w:pos="5460"/>
        </w:tabs>
        <w:spacing w:line="276" w:lineRule="auto"/>
        <w:ind w:left="720"/>
        <w:contextualSpacing w:val="0"/>
        <w:jc w:val="both"/>
        <w:rPr>
          <w:del w:id="163" w:author="Licencia Office" w:date="2026-02-05T11:40:00Z" w16du:dateUtc="2026-02-05T17:40:00Z"/>
          <w:rFonts w:ascii="Montserrat" w:hAnsi="Montserrat" w:cs="Arial"/>
          <w:b/>
          <w:color w:val="000000" w:themeColor="text1"/>
          <w:sz w:val="20"/>
          <w:szCs w:val="20"/>
        </w:rPr>
      </w:pPr>
      <w:del w:id="164" w:author="Licencia Office" w:date="2026-02-05T11:40:00Z" w16du:dateUtc="2026-02-05T17:40:00Z">
        <w:r w:rsidDel="00273609">
          <w:rPr>
            <w:rFonts w:ascii="Montserrat" w:hAnsi="Montserrat" w:cs="Arial"/>
            <w:b/>
            <w:color w:val="000000" w:themeColor="text1"/>
            <w:sz w:val="20"/>
            <w:szCs w:val="20"/>
          </w:rPr>
          <w:delText xml:space="preserve">Titulo centrado: </w:delText>
        </w:r>
        <w:r w:rsidDel="00273609">
          <w:rPr>
            <w:rFonts w:ascii="Montserrat" w:hAnsi="Montserrat" w:cs="Arial"/>
            <w:color w:val="000000" w:themeColor="text1"/>
            <w:sz w:val="20"/>
            <w:szCs w:val="20"/>
          </w:rPr>
          <w:delText>Consulta Incidentes CFDI</w:delText>
        </w:r>
      </w:del>
    </w:p>
    <w:p w14:paraId="3B444605" w14:textId="265EE3BA" w:rsidR="006A4FDA" w:rsidDel="00A378F6" w:rsidRDefault="00000000">
      <w:pPr>
        <w:pStyle w:val="Prrafodelista"/>
        <w:numPr>
          <w:ilvl w:val="0"/>
          <w:numId w:val="7"/>
        </w:numPr>
        <w:tabs>
          <w:tab w:val="left" w:pos="5460"/>
        </w:tabs>
        <w:spacing w:line="276" w:lineRule="auto"/>
        <w:ind w:left="720"/>
        <w:contextualSpacing w:val="0"/>
        <w:jc w:val="both"/>
        <w:rPr>
          <w:del w:id="165" w:author="Licencia Office" w:date="2026-02-05T11:44:00Z" w16du:dateUtc="2026-02-05T17:44:00Z"/>
          <w:rFonts w:ascii="Montserrat" w:hAnsi="Montserrat" w:cs="Arial"/>
          <w:bCs/>
          <w:color w:val="000000" w:themeColor="text1"/>
          <w:sz w:val="20"/>
          <w:szCs w:val="20"/>
        </w:rPr>
      </w:pPr>
      <w:del w:id="166" w:author="Licencia Office" w:date="2026-02-05T11:44:00Z" w16du:dateUtc="2026-02-05T17:44:00Z">
        <w:r w:rsidDel="00A378F6">
          <w:rPr>
            <w:rFonts w:ascii="Montserrat" w:hAnsi="Montserrat" w:cs="Arial"/>
            <w:b/>
            <w:bCs/>
            <w:color w:val="000000" w:themeColor="text1"/>
            <w:sz w:val="20"/>
            <w:szCs w:val="20"/>
          </w:rPr>
          <w:delText>Nombre usuario</w:delText>
        </w:r>
        <w:r w:rsidDel="00A378F6">
          <w:rPr>
            <w:rFonts w:ascii="Montserrat" w:hAnsi="Montserrat" w:cs="Arial"/>
            <w:bCs/>
            <w:color w:val="000000" w:themeColor="text1"/>
            <w:sz w:val="20"/>
            <w:szCs w:val="20"/>
          </w:rPr>
          <w:delText>: Mostrar el nombre completo del usuario a</w:delText>
        </w:r>
        <w:commentRangeStart w:id="167"/>
        <w:r w:rsidDel="00A378F6">
          <w:rPr>
            <w:rFonts w:ascii="Montserrat" w:hAnsi="Montserrat" w:cs="Arial"/>
            <w:bCs/>
            <w:color w:val="000000" w:themeColor="text1"/>
            <w:sz w:val="20"/>
            <w:szCs w:val="20"/>
          </w:rPr>
          <w:delText>utenticado.</w:delText>
        </w:r>
        <w:commentRangeEnd w:id="167"/>
        <w:r w:rsidDel="00A378F6">
          <w:rPr>
            <w:rStyle w:val="Refdecomentario"/>
            <w:rFonts w:ascii="Montserrat" w:hAnsi="Montserrat" w:cs="Arial"/>
            <w:bCs/>
            <w:color w:val="000000" w:themeColor="text1"/>
            <w:sz w:val="20"/>
            <w:szCs w:val="20"/>
          </w:rPr>
          <w:commentReference w:id="167"/>
        </w:r>
      </w:del>
    </w:p>
    <w:p w14:paraId="453EFDB1" w14:textId="77777777" w:rsidR="006A4FDA" w:rsidRDefault="00000000">
      <w:pPr>
        <w:pStyle w:val="Prrafodelista"/>
        <w:numPr>
          <w:ilvl w:val="0"/>
          <w:numId w:val="7"/>
        </w:numPr>
        <w:tabs>
          <w:tab w:val="left" w:pos="5460"/>
        </w:tabs>
        <w:spacing w:line="276" w:lineRule="auto"/>
        <w:ind w:left="720"/>
        <w:contextualSpacing w:val="0"/>
        <w:jc w:val="both"/>
        <w:rPr>
          <w:ins w:id="168" w:author="Licencia Office" w:date="2026-02-05T11:45:00Z" w16du:dateUtc="2026-02-05T17:45:00Z"/>
          <w:rFonts w:ascii="Montserrat" w:hAnsi="Montserrat" w:cs="Arial"/>
          <w:bCs/>
          <w:color w:val="000000" w:themeColor="text1"/>
          <w:sz w:val="20"/>
          <w:szCs w:val="20"/>
        </w:rPr>
      </w:pPr>
      <w:r>
        <w:rPr>
          <w:rFonts w:ascii="Montserrat" w:hAnsi="Montserrat" w:cs="Arial"/>
          <w:b/>
          <w:bCs/>
          <w:color w:val="000000" w:themeColor="text1"/>
          <w:sz w:val="20"/>
          <w:szCs w:val="20"/>
        </w:rPr>
        <w:t>RFC</w:t>
      </w:r>
      <w:r>
        <w:rPr>
          <w:rFonts w:ascii="Montserrat" w:hAnsi="Montserrat" w:cs="Arial"/>
          <w:bCs/>
          <w:color w:val="000000" w:themeColor="text1"/>
          <w:sz w:val="20"/>
          <w:szCs w:val="20"/>
        </w:rPr>
        <w:t>: Mostrar el RFC del usuario autenticado.</w:t>
      </w:r>
    </w:p>
    <w:p w14:paraId="79BD136D" w14:textId="2DF4623A" w:rsidR="00A378F6" w:rsidRPr="002E64C3" w:rsidRDefault="00A378F6" w:rsidP="00A378F6">
      <w:pPr>
        <w:pStyle w:val="Prrafodelista"/>
        <w:numPr>
          <w:ilvl w:val="0"/>
          <w:numId w:val="7"/>
        </w:numPr>
        <w:tabs>
          <w:tab w:val="left" w:pos="5460"/>
        </w:tabs>
        <w:spacing w:line="276" w:lineRule="auto"/>
        <w:ind w:left="720"/>
        <w:contextualSpacing w:val="0"/>
        <w:jc w:val="both"/>
        <w:rPr>
          <w:rFonts w:ascii="Montserrat" w:hAnsi="Montserrat" w:cs="Arial"/>
          <w:bCs/>
          <w:color w:val="000000" w:themeColor="text1"/>
          <w:sz w:val="20"/>
          <w:szCs w:val="20"/>
          <w:highlight w:val="yellow"/>
          <w:rPrChange w:id="169" w:author="Licencia Office" w:date="2026-02-05T13:17:00Z" w16du:dateUtc="2026-02-05T19:17:00Z">
            <w:rPr/>
          </w:rPrChange>
        </w:rPr>
      </w:pPr>
      <w:ins w:id="170" w:author="Licencia Office" w:date="2026-02-05T11:45:00Z" w16du:dateUtc="2026-02-05T17:45:00Z">
        <w:r w:rsidRPr="002E64C3">
          <w:rPr>
            <w:rFonts w:ascii="Montserrat" w:hAnsi="Montserrat" w:cs="Arial"/>
            <w:b/>
            <w:bCs/>
            <w:color w:val="000000" w:themeColor="text1"/>
            <w:sz w:val="20"/>
            <w:szCs w:val="20"/>
            <w:highlight w:val="yellow"/>
            <w:rPrChange w:id="171" w:author="Licencia Office" w:date="2026-02-05T13:17:00Z" w16du:dateUtc="2026-02-05T19:17:00Z">
              <w:rPr>
                <w:rFonts w:ascii="Montserrat" w:hAnsi="Montserrat" w:cs="Arial"/>
                <w:b/>
                <w:bCs/>
                <w:color w:val="000000" w:themeColor="text1"/>
                <w:sz w:val="20"/>
                <w:szCs w:val="20"/>
              </w:rPr>
            </w:rPrChange>
          </w:rPr>
          <w:t>Salir</w:t>
        </w:r>
        <w:r w:rsidRPr="002E64C3">
          <w:rPr>
            <w:rFonts w:ascii="Montserrat" w:hAnsi="Montserrat" w:cs="Arial"/>
            <w:bCs/>
            <w:color w:val="000000" w:themeColor="text1"/>
            <w:sz w:val="20"/>
            <w:szCs w:val="20"/>
            <w:highlight w:val="yellow"/>
            <w:rPrChange w:id="172" w:author="Licencia Office" w:date="2026-02-05T13:17:00Z" w16du:dateUtc="2026-02-05T19:17:00Z">
              <w:rPr>
                <w:rFonts w:ascii="Montserrat" w:hAnsi="Montserrat" w:cs="Arial"/>
                <w:bCs/>
                <w:color w:val="000000" w:themeColor="text1"/>
                <w:sz w:val="20"/>
                <w:szCs w:val="20"/>
              </w:rPr>
            </w:rPrChange>
          </w:rPr>
          <w:t>: Botón para cerrar sesión</w:t>
        </w:r>
      </w:ins>
    </w:p>
    <w:p w14:paraId="1C973AE8" w14:textId="77777777" w:rsidR="006A4FDA" w:rsidRDefault="00000000">
      <w:pPr>
        <w:pStyle w:val="Prrafodelista"/>
        <w:numPr>
          <w:ilvl w:val="0"/>
          <w:numId w:val="7"/>
        </w:numPr>
        <w:tabs>
          <w:tab w:val="left" w:pos="5460"/>
        </w:tabs>
        <w:spacing w:line="276" w:lineRule="auto"/>
        <w:ind w:left="720"/>
        <w:contextualSpacing w:val="0"/>
        <w:jc w:val="both"/>
        <w:rPr>
          <w:rFonts w:ascii="Montserrat" w:hAnsi="Montserrat" w:cs="Arial"/>
          <w:bCs/>
          <w:color w:val="000000" w:themeColor="text1"/>
          <w:sz w:val="20"/>
          <w:szCs w:val="20"/>
        </w:rPr>
      </w:pPr>
      <w:r>
        <w:rPr>
          <w:rFonts w:ascii="Montserrat" w:hAnsi="Montserrat" w:cs="Arial"/>
          <w:b/>
          <w:bCs/>
          <w:color w:val="000000" w:themeColor="text1"/>
          <w:sz w:val="20"/>
          <w:szCs w:val="20"/>
        </w:rPr>
        <w:t xml:space="preserve">Tipo de consulta: </w:t>
      </w:r>
      <w:r>
        <w:rPr>
          <w:rFonts w:ascii="Montserrat" w:hAnsi="Montserrat" w:cs="Arial"/>
          <w:bCs/>
          <w:color w:val="000000" w:themeColor="text1"/>
          <w:sz w:val="20"/>
          <w:szCs w:val="20"/>
        </w:rPr>
        <w:t xml:space="preserve">Permite seleccionar el criterio de consulta: </w:t>
      </w:r>
      <w:r>
        <w:rPr>
          <w:rFonts w:ascii="Montserrat" w:hAnsi="Montserrat" w:cs="Arial"/>
          <w:b/>
          <w:bCs/>
          <w:color w:val="000000" w:themeColor="text1"/>
          <w:sz w:val="20"/>
          <w:szCs w:val="20"/>
        </w:rPr>
        <w:t>‘Incidentes Servicio de Recepción’ o ‘Incidentes Validaciones Adicionales’.</w:t>
      </w:r>
    </w:p>
    <w:p w14:paraId="6735F6E9" w14:textId="75F6AD32" w:rsidR="006A4FDA" w:rsidRDefault="00000000">
      <w:pPr>
        <w:rPr>
          <w:rFonts w:ascii="Montserrat" w:hAnsi="Montserrat" w:cs="Arial"/>
          <w:bCs/>
          <w:color w:val="000000" w:themeColor="text1"/>
          <w:sz w:val="20"/>
          <w:szCs w:val="20"/>
        </w:rPr>
        <w:pPrChange w:id="173" w:author="Licencia Office" w:date="2026-02-05T11:41:00Z" w16du:dateUtc="2026-02-05T17:41:00Z">
          <w:pPr>
            <w:jc w:val="center"/>
          </w:pPr>
        </w:pPrChange>
      </w:pPr>
      <w:del w:id="174" w:author="Licencia Office" w:date="2026-02-05T11:40:00Z" w16du:dateUtc="2026-02-05T17:40:00Z">
        <w:r w:rsidDel="00273609">
          <w:rPr>
            <w:noProof/>
          </w:rPr>
          <w:drawing>
            <wp:inline distT="0" distB="0" distL="0" distR="0" wp14:anchorId="566D5A10" wp14:editId="2F97E830">
              <wp:extent cx="5612130" cy="2557145"/>
              <wp:effectExtent l="0" t="0" r="0" b="0"/>
              <wp:docPr id="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
                      <pic:cNvPicPr>
                        <a:picLocks noChangeAspect="1" noChangeArrowheads="1"/>
                      </pic:cNvPicPr>
                    </pic:nvPicPr>
                    <pic:blipFill>
                      <a:blip r:embed="rId18"/>
                      <a:stretch>
                        <a:fillRect/>
                      </a:stretch>
                    </pic:blipFill>
                    <pic:spPr bwMode="auto">
                      <a:xfrm>
                        <a:off x="0" y="0"/>
                        <a:ext cx="5612130" cy="2557145"/>
                      </a:xfrm>
                      <a:prstGeom prst="rect">
                        <a:avLst/>
                      </a:prstGeom>
                    </pic:spPr>
                  </pic:pic>
                </a:graphicData>
              </a:graphic>
            </wp:inline>
          </w:drawing>
        </w:r>
      </w:del>
      <w:ins w:id="175" w:author="Licencia Office" w:date="2026-03-11T12:32:00Z" w16du:dateUtc="2026-03-11T18:32:00Z">
        <w:r w:rsidR="00B4262B" w:rsidRPr="00B4262B">
          <w:rPr>
            <w:rFonts w:ascii="Montserrat" w:hAnsi="Montserrat" w:cs="Arial"/>
            <w:bCs/>
            <w:noProof/>
            <w:color w:val="000000" w:themeColor="text1"/>
            <w:sz w:val="20"/>
            <w:szCs w:val="20"/>
          </w:rPr>
          <w:drawing>
            <wp:inline distT="0" distB="0" distL="0" distR="0" wp14:anchorId="135F4DB4" wp14:editId="2266D6D6">
              <wp:extent cx="5941060" cy="3234690"/>
              <wp:effectExtent l="0" t="0" r="2540" b="3810"/>
              <wp:docPr id="1287535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5057" name=""/>
                      <pic:cNvPicPr/>
                    </pic:nvPicPr>
                    <pic:blipFill>
                      <a:blip r:embed="rId19"/>
                      <a:stretch>
                        <a:fillRect/>
                      </a:stretch>
                    </pic:blipFill>
                    <pic:spPr>
                      <a:xfrm>
                        <a:off x="0" y="0"/>
                        <a:ext cx="5941060" cy="3234690"/>
                      </a:xfrm>
                      <a:prstGeom prst="rect">
                        <a:avLst/>
                      </a:prstGeom>
                    </pic:spPr>
                  </pic:pic>
                </a:graphicData>
              </a:graphic>
            </wp:inline>
          </w:drawing>
        </w:r>
      </w:ins>
    </w:p>
    <w:p w14:paraId="1C4E42DB"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016788DB" w14:textId="77777777" w:rsidR="006A4FDA" w:rsidRDefault="00000000">
      <w:pPr>
        <w:pStyle w:val="Ttulo3"/>
        <w:numPr>
          <w:ilvl w:val="0"/>
          <w:numId w:val="26"/>
        </w:numPr>
        <w:rPr>
          <w:rFonts w:ascii="Montserrat" w:hAnsi="Montserrat"/>
          <w:sz w:val="20"/>
          <w:szCs w:val="20"/>
        </w:rPr>
      </w:pPr>
      <w:bookmarkStart w:id="176" w:name="_Toc177144549"/>
      <w:bookmarkStart w:id="177" w:name="_Toc177657322"/>
      <w:r>
        <w:rPr>
          <w:rFonts w:ascii="Montserrat" w:hAnsi="Montserrat"/>
          <w:sz w:val="20"/>
          <w:szCs w:val="20"/>
        </w:rPr>
        <w:t>CONSULTA INCIDENTES CFDI DE RETENCIONES.</w:t>
      </w:r>
      <w:bookmarkEnd w:id="176"/>
      <w:bookmarkEnd w:id="177"/>
    </w:p>
    <w:p w14:paraId="7BF9DCFF" w14:textId="77777777" w:rsidR="006A4FDA" w:rsidRDefault="006A4FDA"/>
    <w:p w14:paraId="08E9D4E2" w14:textId="57A63474" w:rsidR="006A4FDA" w:rsidRDefault="00000000">
      <w:pPr>
        <w:pStyle w:val="Prrafodelista"/>
        <w:tabs>
          <w:tab w:val="left" w:pos="5460"/>
        </w:tabs>
        <w:spacing w:line="276" w:lineRule="auto"/>
        <w:ind w:left="0"/>
        <w:contextualSpacing w:val="0"/>
        <w:jc w:val="both"/>
        <w:rPr>
          <w:rFonts w:ascii="Montserrat" w:hAnsi="Montserrat"/>
          <w:sz w:val="20"/>
          <w:szCs w:val="20"/>
        </w:rPr>
      </w:pPr>
      <w:r>
        <w:rPr>
          <w:rFonts w:ascii="Montserrat" w:hAnsi="Montserrat"/>
          <w:sz w:val="20"/>
          <w:szCs w:val="20"/>
        </w:rPr>
        <w:t>Al seleccionar esta opción el sistema permitirá la consulta de los registros de incidencias para los CFDI de Retenciones en su</w:t>
      </w:r>
      <w:del w:id="178" w:author="Licencia Office" w:date="2026-01-28T16:04:00Z" w16du:dateUtc="2026-01-28T22:04:00Z">
        <w:r w:rsidDel="00B651DE">
          <w:rPr>
            <w:rFonts w:ascii="Montserrat" w:hAnsi="Montserrat"/>
            <w:sz w:val="20"/>
            <w:szCs w:val="20"/>
          </w:rPr>
          <w:delText>s</w:delText>
        </w:r>
      </w:del>
      <w:r>
        <w:rPr>
          <w:rFonts w:ascii="Montserrat" w:hAnsi="Montserrat"/>
          <w:sz w:val="20"/>
          <w:szCs w:val="20"/>
        </w:rPr>
        <w:t xml:space="preserve"> </w:t>
      </w:r>
      <w:del w:id="179" w:author="Licencia Office" w:date="2026-02-05T13:12:00Z" w16du:dateUtc="2026-02-05T19:12:00Z">
        <w:r w:rsidDel="00E2399D">
          <w:rPr>
            <w:rFonts w:ascii="Montserrat" w:hAnsi="Montserrat"/>
            <w:sz w:val="20"/>
            <w:szCs w:val="20"/>
          </w:rPr>
          <w:delText>version</w:delText>
        </w:r>
      </w:del>
      <w:ins w:id="180" w:author="Licencia Office" w:date="2026-02-05T13:12:00Z" w16du:dateUtc="2026-02-05T19:12:00Z">
        <w:r w:rsidR="00E2399D">
          <w:rPr>
            <w:rFonts w:ascii="Montserrat" w:hAnsi="Montserrat"/>
            <w:sz w:val="20"/>
            <w:szCs w:val="20"/>
          </w:rPr>
          <w:t>versión</w:t>
        </w:r>
      </w:ins>
      <w:del w:id="181" w:author="Licencia Office" w:date="2026-01-28T16:04:00Z" w16du:dateUtc="2026-01-28T22:04:00Z">
        <w:r w:rsidDel="00B651DE">
          <w:rPr>
            <w:rFonts w:ascii="Montserrat" w:hAnsi="Montserrat"/>
            <w:sz w:val="20"/>
            <w:szCs w:val="20"/>
          </w:rPr>
          <w:delText>es 1.0 y</w:delText>
        </w:r>
      </w:del>
      <w:r>
        <w:rPr>
          <w:rFonts w:ascii="Montserrat" w:hAnsi="Montserrat"/>
          <w:sz w:val="20"/>
          <w:szCs w:val="20"/>
        </w:rPr>
        <w:t xml:space="preserve"> 2.0 al momento de su envío, mostrando en pantalla las siguientes opciones: </w:t>
      </w:r>
    </w:p>
    <w:p w14:paraId="0D988579" w14:textId="77777777" w:rsidR="006A4FDA" w:rsidRDefault="006A4FDA">
      <w:pPr>
        <w:pStyle w:val="Prrafodelista"/>
        <w:tabs>
          <w:tab w:val="left" w:pos="5460"/>
        </w:tabs>
        <w:spacing w:line="276" w:lineRule="auto"/>
        <w:ind w:left="0"/>
        <w:contextualSpacing w:val="0"/>
        <w:jc w:val="both"/>
        <w:rPr>
          <w:rFonts w:ascii="Montserrat" w:hAnsi="Montserrat" w:cs="Arial"/>
          <w:bCs/>
          <w:color w:val="000000" w:themeColor="text1"/>
          <w:sz w:val="20"/>
          <w:szCs w:val="20"/>
        </w:rPr>
      </w:pPr>
    </w:p>
    <w:p w14:paraId="2F451C3E" w14:textId="77777777" w:rsidR="006A4FDA" w:rsidDel="00A378F6" w:rsidRDefault="00000000">
      <w:pPr>
        <w:pStyle w:val="Prrafodelista"/>
        <w:numPr>
          <w:ilvl w:val="0"/>
          <w:numId w:val="7"/>
        </w:numPr>
        <w:tabs>
          <w:tab w:val="left" w:pos="5460"/>
        </w:tabs>
        <w:spacing w:line="276" w:lineRule="auto"/>
        <w:ind w:left="720"/>
        <w:contextualSpacing w:val="0"/>
        <w:jc w:val="both"/>
        <w:rPr>
          <w:del w:id="182" w:author="Licencia Office" w:date="2026-02-05T11:43:00Z" w16du:dateUtc="2026-02-05T17:43:00Z"/>
          <w:rFonts w:ascii="Montserrat" w:hAnsi="Montserrat" w:cs="Arial"/>
          <w:b/>
          <w:color w:val="000000" w:themeColor="text1"/>
          <w:sz w:val="20"/>
          <w:szCs w:val="20"/>
        </w:rPr>
      </w:pPr>
      <w:r>
        <w:rPr>
          <w:rFonts w:ascii="Montserrat" w:hAnsi="Montserrat" w:cs="Arial"/>
          <w:b/>
          <w:sz w:val="19"/>
          <w:szCs w:val="19"/>
        </w:rPr>
        <w:t xml:space="preserve">Breadcrumb: </w:t>
      </w:r>
      <w:r>
        <w:rPr>
          <w:rFonts w:ascii="Montserrat" w:hAnsi="Montserrat" w:cs="Arial"/>
          <w:color w:val="000000" w:themeColor="text1"/>
          <w:sz w:val="20"/>
          <w:szCs w:val="20"/>
        </w:rPr>
        <w:t>Inicio &gt; Consulta Incidentes CFDI de Retenciones</w:t>
      </w:r>
    </w:p>
    <w:p w14:paraId="09595397" w14:textId="77777777" w:rsidR="006A4FDA" w:rsidRPr="00A378F6" w:rsidDel="00A378F6" w:rsidRDefault="00000000" w:rsidP="00A378F6">
      <w:pPr>
        <w:pStyle w:val="Prrafodelista"/>
        <w:numPr>
          <w:ilvl w:val="0"/>
          <w:numId w:val="7"/>
        </w:numPr>
        <w:tabs>
          <w:tab w:val="left" w:pos="5460"/>
        </w:tabs>
        <w:spacing w:line="276" w:lineRule="auto"/>
        <w:ind w:left="720"/>
        <w:contextualSpacing w:val="0"/>
        <w:jc w:val="both"/>
        <w:rPr>
          <w:del w:id="183" w:author="Licencia Office" w:date="2026-02-05T11:44:00Z" w16du:dateUtc="2026-02-05T17:44:00Z"/>
          <w:rFonts w:ascii="Montserrat" w:hAnsi="Montserrat" w:cs="Arial"/>
          <w:b/>
          <w:color w:val="000000" w:themeColor="text1"/>
          <w:sz w:val="20"/>
          <w:szCs w:val="20"/>
          <w:rPrChange w:id="184" w:author="Licencia Office" w:date="2026-02-05T11:43:00Z" w16du:dateUtc="2026-02-05T17:43:00Z">
            <w:rPr>
              <w:del w:id="185" w:author="Licencia Office" w:date="2026-02-05T11:44:00Z" w16du:dateUtc="2026-02-05T17:44:00Z"/>
              <w:b/>
            </w:rPr>
          </w:rPrChange>
        </w:rPr>
      </w:pPr>
      <w:del w:id="186" w:author="Licencia Office" w:date="2026-02-05T11:43:00Z" w16du:dateUtc="2026-02-05T17:43:00Z">
        <w:r w:rsidRPr="00A378F6" w:rsidDel="00A378F6">
          <w:rPr>
            <w:rFonts w:ascii="Montserrat" w:hAnsi="Montserrat" w:cs="Arial"/>
            <w:b/>
            <w:color w:val="000000" w:themeColor="text1"/>
            <w:sz w:val="20"/>
            <w:szCs w:val="20"/>
            <w:rPrChange w:id="187" w:author="Licencia Office" w:date="2026-02-05T11:43:00Z" w16du:dateUtc="2026-02-05T17:43:00Z">
              <w:rPr>
                <w:b/>
              </w:rPr>
            </w:rPrChange>
          </w:rPr>
          <w:delText xml:space="preserve">Titulo centrado: </w:delText>
        </w:r>
        <w:r w:rsidRPr="00A378F6" w:rsidDel="00A378F6">
          <w:rPr>
            <w:rFonts w:ascii="Montserrat" w:hAnsi="Montserrat" w:cs="Arial"/>
            <w:color w:val="000000" w:themeColor="text1"/>
            <w:sz w:val="20"/>
            <w:szCs w:val="20"/>
            <w:rPrChange w:id="188" w:author="Licencia Office" w:date="2026-02-05T11:43:00Z" w16du:dateUtc="2026-02-05T17:43:00Z">
              <w:rPr/>
            </w:rPrChange>
          </w:rPr>
          <w:delText>Consulta Incidentes CFDI de Retenciones</w:delText>
        </w:r>
      </w:del>
    </w:p>
    <w:p w14:paraId="42E86BE5" w14:textId="253F95FE" w:rsidR="006A4FDA" w:rsidRPr="00A378F6" w:rsidRDefault="00000000">
      <w:pPr>
        <w:pStyle w:val="Prrafodelista"/>
        <w:numPr>
          <w:ilvl w:val="0"/>
          <w:numId w:val="7"/>
        </w:numPr>
        <w:tabs>
          <w:tab w:val="left" w:pos="5460"/>
        </w:tabs>
        <w:spacing w:line="276" w:lineRule="auto"/>
        <w:ind w:left="720"/>
        <w:contextualSpacing w:val="0"/>
        <w:jc w:val="both"/>
        <w:rPr>
          <w:rFonts w:ascii="Montserrat" w:hAnsi="Montserrat" w:cs="Arial"/>
          <w:sz w:val="19"/>
          <w:szCs w:val="19"/>
          <w:rPrChange w:id="189" w:author="Licencia Office" w:date="2026-02-05T11:44:00Z" w16du:dateUtc="2026-02-05T17:44:00Z">
            <w:rPr/>
          </w:rPrChange>
        </w:rPr>
        <w:pPrChange w:id="190" w:author="Licencia Office" w:date="2026-02-05T11:44:00Z" w16du:dateUtc="2026-02-05T17:44:00Z">
          <w:pPr>
            <w:pStyle w:val="Prrafodelista"/>
            <w:numPr>
              <w:numId w:val="7"/>
            </w:numPr>
            <w:tabs>
              <w:tab w:val="num" w:pos="0"/>
              <w:tab w:val="left" w:pos="5460"/>
            </w:tabs>
            <w:spacing w:line="276" w:lineRule="auto"/>
            <w:ind w:left="709" w:hanging="360"/>
            <w:contextualSpacing w:val="0"/>
            <w:jc w:val="both"/>
          </w:pPr>
        </w:pPrChange>
      </w:pPr>
      <w:del w:id="191" w:author="Licencia Office" w:date="2026-02-05T11:44:00Z" w16du:dateUtc="2026-02-05T17:44:00Z">
        <w:r w:rsidRPr="00A378F6" w:rsidDel="00A378F6">
          <w:rPr>
            <w:rFonts w:ascii="Montserrat" w:hAnsi="Montserrat" w:cs="Arial"/>
            <w:b/>
            <w:sz w:val="19"/>
            <w:szCs w:val="19"/>
            <w:rPrChange w:id="192" w:author="Licencia Office" w:date="2026-02-05T11:44:00Z" w16du:dateUtc="2026-02-05T17:44:00Z">
              <w:rPr>
                <w:b/>
              </w:rPr>
            </w:rPrChange>
          </w:rPr>
          <w:delText xml:space="preserve">Nombre usuario: </w:delText>
        </w:r>
        <w:r w:rsidRPr="00A378F6" w:rsidDel="00A378F6">
          <w:rPr>
            <w:rFonts w:ascii="Montserrat" w:hAnsi="Montserrat" w:cs="Arial"/>
            <w:sz w:val="19"/>
            <w:szCs w:val="19"/>
            <w:rPrChange w:id="193" w:author="Licencia Office" w:date="2026-02-05T11:44:00Z" w16du:dateUtc="2026-02-05T17:44:00Z">
              <w:rPr/>
            </w:rPrChange>
          </w:rPr>
          <w:delText xml:space="preserve">Mostrar el </w:delText>
        </w:r>
      </w:del>
      <w:del w:id="194" w:author="Licencia Office" w:date="2026-02-05T11:43:00Z" w16du:dateUtc="2026-02-05T17:43:00Z">
        <w:r w:rsidRPr="00A378F6" w:rsidDel="00A378F6">
          <w:rPr>
            <w:rFonts w:ascii="Montserrat" w:hAnsi="Montserrat" w:cs="Arial"/>
            <w:sz w:val="19"/>
            <w:szCs w:val="19"/>
            <w:rPrChange w:id="195" w:author="Licencia Office" w:date="2026-02-05T11:44:00Z" w16du:dateUtc="2026-02-05T17:44:00Z">
              <w:rPr/>
            </w:rPrChange>
          </w:rPr>
          <w:delText>nombre completo del usuario autenticado.</w:delText>
        </w:r>
        <w:commentRangeStart w:id="196"/>
        <w:commentRangeEnd w:id="196"/>
        <w:r w:rsidRPr="00A378F6" w:rsidDel="00A378F6">
          <w:rPr>
            <w:rStyle w:val="Refdecomentario"/>
            <w:rFonts w:ascii="Montserrat" w:hAnsi="Montserrat" w:cs="Arial"/>
            <w:sz w:val="19"/>
            <w:szCs w:val="19"/>
            <w:rPrChange w:id="197" w:author="Licencia Office" w:date="2026-02-05T11:44:00Z" w16du:dateUtc="2026-02-05T17:44:00Z">
              <w:rPr>
                <w:rStyle w:val="Refdecomentario"/>
                <w:sz w:val="24"/>
                <w:szCs w:val="24"/>
              </w:rPr>
            </w:rPrChange>
          </w:rPr>
          <w:commentReference w:id="196"/>
        </w:r>
      </w:del>
    </w:p>
    <w:p w14:paraId="69801831" w14:textId="77777777" w:rsidR="006A4FDA" w:rsidRDefault="00000000">
      <w:pPr>
        <w:pStyle w:val="Prrafodelista"/>
        <w:numPr>
          <w:ilvl w:val="0"/>
          <w:numId w:val="7"/>
        </w:numPr>
        <w:tabs>
          <w:tab w:val="left" w:pos="5460"/>
        </w:tabs>
        <w:spacing w:line="276" w:lineRule="auto"/>
        <w:ind w:left="720"/>
        <w:contextualSpacing w:val="0"/>
        <w:jc w:val="both"/>
        <w:rPr>
          <w:ins w:id="198" w:author="Licencia Office" w:date="2026-02-05T11:44:00Z" w16du:dateUtc="2026-02-05T17:44:00Z"/>
          <w:rFonts w:ascii="Montserrat" w:hAnsi="Montserrat" w:cs="Arial"/>
          <w:bCs/>
          <w:color w:val="000000" w:themeColor="text1"/>
          <w:sz w:val="20"/>
          <w:szCs w:val="20"/>
        </w:rPr>
      </w:pPr>
      <w:r>
        <w:rPr>
          <w:rFonts w:ascii="Montserrat" w:hAnsi="Montserrat" w:cs="Arial"/>
          <w:b/>
          <w:bCs/>
          <w:color w:val="000000" w:themeColor="text1"/>
          <w:sz w:val="20"/>
          <w:szCs w:val="20"/>
        </w:rPr>
        <w:t>RFC</w:t>
      </w:r>
      <w:r>
        <w:rPr>
          <w:rFonts w:ascii="Montserrat" w:hAnsi="Montserrat" w:cs="Arial"/>
          <w:bCs/>
          <w:color w:val="000000" w:themeColor="text1"/>
          <w:sz w:val="20"/>
          <w:szCs w:val="20"/>
        </w:rPr>
        <w:t>: Mostrar el RFC del usuario autenticado.</w:t>
      </w:r>
    </w:p>
    <w:p w14:paraId="532FAF8C" w14:textId="54F92A7B" w:rsidR="00A378F6" w:rsidRPr="00A378F6" w:rsidRDefault="00A378F6">
      <w:pPr>
        <w:pStyle w:val="Prrafodelista"/>
        <w:numPr>
          <w:ilvl w:val="0"/>
          <w:numId w:val="7"/>
        </w:numPr>
        <w:tabs>
          <w:tab w:val="left" w:pos="5460"/>
        </w:tabs>
        <w:spacing w:line="276" w:lineRule="auto"/>
        <w:ind w:left="720"/>
        <w:contextualSpacing w:val="0"/>
        <w:jc w:val="both"/>
        <w:rPr>
          <w:rFonts w:ascii="Montserrat" w:hAnsi="Montserrat" w:cs="Arial"/>
          <w:bCs/>
          <w:color w:val="000000" w:themeColor="text1"/>
          <w:sz w:val="20"/>
          <w:szCs w:val="20"/>
          <w:highlight w:val="yellow"/>
          <w:rPrChange w:id="199" w:author="Licencia Office" w:date="2026-02-05T11:45:00Z" w16du:dateUtc="2026-02-05T17:45:00Z">
            <w:rPr>
              <w:rFonts w:ascii="Montserrat" w:hAnsi="Montserrat" w:cs="Arial"/>
              <w:bCs/>
              <w:color w:val="000000" w:themeColor="text1"/>
              <w:sz w:val="20"/>
              <w:szCs w:val="20"/>
            </w:rPr>
          </w:rPrChange>
        </w:rPr>
      </w:pPr>
      <w:ins w:id="200" w:author="Licencia Office" w:date="2026-02-05T11:44:00Z" w16du:dateUtc="2026-02-05T17:44:00Z">
        <w:r w:rsidRPr="00A378F6">
          <w:rPr>
            <w:rFonts w:ascii="Montserrat" w:hAnsi="Montserrat" w:cs="Arial"/>
            <w:b/>
            <w:bCs/>
            <w:color w:val="000000" w:themeColor="text1"/>
            <w:sz w:val="20"/>
            <w:szCs w:val="20"/>
            <w:highlight w:val="yellow"/>
            <w:rPrChange w:id="201" w:author="Licencia Office" w:date="2026-02-05T11:45:00Z" w16du:dateUtc="2026-02-05T17:45:00Z">
              <w:rPr>
                <w:rFonts w:ascii="Montserrat" w:hAnsi="Montserrat" w:cs="Arial"/>
                <w:b/>
                <w:bCs/>
                <w:color w:val="000000" w:themeColor="text1"/>
                <w:sz w:val="20"/>
                <w:szCs w:val="20"/>
              </w:rPr>
            </w:rPrChange>
          </w:rPr>
          <w:t>Salir</w:t>
        </w:r>
        <w:r w:rsidRPr="00A378F6">
          <w:rPr>
            <w:rFonts w:ascii="Montserrat" w:hAnsi="Montserrat" w:cs="Arial"/>
            <w:bCs/>
            <w:color w:val="000000" w:themeColor="text1"/>
            <w:sz w:val="20"/>
            <w:szCs w:val="20"/>
            <w:highlight w:val="yellow"/>
            <w:rPrChange w:id="202" w:author="Licencia Office" w:date="2026-02-05T11:45:00Z" w16du:dateUtc="2026-02-05T17:45:00Z">
              <w:rPr>
                <w:rFonts w:ascii="Montserrat" w:hAnsi="Montserrat" w:cs="Arial"/>
                <w:b/>
                <w:bCs/>
                <w:color w:val="000000" w:themeColor="text1"/>
                <w:sz w:val="20"/>
                <w:szCs w:val="20"/>
              </w:rPr>
            </w:rPrChange>
          </w:rPr>
          <w:t>:</w:t>
        </w:r>
        <w:r w:rsidRPr="00A378F6">
          <w:rPr>
            <w:rFonts w:ascii="Montserrat" w:hAnsi="Montserrat" w:cs="Arial"/>
            <w:bCs/>
            <w:color w:val="000000" w:themeColor="text1"/>
            <w:sz w:val="20"/>
            <w:szCs w:val="20"/>
            <w:highlight w:val="yellow"/>
            <w:rPrChange w:id="203" w:author="Licencia Office" w:date="2026-02-05T11:45:00Z" w16du:dateUtc="2026-02-05T17:45:00Z">
              <w:rPr>
                <w:rFonts w:ascii="Montserrat" w:hAnsi="Montserrat" w:cs="Arial"/>
                <w:bCs/>
                <w:color w:val="000000" w:themeColor="text1"/>
                <w:sz w:val="20"/>
                <w:szCs w:val="20"/>
              </w:rPr>
            </w:rPrChange>
          </w:rPr>
          <w:t xml:space="preserve"> </w:t>
        </w:r>
      </w:ins>
      <w:ins w:id="204" w:author="Licencia Office" w:date="2026-02-05T11:45:00Z" w16du:dateUtc="2026-02-05T17:45:00Z">
        <w:r w:rsidRPr="00A378F6">
          <w:rPr>
            <w:rFonts w:ascii="Montserrat" w:hAnsi="Montserrat" w:cs="Arial"/>
            <w:bCs/>
            <w:color w:val="000000" w:themeColor="text1"/>
            <w:sz w:val="20"/>
            <w:szCs w:val="20"/>
            <w:highlight w:val="yellow"/>
            <w:rPrChange w:id="205" w:author="Licencia Office" w:date="2026-02-05T11:45:00Z" w16du:dateUtc="2026-02-05T17:45:00Z">
              <w:rPr>
                <w:rFonts w:ascii="Montserrat" w:hAnsi="Montserrat" w:cs="Arial"/>
                <w:bCs/>
                <w:color w:val="000000" w:themeColor="text1"/>
                <w:sz w:val="20"/>
                <w:szCs w:val="20"/>
              </w:rPr>
            </w:rPrChange>
          </w:rPr>
          <w:t>Botón</w:t>
        </w:r>
      </w:ins>
      <w:ins w:id="206" w:author="Licencia Office" w:date="2026-02-05T11:44:00Z" w16du:dateUtc="2026-02-05T17:44:00Z">
        <w:r w:rsidRPr="00A378F6">
          <w:rPr>
            <w:rFonts w:ascii="Montserrat" w:hAnsi="Montserrat" w:cs="Arial"/>
            <w:bCs/>
            <w:color w:val="000000" w:themeColor="text1"/>
            <w:sz w:val="20"/>
            <w:szCs w:val="20"/>
            <w:highlight w:val="yellow"/>
            <w:rPrChange w:id="207" w:author="Licencia Office" w:date="2026-02-05T11:45:00Z" w16du:dateUtc="2026-02-05T17:45:00Z">
              <w:rPr>
                <w:rFonts w:ascii="Montserrat" w:hAnsi="Montserrat" w:cs="Arial"/>
                <w:bCs/>
                <w:color w:val="000000" w:themeColor="text1"/>
                <w:sz w:val="20"/>
                <w:szCs w:val="20"/>
              </w:rPr>
            </w:rPrChange>
          </w:rPr>
          <w:t xml:space="preserve"> par</w:t>
        </w:r>
      </w:ins>
      <w:ins w:id="208" w:author="Licencia Office" w:date="2026-02-05T11:45:00Z" w16du:dateUtc="2026-02-05T17:45:00Z">
        <w:r w:rsidRPr="00A378F6">
          <w:rPr>
            <w:rFonts w:ascii="Montserrat" w:hAnsi="Montserrat" w:cs="Arial"/>
            <w:bCs/>
            <w:color w:val="000000" w:themeColor="text1"/>
            <w:sz w:val="20"/>
            <w:szCs w:val="20"/>
            <w:highlight w:val="yellow"/>
            <w:rPrChange w:id="209" w:author="Licencia Office" w:date="2026-02-05T11:45:00Z" w16du:dateUtc="2026-02-05T17:45:00Z">
              <w:rPr>
                <w:rFonts w:ascii="Montserrat" w:hAnsi="Montserrat" w:cs="Arial"/>
                <w:bCs/>
                <w:color w:val="000000" w:themeColor="text1"/>
                <w:sz w:val="20"/>
                <w:szCs w:val="20"/>
              </w:rPr>
            </w:rPrChange>
          </w:rPr>
          <w:t>a cerrar sesión</w:t>
        </w:r>
      </w:ins>
    </w:p>
    <w:p w14:paraId="722CEE22" w14:textId="77777777" w:rsidR="006A4FDA" w:rsidRDefault="00000000">
      <w:pPr>
        <w:pStyle w:val="Prrafodelista"/>
        <w:numPr>
          <w:ilvl w:val="0"/>
          <w:numId w:val="7"/>
        </w:numPr>
        <w:tabs>
          <w:tab w:val="left" w:pos="5460"/>
        </w:tabs>
        <w:spacing w:line="276" w:lineRule="auto"/>
        <w:ind w:left="709"/>
        <w:contextualSpacing w:val="0"/>
        <w:jc w:val="both"/>
        <w:rPr>
          <w:rFonts w:ascii="Montserrat" w:hAnsi="Montserrat" w:cs="Arial"/>
          <w:bCs/>
          <w:sz w:val="19"/>
          <w:szCs w:val="19"/>
        </w:rPr>
      </w:pPr>
      <w:r>
        <w:rPr>
          <w:rFonts w:ascii="Montserrat" w:hAnsi="Montserrat" w:cs="Arial"/>
          <w:b/>
          <w:bCs/>
          <w:sz w:val="19"/>
          <w:szCs w:val="19"/>
        </w:rPr>
        <w:t>Tipo de consulta</w:t>
      </w:r>
      <w:r>
        <w:rPr>
          <w:rFonts w:ascii="Montserrat" w:hAnsi="Montserrat" w:cs="Arial"/>
          <w:bCs/>
          <w:sz w:val="19"/>
          <w:szCs w:val="19"/>
        </w:rPr>
        <w:t>: Permite seleccionar el criterio de consulta (‘Incidentes Servicio de Recepción’ o ‘Incidentes Validaciones Adicionales’).</w:t>
      </w:r>
    </w:p>
    <w:p w14:paraId="40B8827E" w14:textId="77777777" w:rsidR="006A4FDA" w:rsidRDefault="006A4FDA" w:rsidP="00BD340D">
      <w:pPr>
        <w:pStyle w:val="Prrafodelista"/>
        <w:ind w:left="567"/>
        <w:rPr>
          <w:rFonts w:ascii="Montserrat" w:hAnsi="Montserrat" w:cs="Arial"/>
          <w:bCs/>
          <w:sz w:val="19"/>
          <w:szCs w:val="19"/>
        </w:rPr>
      </w:pPr>
    </w:p>
    <w:p w14:paraId="0172E43C" w14:textId="2DEE9726" w:rsidR="006A4FDA" w:rsidRDefault="00000000">
      <w:pPr>
        <w:pStyle w:val="Prrafodelista"/>
        <w:tabs>
          <w:tab w:val="left" w:pos="5460"/>
        </w:tabs>
        <w:spacing w:line="276" w:lineRule="auto"/>
        <w:ind w:left="0"/>
        <w:contextualSpacing w:val="0"/>
        <w:jc w:val="center"/>
        <w:rPr>
          <w:rFonts w:ascii="Montserrat" w:hAnsi="Montserrat" w:cs="Arial"/>
          <w:bCs/>
          <w:color w:val="000000" w:themeColor="text1"/>
          <w:sz w:val="20"/>
          <w:szCs w:val="20"/>
        </w:rPr>
      </w:pPr>
      <w:del w:id="210" w:author="Licencia Office" w:date="2026-02-05T11:43:00Z" w16du:dateUtc="2026-02-05T17:43:00Z">
        <w:r w:rsidDel="00A378F6">
          <w:rPr>
            <w:noProof/>
          </w:rPr>
          <w:lastRenderedPageBreak/>
          <w:drawing>
            <wp:inline distT="0" distB="0" distL="0" distR="0" wp14:anchorId="712EFBA3" wp14:editId="02C63774">
              <wp:extent cx="5612130" cy="2085340"/>
              <wp:effectExtent l="0" t="0" r="0" b="0"/>
              <wp:docPr id="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9"/>
                      <pic:cNvPicPr>
                        <a:picLocks noChangeAspect="1" noChangeArrowheads="1"/>
                      </pic:cNvPicPr>
                    </pic:nvPicPr>
                    <pic:blipFill>
                      <a:blip r:embed="rId20"/>
                      <a:stretch>
                        <a:fillRect/>
                      </a:stretch>
                    </pic:blipFill>
                    <pic:spPr bwMode="auto">
                      <a:xfrm>
                        <a:off x="0" y="0"/>
                        <a:ext cx="5612130" cy="2085340"/>
                      </a:xfrm>
                      <a:prstGeom prst="rect">
                        <a:avLst/>
                      </a:prstGeom>
                    </pic:spPr>
                  </pic:pic>
                </a:graphicData>
              </a:graphic>
            </wp:inline>
          </w:drawing>
        </w:r>
      </w:del>
      <w:ins w:id="211" w:author="Licencia Office" w:date="2026-02-05T11:43:00Z" w16du:dateUtc="2026-02-05T17:43:00Z">
        <w:r w:rsidR="00A378F6" w:rsidRPr="00A378F6">
          <w:rPr>
            <w:rFonts w:ascii="Montserrat" w:hAnsi="Montserrat" w:cs="Arial"/>
            <w:bCs/>
            <w:noProof/>
            <w:color w:val="000000" w:themeColor="text1"/>
            <w:sz w:val="20"/>
            <w:szCs w:val="20"/>
          </w:rPr>
          <w:drawing>
            <wp:inline distT="0" distB="0" distL="0" distR="0" wp14:anchorId="25FDCEF2" wp14:editId="46D1B2FF">
              <wp:extent cx="5941060" cy="2735580"/>
              <wp:effectExtent l="0" t="0" r="2540" b="7620"/>
              <wp:docPr id="152219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3874" name=""/>
                      <pic:cNvPicPr/>
                    </pic:nvPicPr>
                    <pic:blipFill>
                      <a:blip r:embed="rId21"/>
                      <a:stretch>
                        <a:fillRect/>
                      </a:stretch>
                    </pic:blipFill>
                    <pic:spPr>
                      <a:xfrm>
                        <a:off x="0" y="0"/>
                        <a:ext cx="5941060" cy="2735580"/>
                      </a:xfrm>
                      <a:prstGeom prst="rect">
                        <a:avLst/>
                      </a:prstGeom>
                    </pic:spPr>
                  </pic:pic>
                </a:graphicData>
              </a:graphic>
            </wp:inline>
          </w:drawing>
        </w:r>
      </w:ins>
    </w:p>
    <w:p w14:paraId="2FAA77B6"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7C8D0C1F" w14:textId="77777777" w:rsidR="006A4FDA" w:rsidRDefault="006A4FDA">
      <w:pPr>
        <w:tabs>
          <w:tab w:val="left" w:pos="5460"/>
        </w:tabs>
        <w:spacing w:line="276" w:lineRule="auto"/>
        <w:jc w:val="center"/>
        <w:rPr>
          <w:rFonts w:ascii="Montserrat" w:hAnsi="Montserrat" w:cs="Arial"/>
          <w:bCs/>
          <w:i/>
          <w:iCs/>
          <w:color w:val="000000" w:themeColor="text1"/>
          <w:sz w:val="16"/>
          <w:szCs w:val="16"/>
        </w:rPr>
      </w:pPr>
    </w:p>
    <w:p w14:paraId="4A170D61" w14:textId="77777777" w:rsidR="006A4FDA" w:rsidRDefault="00000000">
      <w:pPr>
        <w:pStyle w:val="Ttulo1"/>
        <w:rPr>
          <w:rFonts w:ascii="Montserrat" w:hAnsi="Montserrat"/>
          <w:sz w:val="20"/>
          <w:szCs w:val="20"/>
        </w:rPr>
      </w:pPr>
      <w:bookmarkStart w:id="212" w:name="_Toc177657323"/>
      <w:r>
        <w:rPr>
          <w:rFonts w:ascii="Montserrat" w:hAnsi="Montserrat"/>
          <w:sz w:val="20"/>
          <w:szCs w:val="20"/>
        </w:rPr>
        <w:t>ND03. CONSULTA INCIDENTES SERVICIO DE RECEPCIÓN</w:t>
      </w:r>
      <w:bookmarkEnd w:id="212"/>
    </w:p>
    <w:p w14:paraId="71690F7D" w14:textId="77777777" w:rsidR="006A4FDA" w:rsidRDefault="006A4FDA"/>
    <w:p w14:paraId="668412AA" w14:textId="7C16242B" w:rsidR="006A4FDA" w:rsidRDefault="00000000">
      <w:pPr>
        <w:tabs>
          <w:tab w:val="left" w:pos="5460"/>
        </w:tabs>
        <w:spacing w:line="276" w:lineRule="auto"/>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Al seleccionar el tipo de consulta  </w:t>
      </w:r>
      <w:r>
        <w:rPr>
          <w:rFonts w:ascii="Montserrat" w:hAnsi="Montserrat" w:cs="Arial"/>
          <w:b/>
          <w:bCs/>
          <w:color w:val="000000" w:themeColor="text1"/>
          <w:sz w:val="20"/>
          <w:szCs w:val="20"/>
        </w:rPr>
        <w:t>“Incidentes Servicio de Recepción”</w:t>
      </w:r>
      <w:r>
        <w:rPr>
          <w:rFonts w:ascii="Montserrat" w:hAnsi="Montserrat" w:cs="Arial"/>
          <w:bCs/>
          <w:color w:val="000000" w:themeColor="text1"/>
          <w:sz w:val="20"/>
          <w:szCs w:val="20"/>
        </w:rPr>
        <w:t>, se habilitarán dos botones para seleccionar el tipo de consulta, por folio fiscal (uno a uno) y por Fecha de Recepción (masiva por periodo de fecha de consulta), en caso de no seleccionar ningún botón los campos deberán estar bloqueados para su llenado.</w:t>
      </w:r>
    </w:p>
    <w:p w14:paraId="73CCDF18" w14:textId="77777777" w:rsidR="006A4FDA" w:rsidRDefault="00000000">
      <w:pPr>
        <w:pStyle w:val="Ttulo3"/>
        <w:numPr>
          <w:ilvl w:val="0"/>
          <w:numId w:val="27"/>
        </w:numPr>
        <w:rPr>
          <w:rFonts w:ascii="Montserrat" w:hAnsi="Montserrat"/>
          <w:bCs w:val="0"/>
          <w:sz w:val="20"/>
          <w:szCs w:val="20"/>
        </w:rPr>
      </w:pPr>
      <w:bookmarkStart w:id="213" w:name="_Toc177657324"/>
      <w:r>
        <w:rPr>
          <w:rFonts w:ascii="Montserrat" w:hAnsi="Montserrat"/>
          <w:sz w:val="20"/>
          <w:szCs w:val="20"/>
        </w:rPr>
        <w:t>BÚSQUEDA POR FOLIO FISCAL (Incidentes Servicio de Recepción)</w:t>
      </w:r>
      <w:bookmarkEnd w:id="213"/>
    </w:p>
    <w:p w14:paraId="159785AC" w14:textId="77777777" w:rsidR="006A4FDA" w:rsidRDefault="00000000">
      <w:pPr>
        <w:tabs>
          <w:tab w:val="left" w:pos="5460"/>
        </w:tabs>
        <w:spacing w:line="276" w:lineRule="auto"/>
        <w:jc w:val="both"/>
        <w:rPr>
          <w:rFonts w:ascii="Montserrat" w:hAnsi="Montserrat" w:cs="Arial"/>
          <w:bCs/>
          <w:color w:val="000000" w:themeColor="text1"/>
          <w:sz w:val="20"/>
          <w:szCs w:val="20"/>
        </w:rPr>
      </w:pPr>
      <w:r>
        <w:rPr>
          <w:rFonts w:ascii="Montserrat" w:hAnsi="Montserrat" w:cs="Arial"/>
          <w:bCs/>
          <w:color w:val="000000" w:themeColor="text1"/>
          <w:sz w:val="20"/>
          <w:szCs w:val="20"/>
        </w:rPr>
        <w:t>Al seleccionar esta opción el sistema debe permitir la captura del Folio Fiscal del CFDI que desea consultar.</w:t>
      </w:r>
    </w:p>
    <w:p w14:paraId="70EFC4F7" w14:textId="77777777" w:rsidR="006A4FDA" w:rsidRDefault="006A4FDA">
      <w:pPr>
        <w:pStyle w:val="Prrafodelista"/>
        <w:tabs>
          <w:tab w:val="left" w:pos="5460"/>
        </w:tabs>
        <w:spacing w:line="276" w:lineRule="auto"/>
        <w:jc w:val="both"/>
        <w:rPr>
          <w:rFonts w:ascii="Montserrat" w:hAnsi="Montserrat" w:cs="Arial"/>
          <w:bCs/>
          <w:color w:val="000000" w:themeColor="text1"/>
          <w:sz w:val="20"/>
          <w:szCs w:val="20"/>
        </w:rPr>
      </w:pPr>
    </w:p>
    <w:p w14:paraId="39641B63" w14:textId="7CB9DA75" w:rsidR="006A4FDA" w:rsidRDefault="00000000">
      <w:pPr>
        <w:tabs>
          <w:tab w:val="left" w:pos="5460"/>
        </w:tabs>
        <w:spacing w:line="276" w:lineRule="auto"/>
        <w:jc w:val="center"/>
        <w:rPr>
          <w:ins w:id="214" w:author="Licencia Office" w:date="2026-02-05T13:27:00Z" w16du:dateUtc="2026-02-05T19:27:00Z"/>
          <w:rFonts w:ascii="Montserrat" w:hAnsi="Montserrat" w:cs="Arial"/>
          <w:bCs/>
          <w:color w:val="000000" w:themeColor="text1"/>
          <w:sz w:val="20"/>
          <w:szCs w:val="20"/>
        </w:rPr>
      </w:pPr>
      <w:del w:id="215" w:author="Licencia Office" w:date="2026-02-05T12:00:00Z" w16du:dateUtc="2026-02-05T18:00:00Z">
        <w:r w:rsidDel="007A1A60">
          <w:rPr>
            <w:noProof/>
          </w:rPr>
          <w:lastRenderedPageBreak/>
          <w:drawing>
            <wp:inline distT="0" distB="0" distL="0" distR="0" wp14:anchorId="57B0EB11" wp14:editId="5C22B3E2">
              <wp:extent cx="3601085" cy="647700"/>
              <wp:effectExtent l="0" t="0" r="0" b="0"/>
              <wp:docPr id="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3"/>
                      <pic:cNvPicPr>
                        <a:picLocks noChangeAspect="1" noChangeArrowheads="1"/>
                      </pic:cNvPicPr>
                    </pic:nvPicPr>
                    <pic:blipFill>
                      <a:blip r:embed="rId22"/>
                      <a:stretch>
                        <a:fillRect/>
                      </a:stretch>
                    </pic:blipFill>
                    <pic:spPr bwMode="auto">
                      <a:xfrm>
                        <a:off x="0" y="0"/>
                        <a:ext cx="3601085" cy="647700"/>
                      </a:xfrm>
                      <a:prstGeom prst="rect">
                        <a:avLst/>
                      </a:prstGeom>
                    </pic:spPr>
                  </pic:pic>
                </a:graphicData>
              </a:graphic>
            </wp:inline>
          </w:drawing>
        </w:r>
      </w:del>
      <w:ins w:id="216" w:author="Licencia Office" w:date="2026-02-05T12:00:00Z" w16du:dateUtc="2026-02-05T18:00:00Z">
        <w:r w:rsidR="007A1A60" w:rsidRPr="007A1A60">
          <w:rPr>
            <w:rFonts w:ascii="Montserrat" w:hAnsi="Montserrat" w:cs="Arial"/>
            <w:bCs/>
            <w:noProof/>
            <w:color w:val="000000" w:themeColor="text1"/>
            <w:sz w:val="20"/>
            <w:szCs w:val="20"/>
          </w:rPr>
          <w:drawing>
            <wp:inline distT="0" distB="0" distL="0" distR="0" wp14:anchorId="00FEC6B3" wp14:editId="7A1785D6">
              <wp:extent cx="5941060" cy="3319145"/>
              <wp:effectExtent l="0" t="0" r="2540" b="0"/>
              <wp:docPr id="55008163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1634" name="Imagen 1" descr="Interfaz de usuario gráfica, Aplicación, Sitio web&#10;&#10;El contenido generado por IA puede ser incorrecto."/>
                      <pic:cNvPicPr/>
                    </pic:nvPicPr>
                    <pic:blipFill>
                      <a:blip r:embed="rId23"/>
                      <a:stretch>
                        <a:fillRect/>
                      </a:stretch>
                    </pic:blipFill>
                    <pic:spPr>
                      <a:xfrm>
                        <a:off x="0" y="0"/>
                        <a:ext cx="5941060" cy="3319145"/>
                      </a:xfrm>
                      <a:prstGeom prst="rect">
                        <a:avLst/>
                      </a:prstGeom>
                    </pic:spPr>
                  </pic:pic>
                </a:graphicData>
              </a:graphic>
            </wp:inline>
          </w:drawing>
        </w:r>
      </w:ins>
    </w:p>
    <w:p w14:paraId="4C22C61A" w14:textId="77777777" w:rsidR="00A04C37" w:rsidRDefault="00A04C37" w:rsidP="00A04C37">
      <w:pPr>
        <w:tabs>
          <w:tab w:val="left" w:pos="5460"/>
        </w:tabs>
        <w:jc w:val="center"/>
        <w:rPr>
          <w:ins w:id="217" w:author="Licencia Office" w:date="2026-02-05T13:27:00Z" w16du:dateUtc="2026-02-05T19:27:00Z"/>
          <w:rFonts w:ascii="Montserrat" w:hAnsi="Montserrat" w:cs="Arial"/>
          <w:color w:val="BFBFBF" w:themeColor="background1" w:themeShade="BF"/>
          <w:sz w:val="16"/>
          <w:szCs w:val="14"/>
          <w:u w:val="single"/>
        </w:rPr>
      </w:pPr>
      <w:ins w:id="218" w:author="Licencia Office" w:date="2026-02-05T13:27:00Z" w16du:dateUtc="2026-02-05T19:27:00Z">
        <w:r>
          <w:rPr>
            <w:rFonts w:ascii="Montserrat" w:hAnsi="Montserrat" w:cs="Arial"/>
            <w:color w:val="BFBFBF" w:themeColor="background1" w:themeShade="BF"/>
            <w:sz w:val="16"/>
            <w:szCs w:val="14"/>
            <w:u w:val="single"/>
          </w:rPr>
          <w:t>Nota: La imagen es exclusivamente de carácter ilustrativo, mas no limitativo.</w:t>
        </w:r>
      </w:ins>
    </w:p>
    <w:p w14:paraId="65214F37" w14:textId="77777777" w:rsidR="00A04C37" w:rsidRDefault="00A04C37">
      <w:pPr>
        <w:tabs>
          <w:tab w:val="left" w:pos="5460"/>
        </w:tabs>
        <w:spacing w:line="276" w:lineRule="auto"/>
        <w:jc w:val="center"/>
        <w:rPr>
          <w:rFonts w:ascii="Montserrat" w:hAnsi="Montserrat" w:cs="Arial"/>
          <w:bCs/>
          <w:color w:val="000000" w:themeColor="text1"/>
          <w:sz w:val="20"/>
          <w:szCs w:val="20"/>
        </w:rPr>
      </w:pPr>
    </w:p>
    <w:p w14:paraId="507B6EEB" w14:textId="77777777" w:rsidR="006A4FDA" w:rsidRDefault="00000000">
      <w:pPr>
        <w:tabs>
          <w:tab w:val="left" w:pos="5460"/>
        </w:tabs>
        <w:spacing w:line="276" w:lineRule="auto"/>
        <w:jc w:val="both"/>
        <w:rPr>
          <w:ins w:id="219" w:author="Licencia Office" w:date="2026-02-05T12:02:00Z" w16du:dateUtc="2026-02-05T18:02:00Z"/>
          <w:rFonts w:ascii="Montserrat" w:hAnsi="Montserrat" w:cs="Arial"/>
          <w:bCs/>
          <w:sz w:val="20"/>
          <w:szCs w:val="20"/>
        </w:rPr>
      </w:pPr>
      <w:r>
        <w:rPr>
          <w:rFonts w:ascii="Montserrat" w:hAnsi="Montserrat" w:cs="Arial"/>
          <w:bCs/>
          <w:sz w:val="20"/>
          <w:szCs w:val="20"/>
        </w:rPr>
        <w:t>Al seleccionar el botón de folio fiscal se deben deshabilitar los campos correspondientes a la consulta por periodo de fecha de recepción y concluir la consulta seleccionando el botón ‘</w:t>
      </w:r>
      <w:r>
        <w:rPr>
          <w:rFonts w:ascii="Montserrat" w:hAnsi="Montserrat" w:cs="Arial"/>
          <w:b/>
          <w:bCs/>
          <w:sz w:val="20"/>
          <w:szCs w:val="20"/>
        </w:rPr>
        <w:t>Consultar Incidentes’</w:t>
      </w:r>
      <w:r>
        <w:rPr>
          <w:rFonts w:ascii="Montserrat" w:hAnsi="Montserrat" w:cs="Arial"/>
          <w:bCs/>
          <w:sz w:val="20"/>
          <w:szCs w:val="20"/>
        </w:rPr>
        <w:t>.</w:t>
      </w:r>
    </w:p>
    <w:p w14:paraId="35A447B5" w14:textId="77777777" w:rsidR="00D5669B" w:rsidRDefault="00D5669B">
      <w:pPr>
        <w:tabs>
          <w:tab w:val="left" w:pos="5460"/>
        </w:tabs>
        <w:spacing w:line="276" w:lineRule="auto"/>
        <w:jc w:val="both"/>
        <w:rPr>
          <w:ins w:id="220" w:author="Licencia Office" w:date="2026-02-05T12:01:00Z" w16du:dateUtc="2026-02-05T18:01:00Z"/>
          <w:rFonts w:ascii="Montserrat" w:hAnsi="Montserrat" w:cs="Arial"/>
          <w:bCs/>
          <w:sz w:val="20"/>
          <w:szCs w:val="20"/>
        </w:rPr>
      </w:pPr>
    </w:p>
    <w:p w14:paraId="659A405C" w14:textId="7E0E2A01" w:rsidR="00D5669B" w:rsidRPr="00D5669B" w:rsidRDefault="00D5669B" w:rsidP="00D5669B">
      <w:pPr>
        <w:tabs>
          <w:tab w:val="left" w:pos="5460"/>
        </w:tabs>
        <w:spacing w:line="276" w:lineRule="auto"/>
        <w:jc w:val="both"/>
        <w:rPr>
          <w:ins w:id="221" w:author="Licencia Office" w:date="2026-02-05T12:01:00Z" w16du:dateUtc="2026-02-05T18:01:00Z"/>
          <w:rFonts w:ascii="Montserrat" w:hAnsi="Montserrat" w:cs="Arial"/>
          <w:bCs/>
          <w:sz w:val="20"/>
          <w:szCs w:val="20"/>
        </w:rPr>
      </w:pPr>
      <w:ins w:id="222" w:author="Licencia Office" w:date="2026-02-05T12:01:00Z" w16du:dateUtc="2026-02-05T18:01:00Z">
        <w:r w:rsidRPr="00D5669B">
          <w:rPr>
            <w:rFonts w:ascii="Montserrat" w:hAnsi="Montserrat" w:cs="Arial"/>
            <w:bCs/>
            <w:sz w:val="20"/>
            <w:szCs w:val="20"/>
            <w:highlight w:val="yellow"/>
            <w:rPrChange w:id="223" w:author="Licencia Office" w:date="2026-02-05T12:02:00Z" w16du:dateUtc="2026-02-05T18:02:00Z">
              <w:rPr>
                <w:rFonts w:ascii="Montserrat" w:hAnsi="Montserrat" w:cs="Arial"/>
                <w:bCs/>
                <w:sz w:val="20"/>
                <w:szCs w:val="20"/>
              </w:rPr>
            </w:rPrChange>
          </w:rPr>
          <w:t>Al seleccionar la opción por Folio Fiscal y al colocar el cursor en el tooltip “?” el sistema deberá mostrar el siguiente mensaje y el sistema aplicará lo que menciona el mismo:</w:t>
        </w:r>
      </w:ins>
    </w:p>
    <w:p w14:paraId="58A3BF76" w14:textId="69A3E3DC" w:rsidR="00D5669B" w:rsidRDefault="00D5669B" w:rsidP="00D5669B">
      <w:pPr>
        <w:tabs>
          <w:tab w:val="left" w:pos="5460"/>
        </w:tabs>
        <w:spacing w:line="276" w:lineRule="auto"/>
        <w:jc w:val="both"/>
        <w:rPr>
          <w:ins w:id="224" w:author="Licencia Office" w:date="2026-02-05T12:01:00Z" w16du:dateUtc="2026-02-05T18:01:00Z"/>
          <w:rFonts w:ascii="Montserrat" w:hAnsi="Montserrat" w:cs="Arial"/>
          <w:bCs/>
          <w:sz w:val="20"/>
          <w:szCs w:val="20"/>
        </w:rPr>
      </w:pPr>
      <w:ins w:id="225" w:author="Licencia Office" w:date="2026-02-05T12:01:00Z" w16du:dateUtc="2026-02-05T18:01:00Z">
        <w:r w:rsidRPr="00D5669B">
          <w:rPr>
            <w:rFonts w:ascii="Montserrat" w:hAnsi="Montserrat" w:cs="Arial"/>
            <w:bCs/>
            <w:sz w:val="20"/>
            <w:szCs w:val="20"/>
          </w:rPr>
          <w:t>"</w:t>
        </w:r>
        <w:r w:rsidRPr="00D5669B">
          <w:rPr>
            <w:rFonts w:ascii="Montserrat" w:hAnsi="Montserrat" w:cs="Arial"/>
            <w:b/>
            <w:sz w:val="20"/>
            <w:szCs w:val="20"/>
            <w:highlight w:val="yellow"/>
            <w:rPrChange w:id="226" w:author="Licencia Office" w:date="2026-02-05T12:02:00Z" w16du:dateUtc="2026-02-05T18:02:00Z">
              <w:rPr>
                <w:rFonts w:ascii="Montserrat" w:hAnsi="Montserrat" w:cs="Arial"/>
                <w:bCs/>
                <w:sz w:val="20"/>
                <w:szCs w:val="20"/>
              </w:rPr>
            </w:rPrChange>
          </w:rPr>
          <w:t>En esta opción sólo se podrán visualizar las incidencias de los comprobantes que fueron recibidos</w:t>
        </w:r>
        <w:r w:rsidRPr="00D5669B">
          <w:rPr>
            <w:rFonts w:ascii="Montserrat" w:hAnsi="Montserrat" w:cs="Arial"/>
            <w:bCs/>
            <w:sz w:val="20"/>
            <w:szCs w:val="20"/>
          </w:rPr>
          <w:t>"</w:t>
        </w:r>
        <w:r>
          <w:rPr>
            <w:rFonts w:ascii="Montserrat" w:hAnsi="Montserrat" w:cs="Arial"/>
            <w:bCs/>
            <w:sz w:val="20"/>
            <w:szCs w:val="20"/>
          </w:rPr>
          <w:t>.</w:t>
        </w:r>
      </w:ins>
    </w:p>
    <w:p w14:paraId="382F12A3" w14:textId="77777777" w:rsidR="00D5669B" w:rsidRDefault="00D5669B">
      <w:pPr>
        <w:tabs>
          <w:tab w:val="left" w:pos="5460"/>
        </w:tabs>
        <w:spacing w:line="276" w:lineRule="auto"/>
        <w:jc w:val="both"/>
        <w:rPr>
          <w:rFonts w:ascii="Montserrat" w:hAnsi="Montserrat" w:cs="Arial"/>
          <w:bCs/>
          <w:sz w:val="20"/>
          <w:szCs w:val="20"/>
        </w:rPr>
      </w:pPr>
    </w:p>
    <w:p w14:paraId="2A5B11ED" w14:textId="77777777" w:rsidR="006A4FDA" w:rsidRDefault="00000000">
      <w:pPr>
        <w:tabs>
          <w:tab w:val="left" w:pos="5460"/>
        </w:tabs>
        <w:spacing w:line="276" w:lineRule="auto"/>
        <w:jc w:val="center"/>
        <w:rPr>
          <w:rFonts w:ascii="Montserrat" w:hAnsi="Montserrat" w:cs="Arial"/>
          <w:bCs/>
          <w:color w:val="000000" w:themeColor="text1"/>
          <w:sz w:val="20"/>
          <w:szCs w:val="20"/>
        </w:rPr>
      </w:pPr>
      <w:r>
        <w:rPr>
          <w:noProof/>
        </w:rPr>
        <w:drawing>
          <wp:inline distT="0" distB="0" distL="0" distR="0" wp14:anchorId="097DEA99" wp14:editId="3E9D9D24">
            <wp:extent cx="1311910" cy="364490"/>
            <wp:effectExtent l="0" t="0" r="0" b="0"/>
            <wp:docPr id="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1"/>
                    <pic:cNvPicPr>
                      <a:picLocks noChangeAspect="1" noChangeArrowheads="1"/>
                    </pic:cNvPicPr>
                  </pic:nvPicPr>
                  <pic:blipFill>
                    <a:blip r:embed="rId24"/>
                    <a:stretch>
                      <a:fillRect/>
                    </a:stretch>
                  </pic:blipFill>
                  <pic:spPr bwMode="auto">
                    <a:xfrm>
                      <a:off x="0" y="0"/>
                      <a:ext cx="1311910" cy="364490"/>
                    </a:xfrm>
                    <a:prstGeom prst="rect">
                      <a:avLst/>
                    </a:prstGeom>
                  </pic:spPr>
                </pic:pic>
              </a:graphicData>
            </a:graphic>
          </wp:inline>
        </w:drawing>
      </w:r>
    </w:p>
    <w:p w14:paraId="02CB81CD" w14:textId="77777777" w:rsidR="006A4FDA" w:rsidRDefault="00000000">
      <w:pPr>
        <w:tabs>
          <w:tab w:val="left" w:pos="5460"/>
        </w:tabs>
        <w:spacing w:line="276" w:lineRule="auto"/>
        <w:jc w:val="both"/>
        <w:rPr>
          <w:rFonts w:ascii="Montserrat" w:hAnsi="Montserrat" w:cs="Arial"/>
          <w:b/>
          <w:color w:val="000000" w:themeColor="text1"/>
          <w:sz w:val="20"/>
          <w:szCs w:val="22"/>
        </w:rPr>
      </w:pPr>
      <w:r>
        <w:rPr>
          <w:rFonts w:ascii="Montserrat" w:hAnsi="Montserrat" w:cs="Arial"/>
          <w:b/>
          <w:color w:val="000000" w:themeColor="text1"/>
          <w:sz w:val="20"/>
          <w:szCs w:val="22"/>
        </w:rPr>
        <w:t>Validaciones para la consulta por Folio Fiscal:</w:t>
      </w:r>
    </w:p>
    <w:p w14:paraId="543F3AA3" w14:textId="77777777" w:rsidR="006A4FDA" w:rsidRDefault="006A4FDA">
      <w:pPr>
        <w:tabs>
          <w:tab w:val="left" w:pos="5460"/>
        </w:tabs>
        <w:spacing w:line="276" w:lineRule="auto"/>
        <w:jc w:val="both"/>
        <w:rPr>
          <w:rFonts w:ascii="Montserrat" w:hAnsi="Montserrat" w:cs="Arial"/>
          <w:color w:val="000000" w:themeColor="text1"/>
          <w:sz w:val="22"/>
          <w:szCs w:val="22"/>
        </w:rPr>
      </w:pPr>
    </w:p>
    <w:p w14:paraId="18B95CA8" w14:textId="77777777" w:rsidR="006A4FDA" w:rsidRDefault="00000000">
      <w:pPr>
        <w:pStyle w:val="Prrafodelista"/>
        <w:numPr>
          <w:ilvl w:val="0"/>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Cuando no se ingrese un Folio Fiscal y se seleccione el botón de “Consultar Incidentes”, el aplicativo deberá mostrar el siguiente mensaje:</w:t>
      </w:r>
    </w:p>
    <w:p w14:paraId="1A24508E" w14:textId="77777777" w:rsidR="006A4FDA" w:rsidRDefault="00000000">
      <w:pPr>
        <w:pStyle w:val="Prrafodelista"/>
        <w:numPr>
          <w:ilvl w:val="1"/>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shd w:val="clear" w:color="auto" w:fill="F2DBDB"/>
        </w:rPr>
        <w:t>“</w:t>
      </w:r>
      <w:r>
        <w:rPr>
          <w:rFonts w:ascii="Montserrat" w:hAnsi="Montserrat" w:cs="Arial"/>
          <w:b/>
          <w:color w:val="000000" w:themeColor="text1"/>
          <w:sz w:val="20"/>
          <w:szCs w:val="20"/>
          <w:shd w:val="clear" w:color="auto" w:fill="F2DBDB"/>
        </w:rPr>
        <w:t>ERROR</w:t>
      </w:r>
      <w:r>
        <w:rPr>
          <w:rFonts w:ascii="Montserrat" w:hAnsi="Montserrat" w:cs="Arial"/>
          <w:color w:val="000000" w:themeColor="text1"/>
          <w:sz w:val="20"/>
          <w:szCs w:val="20"/>
          <w:shd w:val="clear" w:color="auto" w:fill="F2DBDB"/>
        </w:rPr>
        <w:t>: Favor de ingresar el folio fiscal”</w:t>
      </w:r>
      <w:r>
        <w:rPr>
          <w:rFonts w:ascii="Montserrat" w:hAnsi="Montserrat" w:cs="Arial"/>
          <w:color w:val="000000" w:themeColor="text1"/>
          <w:sz w:val="20"/>
          <w:szCs w:val="20"/>
        </w:rPr>
        <w:t>.</w:t>
      </w:r>
    </w:p>
    <w:p w14:paraId="7E3321E9" w14:textId="77777777" w:rsidR="006A4FDA" w:rsidRDefault="006A4FDA">
      <w:pPr>
        <w:tabs>
          <w:tab w:val="left" w:pos="5460"/>
        </w:tabs>
        <w:spacing w:line="276" w:lineRule="auto"/>
        <w:jc w:val="both"/>
        <w:rPr>
          <w:rFonts w:ascii="Montserrat" w:hAnsi="Montserrat" w:cs="Arial"/>
          <w:b/>
          <w:color w:val="000000" w:themeColor="text1"/>
          <w:sz w:val="20"/>
          <w:szCs w:val="20"/>
          <w:u w:val="single"/>
        </w:rPr>
      </w:pPr>
    </w:p>
    <w:p w14:paraId="0AA8EF0B" w14:textId="77777777" w:rsidR="006A4FDA" w:rsidRDefault="00000000">
      <w:pPr>
        <w:pStyle w:val="Prrafodelista"/>
        <w:numPr>
          <w:ilvl w:val="0"/>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Si Folio Fiscal ingresado no cumple con la estructura, y se seleccione el botón “Consultar Incidentes”, el aplicativo deberá mostrar el siguiente mensaje: </w:t>
      </w:r>
    </w:p>
    <w:p w14:paraId="0DE7352B" w14:textId="77777777" w:rsidR="006A4FDA" w:rsidRDefault="00000000">
      <w:pPr>
        <w:pStyle w:val="Prrafodelista"/>
        <w:numPr>
          <w:ilvl w:val="1"/>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shd w:val="clear" w:color="auto" w:fill="F2DBDB"/>
        </w:rPr>
        <w:lastRenderedPageBreak/>
        <w:t>“</w:t>
      </w:r>
      <w:r>
        <w:rPr>
          <w:rFonts w:ascii="Montserrat" w:hAnsi="Montserrat" w:cs="Arial"/>
          <w:b/>
          <w:color w:val="000000" w:themeColor="text1"/>
          <w:sz w:val="20"/>
          <w:szCs w:val="20"/>
          <w:shd w:val="clear" w:color="auto" w:fill="F2DBDB"/>
        </w:rPr>
        <w:t>ERROR</w:t>
      </w:r>
      <w:r>
        <w:rPr>
          <w:rFonts w:ascii="Montserrat" w:hAnsi="Montserrat" w:cs="Arial"/>
          <w:color w:val="000000" w:themeColor="text1"/>
          <w:sz w:val="20"/>
          <w:szCs w:val="20"/>
          <w:shd w:val="clear" w:color="auto" w:fill="F2DBDB"/>
        </w:rPr>
        <w:t>:</w:t>
      </w:r>
      <w:r>
        <w:rPr>
          <w:rFonts w:ascii="Montserrat" w:hAnsi="Montserrat" w:cs="Arial"/>
          <w:color w:val="000000" w:themeColor="text1"/>
          <w:sz w:val="20"/>
          <w:szCs w:val="20"/>
        </w:rPr>
        <w:t xml:space="preserve"> </w:t>
      </w:r>
      <w:r>
        <w:rPr>
          <w:rFonts w:ascii="Montserrat" w:hAnsi="Montserrat" w:cs="Arial"/>
          <w:color w:val="000000" w:themeColor="text1"/>
          <w:sz w:val="20"/>
          <w:szCs w:val="20"/>
          <w:shd w:val="clear" w:color="auto" w:fill="F2DBDB"/>
        </w:rPr>
        <w:t>El Folio Fiscal no cumple con el formato correcto, favor de ingresarlo nuevamente”</w:t>
      </w:r>
      <w:r>
        <w:rPr>
          <w:rFonts w:ascii="Montserrat" w:hAnsi="Montserrat" w:cs="Arial"/>
          <w:color w:val="000000" w:themeColor="text1"/>
          <w:sz w:val="20"/>
          <w:szCs w:val="20"/>
        </w:rPr>
        <w:t>.</w:t>
      </w:r>
    </w:p>
    <w:p w14:paraId="79EF60A0" w14:textId="77777777" w:rsidR="006A4FDA" w:rsidRDefault="006A4FDA">
      <w:pPr>
        <w:tabs>
          <w:tab w:val="left" w:pos="5460"/>
        </w:tabs>
        <w:spacing w:line="276" w:lineRule="auto"/>
        <w:jc w:val="both"/>
        <w:rPr>
          <w:rFonts w:ascii="Montserrat" w:hAnsi="Montserrat" w:cs="Arial"/>
          <w:color w:val="000000" w:themeColor="text1"/>
          <w:sz w:val="20"/>
          <w:szCs w:val="20"/>
        </w:rPr>
      </w:pPr>
    </w:p>
    <w:p w14:paraId="6F5AC831" w14:textId="77777777" w:rsidR="006A4FDA" w:rsidRDefault="00000000">
      <w:pPr>
        <w:pStyle w:val="Prrafodelista"/>
        <w:numPr>
          <w:ilvl w:val="0"/>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Si el usuario seleccionó la opción de </w:t>
      </w:r>
      <w:r>
        <w:rPr>
          <w:rFonts w:ascii="Montserrat" w:hAnsi="Montserrat" w:cs="Arial"/>
          <w:b/>
          <w:color w:val="000000" w:themeColor="text1"/>
          <w:sz w:val="20"/>
          <w:szCs w:val="20"/>
        </w:rPr>
        <w:t>Consulta Incidentes CFDI</w:t>
      </w:r>
      <w:r>
        <w:rPr>
          <w:rFonts w:ascii="Montserrat" w:hAnsi="Montserrat" w:cs="Arial"/>
          <w:color w:val="000000" w:themeColor="text1"/>
          <w:sz w:val="20"/>
          <w:szCs w:val="20"/>
        </w:rPr>
        <w:t xml:space="preserve"> y el Folio Fiscal ingresado corresponde a un </w:t>
      </w:r>
      <w:r>
        <w:rPr>
          <w:rFonts w:ascii="Montserrat" w:hAnsi="Montserrat" w:cs="Arial"/>
          <w:b/>
          <w:color w:val="000000" w:themeColor="text1"/>
          <w:sz w:val="20"/>
          <w:szCs w:val="20"/>
        </w:rPr>
        <w:t>Consulta Incidentes CFDI de Retenciones</w:t>
      </w:r>
      <w:r>
        <w:rPr>
          <w:rFonts w:ascii="Montserrat" w:hAnsi="Montserrat" w:cs="Arial"/>
          <w:color w:val="000000" w:themeColor="text1"/>
          <w:sz w:val="20"/>
          <w:szCs w:val="20"/>
        </w:rPr>
        <w:t xml:space="preserve"> y se seleccione el botón </w:t>
      </w:r>
      <w:r>
        <w:rPr>
          <w:rFonts w:ascii="Montserrat" w:hAnsi="Montserrat" w:cs="Arial"/>
          <w:b/>
          <w:color w:val="000000" w:themeColor="text1"/>
          <w:sz w:val="20"/>
          <w:szCs w:val="20"/>
        </w:rPr>
        <w:t>“Consultar Incidentes”</w:t>
      </w:r>
      <w:r>
        <w:rPr>
          <w:rFonts w:ascii="Montserrat" w:hAnsi="Montserrat" w:cs="Arial"/>
          <w:color w:val="000000" w:themeColor="text1"/>
          <w:sz w:val="20"/>
          <w:szCs w:val="20"/>
        </w:rPr>
        <w:t>, el aplicativo deberá mostrar el siguiente mensaje:</w:t>
      </w:r>
    </w:p>
    <w:p w14:paraId="56174A51" w14:textId="1F34A7F3" w:rsidR="002E3D79" w:rsidRPr="00394F61" w:rsidRDefault="00000000" w:rsidP="003004E7">
      <w:pPr>
        <w:pStyle w:val="Prrafodelista"/>
        <w:numPr>
          <w:ilvl w:val="1"/>
          <w:numId w:val="18"/>
        </w:numPr>
        <w:tabs>
          <w:tab w:val="left" w:pos="5460"/>
        </w:tabs>
        <w:spacing w:line="276" w:lineRule="auto"/>
        <w:jc w:val="both"/>
        <w:rPr>
          <w:rFonts w:ascii="Montserrat" w:hAnsi="Montserrat" w:cs="Arial"/>
          <w:color w:val="000000" w:themeColor="text1"/>
          <w:sz w:val="20"/>
          <w:szCs w:val="20"/>
        </w:rPr>
      </w:pPr>
      <w:r w:rsidRPr="003004E7">
        <w:rPr>
          <w:rFonts w:ascii="Montserrat" w:hAnsi="Montserrat" w:cs="Arial"/>
          <w:color w:val="000000" w:themeColor="text1"/>
          <w:sz w:val="20"/>
          <w:szCs w:val="20"/>
          <w:shd w:val="clear" w:color="auto" w:fill="F2DBDB"/>
        </w:rPr>
        <w:t>“</w:t>
      </w:r>
      <w:r w:rsidRPr="00394F61">
        <w:rPr>
          <w:rFonts w:ascii="Montserrat" w:hAnsi="Montserrat" w:cs="Arial"/>
          <w:b/>
          <w:color w:val="000000" w:themeColor="text1"/>
          <w:sz w:val="20"/>
          <w:szCs w:val="20"/>
          <w:shd w:val="clear" w:color="auto" w:fill="F2DBDB"/>
        </w:rPr>
        <w:t>ERROR</w:t>
      </w:r>
      <w:r w:rsidRPr="00394F61">
        <w:rPr>
          <w:rFonts w:ascii="Montserrat" w:hAnsi="Montserrat" w:cs="Arial"/>
          <w:color w:val="000000" w:themeColor="text1"/>
          <w:sz w:val="20"/>
          <w:szCs w:val="20"/>
          <w:shd w:val="clear" w:color="auto" w:fill="F2DBDB"/>
        </w:rPr>
        <w:t>: El Folio Fiscal que desea consultar no se encuentra en la BD</w:t>
      </w:r>
      <w:r w:rsidRPr="003004E7">
        <w:rPr>
          <w:rFonts w:ascii="Montserrat" w:hAnsi="Montserrat" w:cs="Arial"/>
          <w:color w:val="000000" w:themeColor="text1"/>
          <w:sz w:val="20"/>
          <w:szCs w:val="20"/>
          <w:shd w:val="clear" w:color="auto" w:fill="F2DBDB"/>
        </w:rPr>
        <w:t>”</w:t>
      </w:r>
      <w:r w:rsidRPr="003004E7">
        <w:rPr>
          <w:rFonts w:ascii="Montserrat" w:hAnsi="Montserrat" w:cs="Arial"/>
          <w:color w:val="000000" w:themeColor="text1"/>
          <w:sz w:val="20"/>
          <w:szCs w:val="20"/>
        </w:rPr>
        <w:t>.</w:t>
      </w:r>
    </w:p>
    <w:p w14:paraId="2178C33C" w14:textId="77777777" w:rsidR="006A4FDA" w:rsidRDefault="006A4FDA">
      <w:pPr>
        <w:tabs>
          <w:tab w:val="left" w:pos="5460"/>
        </w:tabs>
        <w:spacing w:line="276" w:lineRule="auto"/>
        <w:jc w:val="both"/>
        <w:rPr>
          <w:rFonts w:ascii="Montserrat" w:hAnsi="Montserrat" w:cs="Arial"/>
          <w:color w:val="000000" w:themeColor="text1"/>
          <w:sz w:val="20"/>
          <w:szCs w:val="20"/>
        </w:rPr>
      </w:pPr>
    </w:p>
    <w:p w14:paraId="30E697EF" w14:textId="77777777" w:rsidR="006A4FDA" w:rsidRDefault="00000000">
      <w:pPr>
        <w:pStyle w:val="Prrafodelista"/>
        <w:numPr>
          <w:ilvl w:val="0"/>
          <w:numId w:val="18"/>
        </w:numPr>
        <w:tabs>
          <w:tab w:val="left" w:pos="5460"/>
        </w:tabs>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Si el usuario seleccionó la opción de Consulta Incidentes CFDI de Retenciones y el Folio Fiscal ingresado corresponde a una Consulta Incidentes CFDI, se seleccione el botón “Consultar Incidentes”, el aplicativo deberá mostrar el siguiente mensaje:</w:t>
      </w:r>
    </w:p>
    <w:p w14:paraId="166A8B73" w14:textId="40F774D7" w:rsidR="002E3D79" w:rsidRPr="00394F61" w:rsidRDefault="00000000" w:rsidP="003004E7">
      <w:pPr>
        <w:pStyle w:val="Prrafodelista"/>
        <w:numPr>
          <w:ilvl w:val="1"/>
          <w:numId w:val="18"/>
        </w:numPr>
        <w:tabs>
          <w:tab w:val="left" w:pos="5460"/>
        </w:tabs>
        <w:spacing w:line="276" w:lineRule="auto"/>
        <w:jc w:val="both"/>
        <w:rPr>
          <w:rFonts w:ascii="Montserrat" w:hAnsi="Montserrat" w:cs="Arial"/>
          <w:color w:val="000000" w:themeColor="text1"/>
          <w:sz w:val="20"/>
          <w:szCs w:val="20"/>
        </w:rPr>
      </w:pPr>
      <w:r w:rsidRPr="00394F61">
        <w:rPr>
          <w:rFonts w:ascii="Montserrat" w:hAnsi="Montserrat" w:cs="Arial"/>
          <w:color w:val="000000" w:themeColor="text1"/>
          <w:sz w:val="20"/>
          <w:szCs w:val="20"/>
          <w:shd w:val="clear" w:color="auto" w:fill="F2DBDB"/>
        </w:rPr>
        <w:t>“</w:t>
      </w:r>
      <w:r w:rsidRPr="00394F61">
        <w:rPr>
          <w:rFonts w:ascii="Montserrat" w:hAnsi="Montserrat" w:cs="Arial"/>
          <w:b/>
          <w:color w:val="000000" w:themeColor="text1"/>
          <w:sz w:val="20"/>
          <w:szCs w:val="20"/>
          <w:shd w:val="clear" w:color="auto" w:fill="F2DBDB"/>
        </w:rPr>
        <w:t>ERROR</w:t>
      </w:r>
      <w:r w:rsidRPr="00394F61">
        <w:rPr>
          <w:rFonts w:ascii="Montserrat" w:hAnsi="Montserrat" w:cs="Arial"/>
          <w:color w:val="000000" w:themeColor="text1"/>
          <w:sz w:val="20"/>
          <w:szCs w:val="20"/>
          <w:shd w:val="clear" w:color="auto" w:fill="F2DBDB"/>
        </w:rPr>
        <w:t>: El Folio Fiscal que desea consultar no se encuentra en la BD”</w:t>
      </w:r>
      <w:r w:rsidRPr="00394F61">
        <w:rPr>
          <w:rFonts w:ascii="Montserrat" w:hAnsi="Montserrat" w:cs="Arial"/>
          <w:color w:val="000000" w:themeColor="text1"/>
          <w:sz w:val="20"/>
          <w:szCs w:val="20"/>
        </w:rPr>
        <w:t>.</w:t>
      </w:r>
    </w:p>
    <w:p w14:paraId="7F27ACFB" w14:textId="77777777" w:rsidR="006A4FDA" w:rsidRDefault="006A4FDA">
      <w:pPr>
        <w:tabs>
          <w:tab w:val="left" w:pos="5460"/>
        </w:tabs>
        <w:spacing w:line="276" w:lineRule="auto"/>
        <w:jc w:val="both"/>
        <w:rPr>
          <w:rFonts w:ascii="Montserrat" w:hAnsi="Montserrat" w:cs="Arial"/>
          <w:color w:val="000000" w:themeColor="text1"/>
          <w:sz w:val="20"/>
          <w:szCs w:val="20"/>
        </w:rPr>
      </w:pPr>
    </w:p>
    <w:p w14:paraId="30240F59" w14:textId="77777777" w:rsidR="006A4FDA" w:rsidRDefault="006A4FDA">
      <w:pPr>
        <w:tabs>
          <w:tab w:val="left" w:pos="5460"/>
        </w:tabs>
        <w:spacing w:line="276" w:lineRule="auto"/>
        <w:jc w:val="both"/>
        <w:rPr>
          <w:rFonts w:ascii="Montserrat" w:hAnsi="Montserrat" w:cs="Arial"/>
          <w:color w:val="000000" w:themeColor="text1"/>
          <w:sz w:val="20"/>
          <w:szCs w:val="20"/>
        </w:rPr>
      </w:pPr>
    </w:p>
    <w:p w14:paraId="726D8E0A" w14:textId="77777777" w:rsidR="006A4FDA" w:rsidRDefault="00000000">
      <w:pPr>
        <w:pStyle w:val="Ttulo3"/>
        <w:numPr>
          <w:ilvl w:val="0"/>
          <w:numId w:val="27"/>
        </w:numPr>
        <w:jc w:val="both"/>
        <w:rPr>
          <w:rFonts w:ascii="Montserrat" w:hAnsi="Montserrat"/>
          <w:sz w:val="20"/>
          <w:szCs w:val="20"/>
        </w:rPr>
      </w:pPr>
      <w:bookmarkStart w:id="227" w:name="_Toc177657325"/>
      <w:bookmarkStart w:id="228" w:name="_Toc177144552"/>
      <w:r>
        <w:rPr>
          <w:rFonts w:ascii="Montserrat" w:hAnsi="Montserrat"/>
          <w:sz w:val="20"/>
          <w:szCs w:val="20"/>
        </w:rPr>
        <w:t>BÚSQUEDA POR FECHA DE RECEPCIÓN (Incidentes Servicio de Recepción):</w:t>
      </w:r>
      <w:bookmarkEnd w:id="227"/>
      <w:bookmarkEnd w:id="228"/>
      <w:r>
        <w:rPr>
          <w:rFonts w:ascii="Montserrat" w:hAnsi="Montserrat"/>
          <w:sz w:val="20"/>
          <w:szCs w:val="20"/>
        </w:rPr>
        <w:t xml:space="preserve"> </w:t>
      </w:r>
    </w:p>
    <w:p w14:paraId="6FEF0520" w14:textId="77777777" w:rsidR="006A4FDA" w:rsidRDefault="006A4FDA">
      <w:pPr>
        <w:tabs>
          <w:tab w:val="left" w:pos="5460"/>
        </w:tabs>
        <w:spacing w:line="276" w:lineRule="auto"/>
        <w:ind w:left="360"/>
        <w:jc w:val="both"/>
        <w:rPr>
          <w:rFonts w:ascii="Montserrat" w:hAnsi="Montserrat" w:cs="Arial"/>
          <w:bCs/>
          <w:sz w:val="20"/>
          <w:szCs w:val="20"/>
        </w:rPr>
      </w:pPr>
    </w:p>
    <w:p w14:paraId="3FA48141" w14:textId="77777777" w:rsidR="006A4FDA" w:rsidRDefault="00000000">
      <w:pPr>
        <w:tabs>
          <w:tab w:val="left" w:pos="5460"/>
        </w:tabs>
        <w:spacing w:line="276" w:lineRule="auto"/>
        <w:ind w:left="360"/>
        <w:jc w:val="both"/>
        <w:rPr>
          <w:rFonts w:ascii="Montserrat" w:hAnsi="Montserrat" w:cs="Arial"/>
          <w:bCs/>
          <w:sz w:val="20"/>
          <w:szCs w:val="20"/>
        </w:rPr>
      </w:pPr>
      <w:r>
        <w:rPr>
          <w:rFonts w:ascii="Montserrat" w:hAnsi="Montserrat" w:cs="Arial"/>
          <w:bCs/>
          <w:sz w:val="20"/>
          <w:szCs w:val="20"/>
        </w:rPr>
        <w:t>Al seleccionar esta opción el sistema debe permitir la selección de los siguientes parámetros de búsqueda:</w:t>
      </w:r>
    </w:p>
    <w:p w14:paraId="24FF725B" w14:textId="77777777" w:rsidR="006A4FDA" w:rsidRDefault="006A4FDA">
      <w:pPr>
        <w:tabs>
          <w:tab w:val="left" w:pos="5460"/>
        </w:tabs>
        <w:spacing w:line="276" w:lineRule="auto"/>
        <w:ind w:left="360"/>
        <w:jc w:val="both"/>
        <w:rPr>
          <w:rFonts w:ascii="Montserrat" w:hAnsi="Montserrat" w:cs="Arial"/>
          <w:bCs/>
          <w:sz w:val="20"/>
          <w:szCs w:val="20"/>
        </w:rPr>
      </w:pPr>
    </w:p>
    <w:p w14:paraId="76D2DB6E" w14:textId="77777777" w:rsidR="006A4FDA" w:rsidRDefault="00000000">
      <w:pPr>
        <w:pStyle w:val="Prrafodelista"/>
        <w:numPr>
          <w:ilvl w:val="0"/>
          <w:numId w:val="19"/>
        </w:numPr>
        <w:jc w:val="both"/>
        <w:rPr>
          <w:ins w:id="229" w:author="Licencia Office" w:date="2026-02-05T13:22:00Z" w16du:dateUtc="2026-02-05T19:22:00Z"/>
          <w:rFonts w:ascii="Montserrat" w:hAnsi="Montserrat" w:cs="Arial"/>
          <w:sz w:val="20"/>
          <w:szCs w:val="20"/>
        </w:rPr>
      </w:pPr>
      <w:r>
        <w:rPr>
          <w:rFonts w:ascii="Montserrat" w:hAnsi="Montserrat" w:cs="Arial"/>
          <w:sz w:val="20"/>
          <w:szCs w:val="20"/>
        </w:rPr>
        <w:t>Fecha Inicial de Recepción (*)</w:t>
      </w:r>
    </w:p>
    <w:p w14:paraId="55943088" w14:textId="0E83D834" w:rsidR="00723F8D" w:rsidRPr="00723F8D" w:rsidRDefault="00723F8D">
      <w:pPr>
        <w:pStyle w:val="Prrafodelista"/>
        <w:numPr>
          <w:ilvl w:val="0"/>
          <w:numId w:val="19"/>
        </w:numPr>
        <w:overflowPunct w:val="0"/>
        <w:jc w:val="both"/>
        <w:rPr>
          <w:rFonts w:ascii="Montserrat" w:hAnsi="Montserrat" w:cs="Arial"/>
          <w:sz w:val="20"/>
          <w:szCs w:val="20"/>
          <w:highlight w:val="yellow"/>
          <w:rPrChange w:id="230" w:author="Licencia Office" w:date="2026-02-05T13:22:00Z" w16du:dateUtc="2026-02-05T19:22:00Z">
            <w:rPr/>
          </w:rPrChange>
        </w:rPr>
        <w:pPrChange w:id="231" w:author="Licencia Office" w:date="2026-02-05T13:22:00Z" w16du:dateUtc="2026-02-05T19:22:00Z">
          <w:pPr>
            <w:pStyle w:val="Prrafodelista"/>
            <w:numPr>
              <w:numId w:val="19"/>
            </w:numPr>
            <w:tabs>
              <w:tab w:val="num" w:pos="0"/>
            </w:tabs>
            <w:ind w:hanging="360"/>
            <w:jc w:val="both"/>
          </w:pPr>
        </w:pPrChange>
      </w:pPr>
      <w:ins w:id="232" w:author="Licencia Office" w:date="2026-02-05T13:22:00Z" w16du:dateUtc="2026-02-05T19:22:00Z">
        <w:r w:rsidRPr="009B7E02">
          <w:rPr>
            <w:rFonts w:ascii="Montserrat" w:hAnsi="Montserrat" w:cs="Arial"/>
            <w:sz w:val="20"/>
            <w:szCs w:val="20"/>
            <w:highlight w:val="yellow"/>
          </w:rPr>
          <w:t>Checkbox “Comprobantes Rechazados</w:t>
        </w:r>
        <w:r w:rsidRPr="00F9066E">
          <w:rPr>
            <w:rFonts w:ascii="Montserrat" w:hAnsi="Montserrat" w:cs="Arial"/>
            <w:sz w:val="20"/>
            <w:szCs w:val="20"/>
            <w:highlight w:val="yellow"/>
          </w:rPr>
          <w:t xml:space="preserve">” </w:t>
        </w:r>
        <w:r>
          <w:rPr>
            <w:rFonts w:ascii="Montserrat" w:hAnsi="Montserrat" w:cs="Arial"/>
            <w:sz w:val="20"/>
            <w:szCs w:val="20"/>
            <w:highlight w:val="yellow"/>
          </w:rPr>
          <w:t>Tooltip</w:t>
        </w:r>
      </w:ins>
    </w:p>
    <w:p w14:paraId="12390B04" w14:textId="77777777" w:rsidR="006A4FDA" w:rsidRDefault="00000000">
      <w:pPr>
        <w:pStyle w:val="Prrafodelista"/>
        <w:numPr>
          <w:ilvl w:val="0"/>
          <w:numId w:val="19"/>
        </w:numPr>
        <w:jc w:val="both"/>
        <w:rPr>
          <w:rFonts w:ascii="Montserrat" w:hAnsi="Montserrat" w:cs="Arial"/>
          <w:sz w:val="20"/>
          <w:szCs w:val="20"/>
        </w:rPr>
      </w:pPr>
      <w:r>
        <w:rPr>
          <w:rFonts w:ascii="Montserrat" w:hAnsi="Montserrat" w:cs="Arial"/>
          <w:sz w:val="20"/>
          <w:szCs w:val="20"/>
        </w:rPr>
        <w:t>Fecha Final de Recepción (*)</w:t>
      </w:r>
    </w:p>
    <w:p w14:paraId="0BA85EF1" w14:textId="6994315E" w:rsidR="006A4FDA" w:rsidRDefault="00000000">
      <w:pPr>
        <w:pStyle w:val="Prrafodelista"/>
        <w:numPr>
          <w:ilvl w:val="0"/>
          <w:numId w:val="19"/>
        </w:numPr>
        <w:jc w:val="both"/>
        <w:rPr>
          <w:rFonts w:ascii="Montserrat" w:hAnsi="Montserrat" w:cs="Arial"/>
          <w:sz w:val="20"/>
          <w:szCs w:val="20"/>
        </w:rPr>
      </w:pPr>
      <w:r>
        <w:rPr>
          <w:rFonts w:ascii="Montserrat" w:hAnsi="Montserrat" w:cs="Arial"/>
          <w:sz w:val="20"/>
          <w:szCs w:val="20"/>
        </w:rPr>
        <w:t xml:space="preserve">Versión del comprobante </w:t>
      </w:r>
      <w:del w:id="233" w:author="Licencia Office" w:date="2026-01-29T16:47:00Z" w16du:dateUtc="2026-01-29T22:47:00Z">
        <w:r w:rsidDel="003004E7">
          <w:rPr>
            <w:rFonts w:ascii="Montserrat" w:hAnsi="Montserrat" w:cs="Arial"/>
            <w:sz w:val="20"/>
            <w:szCs w:val="20"/>
          </w:rPr>
          <w:delText>(*)</w:delText>
        </w:r>
      </w:del>
      <w:ins w:id="234" w:author="Licencia Office" w:date="2026-01-29T16:47:00Z" w16du:dateUtc="2026-01-29T22:47:00Z">
        <w:r w:rsidR="003004E7" w:rsidRPr="004D4B1F">
          <w:rPr>
            <w:rFonts w:ascii="Montserrat" w:hAnsi="Montserrat" w:cs="Arial"/>
            <w:sz w:val="20"/>
            <w:szCs w:val="20"/>
            <w:highlight w:val="yellow"/>
          </w:rPr>
          <w:t>(El valor es por default)</w:t>
        </w:r>
      </w:ins>
    </w:p>
    <w:p w14:paraId="554F0CE8" w14:textId="1B4EADA7" w:rsidR="006A4FDA" w:rsidDel="00D5669B" w:rsidRDefault="006A4FDA" w:rsidP="00BD340D">
      <w:pPr>
        <w:pStyle w:val="Prrafodelista"/>
        <w:rPr>
          <w:del w:id="235" w:author="Licencia Office" w:date="2026-02-05T12:10:00Z" w16du:dateUtc="2026-02-05T18:10:00Z"/>
        </w:rPr>
      </w:pPr>
    </w:p>
    <w:p w14:paraId="54AEF373" w14:textId="56B81254" w:rsidR="006A4FDA" w:rsidRDefault="00000000">
      <w:pPr>
        <w:rPr>
          <w:bCs/>
          <w:sz w:val="20"/>
          <w:szCs w:val="20"/>
        </w:rPr>
      </w:pPr>
      <w:del w:id="236" w:author="Licencia Office" w:date="2026-02-05T12:10:00Z" w16du:dateUtc="2026-02-05T18:10:00Z">
        <w:r w:rsidDel="00D5669B">
          <w:rPr>
            <w:noProof/>
          </w:rPr>
          <w:drawing>
            <wp:inline distT="0" distB="0" distL="0" distR="0" wp14:anchorId="3FA23257" wp14:editId="3B6D027F">
              <wp:extent cx="5612130" cy="1518285"/>
              <wp:effectExtent l="0" t="0" r="0" b="0"/>
              <wp:docPr id="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8"/>
                      <pic:cNvPicPr>
                        <a:picLocks noChangeAspect="1" noChangeArrowheads="1"/>
                      </pic:cNvPicPr>
                    </pic:nvPicPr>
                    <pic:blipFill>
                      <a:blip r:embed="rId25"/>
                      <a:stretch>
                        <a:fillRect/>
                      </a:stretch>
                    </pic:blipFill>
                    <pic:spPr bwMode="auto">
                      <a:xfrm>
                        <a:off x="0" y="0"/>
                        <a:ext cx="5612130" cy="1518285"/>
                      </a:xfrm>
                      <a:prstGeom prst="rect">
                        <a:avLst/>
                      </a:prstGeom>
                    </pic:spPr>
                  </pic:pic>
                </a:graphicData>
              </a:graphic>
            </wp:inline>
          </w:drawing>
        </w:r>
      </w:del>
      <w:ins w:id="237" w:author="Licencia Office" w:date="2026-02-05T12:10:00Z" w16du:dateUtc="2026-02-05T18:10:00Z">
        <w:r w:rsidR="00D5669B" w:rsidRPr="00D5669B">
          <w:rPr>
            <w:noProof/>
          </w:rPr>
          <w:t xml:space="preserve"> </w:t>
        </w:r>
      </w:ins>
      <w:ins w:id="238" w:author="Licencia Office" w:date="2026-02-05T12:17:00Z" w16du:dateUtc="2026-02-05T18:17:00Z">
        <w:r w:rsidR="00BE60C0" w:rsidRPr="00BE60C0">
          <w:rPr>
            <w:noProof/>
          </w:rPr>
          <w:drawing>
            <wp:inline distT="0" distB="0" distL="0" distR="0" wp14:anchorId="6EA3F375" wp14:editId="344E3342">
              <wp:extent cx="5941060" cy="2663190"/>
              <wp:effectExtent l="0" t="0" r="2540" b="3810"/>
              <wp:docPr id="1366563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387" name="Imagen 1" descr="Interfaz de usuario gráfica, Texto, Aplicación&#10;&#10;El contenido generado por IA puede ser incorrecto."/>
                      <pic:cNvPicPr/>
                    </pic:nvPicPr>
                    <pic:blipFill>
                      <a:blip r:embed="rId26"/>
                      <a:stretch>
                        <a:fillRect/>
                      </a:stretch>
                    </pic:blipFill>
                    <pic:spPr>
                      <a:xfrm>
                        <a:off x="0" y="0"/>
                        <a:ext cx="5941060" cy="2663190"/>
                      </a:xfrm>
                      <a:prstGeom prst="rect">
                        <a:avLst/>
                      </a:prstGeom>
                    </pic:spPr>
                  </pic:pic>
                </a:graphicData>
              </a:graphic>
            </wp:inline>
          </w:drawing>
        </w:r>
      </w:ins>
    </w:p>
    <w:p w14:paraId="56BE7471"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638601F1" w14:textId="384D02BD" w:rsidR="006A4FDA" w:rsidRDefault="006A4FDA">
      <w:pPr>
        <w:rPr>
          <w:bCs/>
          <w:sz w:val="20"/>
          <w:szCs w:val="20"/>
        </w:rPr>
      </w:pPr>
    </w:p>
    <w:p w14:paraId="27057429" w14:textId="77777777" w:rsidR="006A4FDA" w:rsidRDefault="00000000" w:rsidP="00BD340D">
      <w:pPr>
        <w:jc w:val="both"/>
        <w:rPr>
          <w:rFonts w:ascii="Montserrat" w:hAnsi="Montserrat" w:cs="Arial"/>
          <w:color w:val="000000" w:themeColor="text1"/>
          <w:sz w:val="20"/>
          <w:szCs w:val="20"/>
        </w:rPr>
      </w:pPr>
      <w:r>
        <w:rPr>
          <w:rFonts w:ascii="Montserrat" w:hAnsi="Montserrat" w:cs="Arial"/>
          <w:color w:val="000000" w:themeColor="text1"/>
          <w:sz w:val="20"/>
          <w:szCs w:val="20"/>
        </w:rPr>
        <w:lastRenderedPageBreak/>
        <w:t>Al seleccionar el botón para la consulta por periodo de fecha de emisión, se debe deshabilitar el campo correspondiente a la consulta de Folio Fiscal.</w:t>
      </w:r>
    </w:p>
    <w:p w14:paraId="17461B2B" w14:textId="77777777" w:rsidR="006A4FDA" w:rsidRDefault="006A4FDA" w:rsidP="00BD340D">
      <w:pPr>
        <w:jc w:val="both"/>
        <w:rPr>
          <w:rFonts w:ascii="Montserrat" w:hAnsi="Montserrat" w:cs="Arial"/>
          <w:color w:val="000000" w:themeColor="text1"/>
          <w:sz w:val="20"/>
          <w:szCs w:val="20"/>
        </w:rPr>
      </w:pPr>
    </w:p>
    <w:p w14:paraId="778D0507" w14:textId="77777777" w:rsidR="006A4FDA" w:rsidRDefault="00000000">
      <w:pPr>
        <w:jc w:val="both"/>
        <w:rPr>
          <w:ins w:id="239" w:author="Licencia Office" w:date="2026-02-05T12:19:00Z" w16du:dateUtc="2026-02-05T18:19:00Z"/>
          <w:rFonts w:ascii="Montserrat" w:hAnsi="Montserrat" w:cs="Arial"/>
          <w:color w:val="000000" w:themeColor="text1"/>
          <w:sz w:val="20"/>
          <w:szCs w:val="20"/>
        </w:rPr>
      </w:pPr>
      <w:r>
        <w:rPr>
          <w:rFonts w:ascii="Montserrat" w:hAnsi="Montserrat" w:cs="Arial"/>
          <w:color w:val="000000" w:themeColor="text1"/>
          <w:sz w:val="20"/>
          <w:szCs w:val="20"/>
        </w:rPr>
        <w:t xml:space="preserve">La consulta por fecha no deberá ser mayor a un mes. Por defecto, el valor que se mostrará en ambas fechas será del día en que el usuario autenticado ingresa al sistema </w:t>
      </w:r>
    </w:p>
    <w:p w14:paraId="7E21A372" w14:textId="77777777" w:rsidR="00764A61" w:rsidRDefault="00764A61">
      <w:pPr>
        <w:jc w:val="both"/>
        <w:rPr>
          <w:ins w:id="240" w:author="Licencia Office" w:date="2026-02-05T12:19:00Z" w16du:dateUtc="2026-02-05T18:19:00Z"/>
          <w:rFonts w:ascii="Montserrat" w:hAnsi="Montserrat" w:cs="Arial"/>
          <w:color w:val="000000" w:themeColor="text1"/>
          <w:sz w:val="20"/>
          <w:szCs w:val="20"/>
        </w:rPr>
      </w:pPr>
    </w:p>
    <w:p w14:paraId="1931D676" w14:textId="7BEE0D0F" w:rsidR="00BE60C0" w:rsidRDefault="00BE60C0">
      <w:pPr>
        <w:jc w:val="both"/>
        <w:rPr>
          <w:ins w:id="241" w:author="Licencia Office" w:date="2026-03-11T13:05:00Z" w16du:dateUtc="2026-03-11T19:05:00Z"/>
          <w:rFonts w:ascii="Montserrat" w:hAnsi="Montserrat" w:cs="Arial"/>
          <w:b/>
          <w:bCs/>
          <w:color w:val="000000" w:themeColor="text1"/>
          <w:sz w:val="20"/>
          <w:szCs w:val="20"/>
        </w:rPr>
      </w:pPr>
      <w:ins w:id="242" w:author="Licencia Office" w:date="2026-02-05T12:19:00Z" w16du:dateUtc="2026-02-05T18:19:00Z">
        <w:r w:rsidRPr="00BE60C0">
          <w:rPr>
            <w:rFonts w:ascii="Montserrat" w:hAnsi="Montserrat" w:cs="Arial"/>
            <w:color w:val="000000" w:themeColor="text1"/>
            <w:sz w:val="20"/>
            <w:szCs w:val="20"/>
            <w:highlight w:val="yellow"/>
            <w:rPrChange w:id="243" w:author="Licencia Office" w:date="2026-02-05T12:19:00Z" w16du:dateUtc="2026-02-05T18:19:00Z">
              <w:rPr>
                <w:rFonts w:ascii="Montserrat" w:hAnsi="Montserrat" w:cs="Arial"/>
                <w:color w:val="000000" w:themeColor="text1"/>
                <w:sz w:val="20"/>
                <w:szCs w:val="20"/>
              </w:rPr>
            </w:rPrChange>
          </w:rPr>
          <w:t xml:space="preserve">Al seleccionar el botón para la consulta por periodo de fecha el sistema mostrará un Checkbox "Comprobantes Rechazados” y </w:t>
        </w:r>
        <w:r w:rsidRPr="00BE60C0">
          <w:rPr>
            <w:rFonts w:ascii="Montserrat" w:hAnsi="Montserrat" w:cs="Arial"/>
            <w:b/>
            <w:bCs/>
            <w:color w:val="000000" w:themeColor="text1"/>
            <w:sz w:val="20"/>
            <w:szCs w:val="20"/>
            <w:highlight w:val="yellow"/>
            <w:rPrChange w:id="244" w:author="Licencia Office" w:date="2026-02-05T12:20:00Z" w16du:dateUtc="2026-02-05T18:20:00Z">
              <w:rPr>
                <w:rFonts w:ascii="Montserrat" w:hAnsi="Montserrat" w:cs="Arial"/>
                <w:color w:val="000000" w:themeColor="text1"/>
                <w:sz w:val="20"/>
                <w:szCs w:val="20"/>
              </w:rPr>
            </w:rPrChange>
          </w:rPr>
          <w:t>seleccionando esta opción solo se podrán visualizar los comprobantes que fueron rechazados por el servicio de recepción</w:t>
        </w:r>
      </w:ins>
    </w:p>
    <w:p w14:paraId="5233ABC0" w14:textId="77777777" w:rsidR="00764A61" w:rsidRDefault="00764A61">
      <w:pPr>
        <w:jc w:val="both"/>
        <w:rPr>
          <w:ins w:id="245" w:author="Licencia Office" w:date="2026-03-11T13:05:00Z" w16du:dateUtc="2026-03-11T19:05:00Z"/>
          <w:rFonts w:ascii="Montserrat" w:hAnsi="Montserrat" w:cs="Arial"/>
          <w:b/>
          <w:bCs/>
          <w:color w:val="000000" w:themeColor="text1"/>
          <w:sz w:val="20"/>
          <w:szCs w:val="20"/>
        </w:rPr>
      </w:pPr>
    </w:p>
    <w:p w14:paraId="3AE1692E" w14:textId="0619FB9C" w:rsidR="00764A61" w:rsidRDefault="00764A61">
      <w:pPr>
        <w:jc w:val="both"/>
        <w:rPr>
          <w:rFonts w:ascii="Montserrat" w:hAnsi="Montserrat" w:cs="Arial"/>
          <w:color w:val="000000" w:themeColor="text1"/>
          <w:sz w:val="20"/>
          <w:szCs w:val="20"/>
        </w:rPr>
      </w:pPr>
      <w:commentRangeStart w:id="246"/>
      <w:ins w:id="247" w:author="Licencia Office" w:date="2026-03-11T13:05:00Z" w16du:dateUtc="2026-03-11T19:05:00Z">
        <w:r w:rsidRPr="00764A61">
          <w:rPr>
            <w:rFonts w:ascii="Montserrat" w:hAnsi="Montserrat" w:cs="Arial"/>
            <w:color w:val="000000" w:themeColor="text1"/>
            <w:sz w:val="20"/>
            <w:szCs w:val="20"/>
            <w:highlight w:val="yellow"/>
            <w:rPrChange w:id="248" w:author="Licencia Office" w:date="2026-03-11T13:06:00Z" w16du:dateUtc="2026-03-11T19:06:00Z">
              <w:rPr>
                <w:rFonts w:ascii="Montserrat" w:hAnsi="Montserrat" w:cs="Arial"/>
                <w:color w:val="000000" w:themeColor="text1"/>
                <w:sz w:val="20"/>
                <w:szCs w:val="20"/>
              </w:rPr>
            </w:rPrChange>
          </w:rPr>
          <w:t xml:space="preserve">La consulta por fecha </w:t>
        </w:r>
      </w:ins>
      <w:r w:rsidR="000F23B5">
        <w:rPr>
          <w:rFonts w:ascii="Montserrat" w:hAnsi="Montserrat" w:cs="Arial"/>
          <w:color w:val="000000" w:themeColor="text1"/>
          <w:sz w:val="20"/>
          <w:szCs w:val="20"/>
          <w:highlight w:val="yellow"/>
        </w:rPr>
        <w:t>con</w:t>
      </w:r>
      <w:ins w:id="249" w:author="Licencia Office" w:date="2026-03-11T13:05:00Z" w16du:dateUtc="2026-03-11T19:05:00Z">
        <w:r w:rsidRPr="00764A61">
          <w:rPr>
            <w:rFonts w:ascii="Montserrat" w:hAnsi="Montserrat" w:cs="Arial"/>
            <w:color w:val="000000" w:themeColor="text1"/>
            <w:sz w:val="20"/>
            <w:szCs w:val="20"/>
            <w:highlight w:val="yellow"/>
            <w:rPrChange w:id="250" w:author="Licencia Office" w:date="2026-03-11T13:06:00Z" w16du:dateUtc="2026-03-11T19:06:00Z">
              <w:rPr>
                <w:rFonts w:ascii="Montserrat" w:hAnsi="Montserrat" w:cs="Arial"/>
                <w:color w:val="000000" w:themeColor="text1"/>
                <w:sz w:val="20"/>
                <w:szCs w:val="20"/>
              </w:rPr>
            </w:rPrChange>
          </w:rPr>
          <w:t xml:space="preserve"> el Checkbox</w:t>
        </w:r>
      </w:ins>
      <w:r w:rsidR="000F23B5">
        <w:rPr>
          <w:rFonts w:ascii="Montserrat" w:hAnsi="Montserrat" w:cs="Arial"/>
          <w:color w:val="000000" w:themeColor="text1"/>
          <w:sz w:val="20"/>
          <w:szCs w:val="20"/>
          <w:highlight w:val="yellow"/>
        </w:rPr>
        <w:t xml:space="preserve"> desactivado</w:t>
      </w:r>
      <w:ins w:id="251" w:author="Licencia Office" w:date="2026-03-11T13:05:00Z" w16du:dateUtc="2026-03-11T19:05:00Z">
        <w:r w:rsidRPr="00764A61">
          <w:rPr>
            <w:rFonts w:ascii="Montserrat" w:hAnsi="Montserrat" w:cs="Arial"/>
            <w:color w:val="000000" w:themeColor="text1"/>
            <w:sz w:val="20"/>
            <w:szCs w:val="20"/>
            <w:highlight w:val="yellow"/>
            <w:rPrChange w:id="252" w:author="Licencia Office" w:date="2026-03-11T13:06:00Z" w16du:dateUtc="2026-03-11T19:06:00Z">
              <w:rPr>
                <w:rFonts w:ascii="Montserrat" w:hAnsi="Montserrat" w:cs="Arial"/>
                <w:color w:val="000000" w:themeColor="text1"/>
                <w:sz w:val="20"/>
                <w:szCs w:val="20"/>
              </w:rPr>
            </w:rPrChange>
          </w:rPr>
          <w:t xml:space="preserve">, permitirá realizar solo la búsqueda de los </w:t>
        </w:r>
      </w:ins>
      <w:ins w:id="253" w:author="Licencia Office" w:date="2026-03-11T13:07:00Z" w16du:dateUtc="2026-03-11T19:07:00Z">
        <w:r>
          <w:rPr>
            <w:rFonts w:ascii="Montserrat" w:hAnsi="Montserrat" w:cs="Arial"/>
            <w:color w:val="000000" w:themeColor="text1"/>
            <w:sz w:val="20"/>
            <w:szCs w:val="20"/>
            <w:highlight w:val="yellow"/>
          </w:rPr>
          <w:t>comprobantes</w:t>
        </w:r>
      </w:ins>
      <w:ins w:id="254" w:author="Licencia Office" w:date="2026-03-11T13:05:00Z" w16du:dateUtc="2026-03-11T19:05:00Z">
        <w:r w:rsidRPr="00764A61">
          <w:rPr>
            <w:rFonts w:ascii="Montserrat" w:hAnsi="Montserrat" w:cs="Arial"/>
            <w:color w:val="000000" w:themeColor="text1"/>
            <w:sz w:val="20"/>
            <w:szCs w:val="20"/>
            <w:highlight w:val="yellow"/>
            <w:rPrChange w:id="255" w:author="Licencia Office" w:date="2026-03-11T13:06:00Z" w16du:dateUtc="2026-03-11T19:06:00Z">
              <w:rPr>
                <w:rFonts w:ascii="Montserrat" w:hAnsi="Montserrat" w:cs="Arial"/>
                <w:color w:val="000000" w:themeColor="text1"/>
                <w:sz w:val="20"/>
                <w:szCs w:val="20"/>
              </w:rPr>
            </w:rPrChange>
          </w:rPr>
          <w:t xml:space="preserve"> </w:t>
        </w:r>
        <w:r w:rsidRPr="00764A61">
          <w:rPr>
            <w:rFonts w:ascii="Montserrat" w:hAnsi="Montserrat" w:cs="Arial"/>
            <w:color w:val="000000" w:themeColor="text1"/>
            <w:sz w:val="20"/>
            <w:szCs w:val="20"/>
            <w:highlight w:val="yellow"/>
            <w:rPrChange w:id="256" w:author="Licencia Office" w:date="2026-03-11T13:07:00Z" w16du:dateUtc="2026-03-11T19:07:00Z">
              <w:rPr>
                <w:rFonts w:ascii="Montserrat" w:hAnsi="Montserrat" w:cs="Arial"/>
                <w:color w:val="000000" w:themeColor="text1"/>
                <w:sz w:val="20"/>
                <w:szCs w:val="20"/>
              </w:rPr>
            </w:rPrChange>
          </w:rPr>
          <w:t>recibidos</w:t>
        </w:r>
      </w:ins>
      <w:ins w:id="257" w:author="Licencia Office" w:date="2026-03-11T13:07:00Z" w16du:dateUtc="2026-03-11T19:07:00Z">
        <w:r w:rsidRPr="00764A61">
          <w:rPr>
            <w:rFonts w:ascii="Montserrat" w:hAnsi="Montserrat" w:cs="Arial"/>
            <w:color w:val="000000" w:themeColor="text1"/>
            <w:sz w:val="20"/>
            <w:szCs w:val="20"/>
            <w:highlight w:val="yellow"/>
            <w:rPrChange w:id="258" w:author="Licencia Office" w:date="2026-03-11T13:07:00Z" w16du:dateUtc="2026-03-11T19:07:00Z">
              <w:rPr>
                <w:rFonts w:ascii="Montserrat" w:hAnsi="Montserrat" w:cs="Arial"/>
                <w:color w:val="000000" w:themeColor="text1"/>
                <w:sz w:val="20"/>
                <w:szCs w:val="20"/>
              </w:rPr>
            </w:rPrChange>
          </w:rPr>
          <w:t xml:space="preserve"> por el servicio de recepción</w:t>
        </w:r>
        <w:r>
          <w:rPr>
            <w:rFonts w:ascii="Montserrat" w:hAnsi="Montserrat" w:cs="Arial"/>
            <w:color w:val="000000" w:themeColor="text1"/>
            <w:sz w:val="20"/>
            <w:szCs w:val="20"/>
          </w:rPr>
          <w:t xml:space="preserve"> </w:t>
        </w:r>
      </w:ins>
      <w:commentRangeEnd w:id="246"/>
      <w:r w:rsidR="00997972">
        <w:rPr>
          <w:rStyle w:val="Refdecomentario"/>
          <w:rFonts w:ascii="Montserrat" w:hAnsi="Montserrat" w:cs="Arial"/>
          <w:color w:val="000000" w:themeColor="text1"/>
          <w:sz w:val="20"/>
          <w:szCs w:val="20"/>
        </w:rPr>
        <w:commentReference w:id="246"/>
      </w:r>
    </w:p>
    <w:p w14:paraId="7806D786" w14:textId="77777777" w:rsidR="006A4FDA" w:rsidRDefault="006A4FDA">
      <w:pPr>
        <w:jc w:val="both"/>
        <w:rPr>
          <w:rFonts w:ascii="Montserrat" w:hAnsi="Montserrat" w:cs="Arial"/>
          <w:color w:val="000000" w:themeColor="text1"/>
          <w:sz w:val="20"/>
          <w:szCs w:val="20"/>
        </w:rPr>
      </w:pPr>
    </w:p>
    <w:p w14:paraId="1E9655EC" w14:textId="77777777" w:rsidR="00B44779" w:rsidRDefault="00B44779">
      <w:pPr>
        <w:tabs>
          <w:tab w:val="left" w:pos="5460"/>
        </w:tabs>
        <w:spacing w:line="276" w:lineRule="auto"/>
        <w:jc w:val="both"/>
        <w:rPr>
          <w:ins w:id="259" w:author="Licencia Office" w:date="2026-02-05T12:21:00Z" w16du:dateUtc="2026-02-05T18:21:00Z"/>
        </w:rPr>
        <w:pPrChange w:id="260" w:author="Licencia Office" w:date="2026-02-05T12:21:00Z" w16du:dateUtc="2026-02-05T18:21:00Z">
          <w:pPr>
            <w:tabs>
              <w:tab w:val="left" w:pos="5460"/>
            </w:tabs>
            <w:spacing w:line="276" w:lineRule="auto"/>
            <w:ind w:left="360"/>
            <w:jc w:val="both"/>
          </w:pPr>
        </w:pPrChange>
      </w:pPr>
      <w:ins w:id="261" w:author="Licencia Office" w:date="2026-02-05T12:21:00Z" w16du:dateUtc="2026-02-05T18:21:00Z">
        <w:r w:rsidRPr="00B44779">
          <w:rPr>
            <w:rFonts w:ascii="Montserrat" w:hAnsi="Montserrat" w:cs="Arial"/>
            <w:bCs/>
            <w:sz w:val="20"/>
            <w:szCs w:val="20"/>
            <w:highlight w:val="yellow"/>
            <w:rPrChange w:id="262" w:author="Licencia Office" w:date="2026-02-05T12:21:00Z" w16du:dateUtc="2026-02-05T18:21:00Z">
              <w:rPr>
                <w:rFonts w:ascii="Montserrat" w:hAnsi="Montserrat" w:cs="Arial"/>
                <w:bCs/>
                <w:sz w:val="20"/>
                <w:szCs w:val="20"/>
              </w:rPr>
            </w:rPrChange>
          </w:rPr>
          <w:t>Los campos marcados con (*) son obligatorios</w:t>
        </w:r>
      </w:ins>
    </w:p>
    <w:p w14:paraId="398724CB" w14:textId="717CEA9D" w:rsidR="006A4FDA" w:rsidDel="00B651DE" w:rsidRDefault="00000000">
      <w:pPr>
        <w:jc w:val="both"/>
        <w:rPr>
          <w:del w:id="263" w:author="Licencia Office" w:date="2026-01-28T16:05:00Z" w16du:dateUtc="2026-01-28T22:05:00Z"/>
          <w:rFonts w:ascii="Montserrat" w:hAnsi="Montserrat" w:cs="Arial"/>
          <w:b/>
          <w:color w:val="000000" w:themeColor="text1"/>
          <w:sz w:val="20"/>
          <w:szCs w:val="20"/>
        </w:rPr>
      </w:pPr>
      <w:del w:id="264" w:author="Licencia Office" w:date="2026-01-28T16:05:00Z" w16du:dateUtc="2026-01-28T22:05:00Z">
        <w:r w:rsidDel="00B651DE">
          <w:rPr>
            <w:rFonts w:ascii="Montserrat" w:hAnsi="Montserrat" w:cs="Arial"/>
            <w:color w:val="000000" w:themeColor="text1"/>
            <w:sz w:val="20"/>
            <w:szCs w:val="20"/>
          </w:rPr>
          <w:delText xml:space="preserve">Para considerar en el despliegue de la información:  </w:delText>
        </w:r>
        <w:r w:rsidDel="00B651DE">
          <w:rPr>
            <w:rFonts w:ascii="Montserrat" w:hAnsi="Montserrat" w:cs="Arial"/>
            <w:b/>
            <w:color w:val="000000" w:themeColor="text1"/>
            <w:sz w:val="20"/>
            <w:szCs w:val="20"/>
          </w:rPr>
          <w:delText>El campo versión desplegara los CFDI v3.3, v4.0 y CFDI retenciones v1.0 y v2.0 en adelante.</w:delText>
        </w:r>
      </w:del>
    </w:p>
    <w:p w14:paraId="109B55FE" w14:textId="77777777" w:rsidR="006A4FDA" w:rsidRDefault="006A4FDA">
      <w:pPr>
        <w:jc w:val="both"/>
        <w:rPr>
          <w:rFonts w:ascii="Montserrat" w:hAnsi="Montserrat" w:cs="Arial"/>
          <w:color w:val="000000" w:themeColor="text1"/>
          <w:sz w:val="20"/>
          <w:szCs w:val="20"/>
        </w:rPr>
      </w:pPr>
    </w:p>
    <w:p w14:paraId="323EA75F" w14:textId="77777777" w:rsidR="006A4FDA" w:rsidRDefault="00000000" w:rsidP="00BD340D">
      <w:pPr>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Al concluir la consulta se debe seleccionar el botón </w:t>
      </w:r>
      <w:r>
        <w:rPr>
          <w:rFonts w:ascii="Montserrat" w:hAnsi="Montserrat" w:cs="Arial"/>
          <w:b/>
          <w:color w:val="000000" w:themeColor="text1"/>
          <w:sz w:val="20"/>
          <w:szCs w:val="20"/>
        </w:rPr>
        <w:t>‘Consultar Incidentes’</w:t>
      </w:r>
      <w:r>
        <w:rPr>
          <w:rFonts w:ascii="Montserrat" w:hAnsi="Montserrat" w:cs="Arial"/>
          <w:color w:val="000000" w:themeColor="text1"/>
          <w:sz w:val="20"/>
          <w:szCs w:val="20"/>
        </w:rPr>
        <w:t>.</w:t>
      </w:r>
    </w:p>
    <w:p w14:paraId="28A7C6E6" w14:textId="77777777" w:rsidR="006A4FDA" w:rsidRDefault="006A4FDA">
      <w:pPr>
        <w:rPr>
          <w:rFonts w:ascii="Montserrat" w:hAnsi="Montserrat" w:cs="Arial"/>
          <w:color w:val="000000" w:themeColor="text1"/>
          <w:sz w:val="20"/>
          <w:szCs w:val="20"/>
          <w:u w:val="single"/>
        </w:rPr>
      </w:pPr>
    </w:p>
    <w:p w14:paraId="478621CC" w14:textId="77777777" w:rsidR="006A4FDA" w:rsidRDefault="00000000">
      <w:pPr>
        <w:jc w:val="center"/>
        <w:rPr>
          <w:rFonts w:ascii="Montserrat" w:hAnsi="Montserrat" w:cs="Arial"/>
          <w:color w:val="000000" w:themeColor="text1"/>
          <w:sz w:val="20"/>
          <w:szCs w:val="20"/>
          <w:u w:val="single"/>
        </w:rPr>
      </w:pPr>
      <w:r>
        <w:rPr>
          <w:noProof/>
        </w:rPr>
        <w:drawing>
          <wp:inline distT="0" distB="0" distL="0" distR="0" wp14:anchorId="4B7562E0" wp14:editId="715F00CA">
            <wp:extent cx="1311910" cy="364490"/>
            <wp:effectExtent l="0" t="0" r="0" b="0"/>
            <wp:docPr id="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2"/>
                    <pic:cNvPicPr>
                      <a:picLocks noChangeAspect="1" noChangeArrowheads="1"/>
                    </pic:cNvPicPr>
                  </pic:nvPicPr>
                  <pic:blipFill>
                    <a:blip r:embed="rId24"/>
                    <a:stretch>
                      <a:fillRect/>
                    </a:stretch>
                  </pic:blipFill>
                  <pic:spPr bwMode="auto">
                    <a:xfrm>
                      <a:off x="0" y="0"/>
                      <a:ext cx="1311910" cy="364490"/>
                    </a:xfrm>
                    <a:prstGeom prst="rect">
                      <a:avLst/>
                    </a:prstGeom>
                  </pic:spPr>
                </pic:pic>
              </a:graphicData>
            </a:graphic>
          </wp:inline>
        </w:drawing>
      </w:r>
    </w:p>
    <w:p w14:paraId="7FCB6A72" w14:textId="77777777" w:rsidR="006A4FDA" w:rsidRDefault="006A4FDA">
      <w:pPr>
        <w:tabs>
          <w:tab w:val="left" w:pos="5460"/>
        </w:tabs>
        <w:spacing w:line="276" w:lineRule="auto"/>
        <w:jc w:val="both"/>
        <w:rPr>
          <w:rFonts w:ascii="Montserrat" w:hAnsi="Montserrat" w:cs="Arial"/>
          <w:color w:val="000000" w:themeColor="text1"/>
          <w:sz w:val="20"/>
          <w:szCs w:val="20"/>
          <w:u w:val="single"/>
        </w:rPr>
      </w:pPr>
    </w:p>
    <w:p w14:paraId="39BF815D" w14:textId="77777777" w:rsidR="006A4FDA" w:rsidRDefault="00000000">
      <w:pPr>
        <w:tabs>
          <w:tab w:val="left" w:pos="5460"/>
        </w:tabs>
        <w:spacing w:line="276" w:lineRule="auto"/>
        <w:jc w:val="both"/>
        <w:rPr>
          <w:rFonts w:ascii="Montserrat" w:hAnsi="Montserrat" w:cs="Arial"/>
          <w:b/>
          <w:sz w:val="20"/>
          <w:szCs w:val="20"/>
        </w:rPr>
      </w:pPr>
      <w:r>
        <w:rPr>
          <w:rFonts w:ascii="Montserrat" w:hAnsi="Montserrat" w:cs="Arial"/>
          <w:b/>
          <w:bCs/>
          <w:sz w:val="20"/>
          <w:szCs w:val="20"/>
        </w:rPr>
        <w:t>Validaciones para la consulta por Fecha inicial y final de recepción</w:t>
      </w:r>
      <w:r>
        <w:rPr>
          <w:rFonts w:ascii="Montserrat" w:hAnsi="Montserrat" w:cs="Arial"/>
          <w:b/>
          <w:sz w:val="20"/>
          <w:szCs w:val="20"/>
        </w:rPr>
        <w:t>:</w:t>
      </w:r>
    </w:p>
    <w:p w14:paraId="02D2A0A2" w14:textId="77777777" w:rsidR="006A4FDA" w:rsidRDefault="006A4FDA">
      <w:pPr>
        <w:tabs>
          <w:tab w:val="left" w:pos="5460"/>
        </w:tabs>
        <w:spacing w:line="276" w:lineRule="auto"/>
        <w:jc w:val="both"/>
        <w:rPr>
          <w:rFonts w:ascii="Montserrat" w:hAnsi="Montserrat" w:cs="Arial"/>
          <w:b/>
          <w:sz w:val="20"/>
          <w:szCs w:val="20"/>
        </w:rPr>
      </w:pPr>
    </w:p>
    <w:p w14:paraId="65692424" w14:textId="77777777" w:rsidR="006A4FDA" w:rsidRDefault="00000000" w:rsidP="00BD340D">
      <w:pPr>
        <w:pStyle w:val="Prrafodelista"/>
        <w:numPr>
          <w:ilvl w:val="0"/>
          <w:numId w:val="5"/>
        </w:numPr>
        <w:tabs>
          <w:tab w:val="left" w:pos="5460"/>
        </w:tabs>
        <w:spacing w:line="276" w:lineRule="auto"/>
        <w:jc w:val="both"/>
        <w:rPr>
          <w:rFonts w:ascii="Montserrat" w:hAnsi="Montserrat" w:cs="Arial"/>
          <w:b/>
          <w:sz w:val="20"/>
          <w:szCs w:val="20"/>
        </w:rPr>
      </w:pPr>
      <w:r>
        <w:rPr>
          <w:rFonts w:ascii="Montserrat" w:hAnsi="Montserrat" w:cs="Arial"/>
          <w:sz w:val="20"/>
          <w:szCs w:val="20"/>
        </w:rPr>
        <w:t>Cuando se ingrese un rango de fechas mayor a un mes y se seleccione el botón</w:t>
      </w:r>
      <w:r>
        <w:rPr>
          <w:rFonts w:ascii="Montserrat" w:hAnsi="Montserrat" w:cs="Arial"/>
          <w:b/>
          <w:sz w:val="20"/>
          <w:szCs w:val="20"/>
        </w:rPr>
        <w:t xml:space="preserve"> “Consultar Incidentes”, </w:t>
      </w:r>
      <w:r>
        <w:rPr>
          <w:rFonts w:ascii="Montserrat" w:hAnsi="Montserrat" w:cs="Arial"/>
          <w:sz w:val="20"/>
          <w:szCs w:val="20"/>
        </w:rPr>
        <w:t>el aplicativo deberá mostrar el siguiente mensaje de error:</w:t>
      </w:r>
      <w:r>
        <w:rPr>
          <w:rFonts w:ascii="Montserrat" w:hAnsi="Montserrat" w:cs="Arial"/>
          <w:b/>
          <w:sz w:val="20"/>
          <w:szCs w:val="20"/>
        </w:rPr>
        <w:t xml:space="preserve"> </w:t>
      </w:r>
    </w:p>
    <w:p w14:paraId="0D9C6940" w14:textId="77777777" w:rsidR="006A4FDA" w:rsidDel="00B44779" w:rsidRDefault="00000000">
      <w:pPr>
        <w:pStyle w:val="Prrafodelista"/>
        <w:numPr>
          <w:ilvl w:val="0"/>
          <w:numId w:val="20"/>
        </w:numPr>
        <w:tabs>
          <w:tab w:val="left" w:pos="5460"/>
        </w:tabs>
        <w:spacing w:line="276" w:lineRule="auto"/>
        <w:jc w:val="both"/>
        <w:rPr>
          <w:del w:id="265" w:author="Licencia Office" w:date="2026-02-05T12:25:00Z" w16du:dateUtc="2026-02-05T18:25:00Z"/>
          <w:rFonts w:ascii="Montserrat" w:hAnsi="Montserrat" w:cs="Arial"/>
          <w:b/>
          <w:sz w:val="20"/>
          <w:szCs w:val="20"/>
        </w:rPr>
      </w:pPr>
      <w:r>
        <w:rPr>
          <w:rFonts w:ascii="Montserrat" w:hAnsi="Montserrat" w:cs="Arial"/>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sz w:val="20"/>
          <w:szCs w:val="20"/>
          <w:shd w:val="clear" w:color="auto" w:fill="F2DBDB"/>
        </w:rPr>
        <w:t>La consulta no debe ser mayor a un mes”</w:t>
      </w:r>
      <w:r>
        <w:rPr>
          <w:rFonts w:ascii="Montserrat" w:hAnsi="Montserrat" w:cs="Arial"/>
          <w:sz w:val="20"/>
          <w:szCs w:val="20"/>
        </w:rPr>
        <w:t>.</w:t>
      </w:r>
    </w:p>
    <w:p w14:paraId="447E8382" w14:textId="77777777" w:rsidR="006A4FDA" w:rsidRPr="00B44779" w:rsidRDefault="006A4FDA">
      <w:pPr>
        <w:pStyle w:val="Prrafodelista"/>
        <w:numPr>
          <w:ilvl w:val="0"/>
          <w:numId w:val="20"/>
        </w:numPr>
        <w:tabs>
          <w:tab w:val="left" w:pos="5460"/>
        </w:tabs>
        <w:spacing w:line="276" w:lineRule="auto"/>
        <w:jc w:val="both"/>
        <w:rPr>
          <w:rFonts w:ascii="Montserrat" w:hAnsi="Montserrat" w:cs="Arial"/>
          <w:b/>
          <w:sz w:val="20"/>
          <w:szCs w:val="20"/>
          <w:rPrChange w:id="266" w:author="Licencia Office" w:date="2026-02-05T12:25:00Z" w16du:dateUtc="2026-02-05T18:25:00Z">
            <w:rPr/>
          </w:rPrChange>
        </w:rPr>
        <w:pPrChange w:id="267" w:author="Licencia Office" w:date="2026-02-05T12:25:00Z" w16du:dateUtc="2026-02-05T18:25:00Z">
          <w:pPr>
            <w:tabs>
              <w:tab w:val="left" w:pos="5460"/>
            </w:tabs>
            <w:spacing w:line="276" w:lineRule="auto"/>
            <w:jc w:val="both"/>
          </w:pPr>
        </w:pPrChange>
      </w:pPr>
    </w:p>
    <w:p w14:paraId="4487E21A" w14:textId="5A3F8518" w:rsidR="006A4FDA" w:rsidRPr="00890901" w:rsidDel="00890901" w:rsidRDefault="00000000" w:rsidP="00BD340D">
      <w:pPr>
        <w:pStyle w:val="Prrafodelista"/>
        <w:numPr>
          <w:ilvl w:val="0"/>
          <w:numId w:val="5"/>
        </w:numPr>
        <w:tabs>
          <w:tab w:val="left" w:pos="5460"/>
        </w:tabs>
        <w:spacing w:line="276" w:lineRule="auto"/>
        <w:jc w:val="both"/>
        <w:rPr>
          <w:del w:id="268" w:author="Licencia Office" w:date="2026-01-28T17:36:00Z" w16du:dateUtc="2026-01-28T23:36:00Z"/>
          <w:rFonts w:ascii="Montserrat" w:hAnsi="Montserrat" w:cs="Arial"/>
          <w:b/>
          <w:sz w:val="20"/>
          <w:szCs w:val="20"/>
          <w:highlight w:val="yellow"/>
          <w:rPrChange w:id="269" w:author="Licencia Office" w:date="2026-01-28T17:38:00Z" w16du:dateUtc="2026-01-28T23:38:00Z">
            <w:rPr>
              <w:del w:id="270" w:author="Licencia Office" w:date="2026-01-28T17:36:00Z" w16du:dateUtc="2026-01-28T23:36:00Z"/>
              <w:rFonts w:ascii="Montserrat" w:hAnsi="Montserrat" w:cs="Arial"/>
              <w:b/>
              <w:sz w:val="20"/>
              <w:szCs w:val="20"/>
            </w:rPr>
          </w:rPrChange>
        </w:rPr>
      </w:pPr>
      <w:del w:id="271" w:author="Licencia Office" w:date="2026-01-28T17:36:00Z" w16du:dateUtc="2026-01-28T23:36:00Z">
        <w:r w:rsidRPr="00890901" w:rsidDel="00890901">
          <w:rPr>
            <w:rFonts w:ascii="Montserrat" w:hAnsi="Montserrat" w:cs="Arial"/>
            <w:sz w:val="20"/>
            <w:szCs w:val="20"/>
            <w:highlight w:val="yellow"/>
            <w:rPrChange w:id="272" w:author="Licencia Office" w:date="2026-01-28T17:38:00Z" w16du:dateUtc="2026-01-28T23:38:00Z">
              <w:rPr>
                <w:rFonts w:ascii="Montserrat" w:hAnsi="Montserrat" w:cs="Arial"/>
                <w:sz w:val="20"/>
                <w:szCs w:val="20"/>
              </w:rPr>
            </w:rPrChange>
          </w:rPr>
          <w:delText>Cuando en el campo</w:delText>
        </w:r>
        <w:r w:rsidRPr="00890901" w:rsidDel="00890901">
          <w:rPr>
            <w:rFonts w:ascii="Montserrat" w:hAnsi="Montserrat" w:cs="Arial"/>
            <w:b/>
            <w:sz w:val="20"/>
            <w:szCs w:val="20"/>
            <w:highlight w:val="yellow"/>
            <w:rPrChange w:id="273" w:author="Licencia Office" w:date="2026-01-28T17:38:00Z" w16du:dateUtc="2026-01-28T23:38:00Z">
              <w:rPr>
                <w:rFonts w:ascii="Montserrat" w:hAnsi="Montserrat" w:cs="Arial"/>
                <w:b/>
                <w:sz w:val="20"/>
                <w:szCs w:val="20"/>
              </w:rPr>
            </w:rPrChange>
          </w:rPr>
          <w:delText xml:space="preserve"> Versión</w:delText>
        </w:r>
        <w:r w:rsidRPr="00890901" w:rsidDel="00890901">
          <w:rPr>
            <w:rFonts w:ascii="Montserrat" w:hAnsi="Montserrat" w:cs="Arial"/>
            <w:sz w:val="20"/>
            <w:szCs w:val="20"/>
            <w:highlight w:val="yellow"/>
            <w:rPrChange w:id="274" w:author="Licencia Office" w:date="2026-01-28T17:38:00Z" w16du:dateUtc="2026-01-28T23:38:00Z">
              <w:rPr>
                <w:rFonts w:ascii="Montserrat" w:hAnsi="Montserrat" w:cs="Arial"/>
                <w:sz w:val="20"/>
                <w:szCs w:val="20"/>
              </w:rPr>
            </w:rPrChange>
          </w:rPr>
          <w:delText xml:space="preserve"> no se seleccione ninguna opción y se seleccione el botón</w:delText>
        </w:r>
        <w:r w:rsidRPr="00890901" w:rsidDel="00890901">
          <w:rPr>
            <w:rFonts w:ascii="Montserrat" w:hAnsi="Montserrat" w:cs="Arial"/>
            <w:b/>
            <w:sz w:val="20"/>
            <w:szCs w:val="20"/>
            <w:highlight w:val="yellow"/>
            <w:rPrChange w:id="275" w:author="Licencia Office" w:date="2026-01-28T17:38:00Z" w16du:dateUtc="2026-01-28T23:38:00Z">
              <w:rPr>
                <w:rFonts w:ascii="Montserrat" w:hAnsi="Montserrat" w:cs="Arial"/>
                <w:b/>
                <w:sz w:val="20"/>
                <w:szCs w:val="20"/>
              </w:rPr>
            </w:rPrChange>
          </w:rPr>
          <w:delText xml:space="preserve"> “Consultar Incidentes”</w:delText>
        </w:r>
        <w:r w:rsidRPr="00890901" w:rsidDel="00890901">
          <w:rPr>
            <w:rFonts w:ascii="Montserrat" w:hAnsi="Montserrat" w:cs="Arial"/>
            <w:sz w:val="20"/>
            <w:szCs w:val="20"/>
            <w:highlight w:val="yellow"/>
            <w:rPrChange w:id="276" w:author="Licencia Office" w:date="2026-01-28T17:38:00Z" w16du:dateUtc="2026-01-28T23:38:00Z">
              <w:rPr>
                <w:rFonts w:ascii="Montserrat" w:hAnsi="Montserrat" w:cs="Arial"/>
                <w:sz w:val="20"/>
                <w:szCs w:val="20"/>
              </w:rPr>
            </w:rPrChange>
          </w:rPr>
          <w:delText>, el aplicativo deberá mostrar el siguiente mensaje de error:</w:delText>
        </w:r>
      </w:del>
    </w:p>
    <w:p w14:paraId="2BF9CB0D" w14:textId="68976481" w:rsidR="006A4FDA" w:rsidRPr="00890901" w:rsidDel="00890901" w:rsidRDefault="00000000">
      <w:pPr>
        <w:pStyle w:val="Prrafodelista"/>
        <w:numPr>
          <w:ilvl w:val="0"/>
          <w:numId w:val="20"/>
        </w:numPr>
        <w:tabs>
          <w:tab w:val="left" w:pos="5460"/>
        </w:tabs>
        <w:spacing w:line="276" w:lineRule="auto"/>
        <w:jc w:val="both"/>
        <w:rPr>
          <w:del w:id="277" w:author="Licencia Office" w:date="2026-01-28T17:36:00Z" w16du:dateUtc="2026-01-28T23:36:00Z"/>
          <w:rFonts w:ascii="Montserrat" w:hAnsi="Montserrat"/>
          <w:bCs/>
          <w:highlight w:val="yellow"/>
          <w:rPrChange w:id="278" w:author="Licencia Office" w:date="2026-01-28T17:38:00Z" w16du:dateUtc="2026-01-28T23:38:00Z">
            <w:rPr>
              <w:del w:id="279" w:author="Licencia Office" w:date="2026-01-28T17:36:00Z" w16du:dateUtc="2026-01-28T23:36:00Z"/>
              <w:rFonts w:ascii="Montserrat" w:hAnsi="Montserrat" w:cs="Arial"/>
              <w:sz w:val="20"/>
              <w:szCs w:val="20"/>
            </w:rPr>
          </w:rPrChange>
        </w:rPr>
      </w:pPr>
      <w:del w:id="280" w:author="Licencia Office" w:date="2026-01-28T17:36:00Z" w16du:dateUtc="2026-01-28T23:36:00Z">
        <w:r w:rsidRPr="00890901" w:rsidDel="00890901">
          <w:rPr>
            <w:rFonts w:ascii="Montserrat" w:hAnsi="Montserrat" w:cs="Arial"/>
            <w:sz w:val="20"/>
            <w:szCs w:val="20"/>
            <w:highlight w:val="yellow"/>
            <w:shd w:val="clear" w:color="auto" w:fill="F2DBDB"/>
            <w:rPrChange w:id="281" w:author="Licencia Office" w:date="2026-01-28T17:38:00Z" w16du:dateUtc="2026-01-28T23:38:00Z">
              <w:rPr>
                <w:rFonts w:ascii="Montserrat" w:hAnsi="Montserrat" w:cs="Arial"/>
                <w:sz w:val="20"/>
                <w:szCs w:val="20"/>
                <w:shd w:val="clear" w:color="auto" w:fill="F2DBDB"/>
              </w:rPr>
            </w:rPrChange>
          </w:rPr>
          <w:delText>“</w:delText>
        </w:r>
        <w:r w:rsidRPr="00890901" w:rsidDel="00890901">
          <w:rPr>
            <w:rFonts w:ascii="Montserrat" w:hAnsi="Montserrat" w:cs="Arial"/>
            <w:b/>
            <w:sz w:val="20"/>
            <w:szCs w:val="20"/>
            <w:highlight w:val="yellow"/>
            <w:shd w:val="clear" w:color="auto" w:fill="F2DBDB"/>
            <w:rPrChange w:id="282" w:author="Licencia Office" w:date="2026-01-28T17:38:00Z" w16du:dateUtc="2026-01-28T23:38:00Z">
              <w:rPr>
                <w:rFonts w:ascii="Montserrat" w:hAnsi="Montserrat" w:cs="Arial"/>
                <w:b/>
                <w:sz w:val="20"/>
                <w:szCs w:val="20"/>
                <w:shd w:val="clear" w:color="auto" w:fill="F2DBDB"/>
              </w:rPr>
            </w:rPrChange>
          </w:rPr>
          <w:delText>ERROR</w:delText>
        </w:r>
        <w:r w:rsidRPr="00890901" w:rsidDel="00890901">
          <w:rPr>
            <w:rFonts w:ascii="Montserrat" w:hAnsi="Montserrat" w:cs="Arial"/>
            <w:sz w:val="20"/>
            <w:szCs w:val="20"/>
            <w:highlight w:val="yellow"/>
            <w:shd w:val="clear" w:color="auto" w:fill="F2DBDB"/>
            <w:rPrChange w:id="283" w:author="Licencia Office" w:date="2026-01-28T17:38:00Z" w16du:dateUtc="2026-01-28T23:38:00Z">
              <w:rPr>
                <w:rFonts w:ascii="Montserrat" w:hAnsi="Montserrat" w:cs="Arial"/>
                <w:sz w:val="20"/>
                <w:szCs w:val="20"/>
                <w:shd w:val="clear" w:color="auto" w:fill="F2DBDB"/>
              </w:rPr>
            </w:rPrChange>
          </w:rPr>
          <w:delText>: Favor de seleccionar la versión de CFDI a consultar”</w:delText>
        </w:r>
        <w:r w:rsidRPr="00890901" w:rsidDel="00890901">
          <w:rPr>
            <w:rFonts w:ascii="Montserrat" w:hAnsi="Montserrat" w:cs="Arial"/>
            <w:sz w:val="20"/>
            <w:szCs w:val="20"/>
            <w:highlight w:val="yellow"/>
            <w:rPrChange w:id="284" w:author="Licencia Office" w:date="2026-01-28T17:38:00Z" w16du:dateUtc="2026-01-28T23:38:00Z">
              <w:rPr>
                <w:rFonts w:ascii="Montserrat" w:hAnsi="Montserrat" w:cs="Arial"/>
                <w:sz w:val="20"/>
                <w:szCs w:val="20"/>
              </w:rPr>
            </w:rPrChange>
          </w:rPr>
          <w:delText>.</w:delText>
        </w:r>
      </w:del>
    </w:p>
    <w:p w14:paraId="216CD6D3" w14:textId="77777777" w:rsidR="00B44779" w:rsidRPr="00B44779" w:rsidRDefault="00B44779">
      <w:pPr>
        <w:tabs>
          <w:tab w:val="left" w:pos="5460"/>
        </w:tabs>
        <w:overflowPunct w:val="0"/>
        <w:spacing w:line="276" w:lineRule="auto"/>
        <w:jc w:val="both"/>
        <w:rPr>
          <w:ins w:id="285" w:author="Licencia Office" w:date="2026-01-28T17:38:00Z" w16du:dateUtc="2026-01-28T23:38:00Z"/>
          <w:highlight w:val="yellow"/>
        </w:rPr>
        <w:pPrChange w:id="286" w:author="Licencia Office" w:date="2026-02-05T12:23:00Z" w16du:dateUtc="2026-02-05T18:23:00Z">
          <w:pPr>
            <w:pStyle w:val="Prrafodelista"/>
            <w:numPr>
              <w:ilvl w:val="2"/>
              <w:numId w:val="51"/>
            </w:numPr>
            <w:tabs>
              <w:tab w:val="num" w:pos="0"/>
              <w:tab w:val="left" w:pos="5460"/>
            </w:tabs>
            <w:overflowPunct w:val="0"/>
            <w:spacing w:line="276" w:lineRule="auto"/>
            <w:ind w:left="2160" w:hanging="180"/>
            <w:jc w:val="both"/>
          </w:pPr>
        </w:pPrChange>
      </w:pPr>
    </w:p>
    <w:p w14:paraId="29FF90AD" w14:textId="62B8F729" w:rsidR="00890901" w:rsidRPr="006F7AE0" w:rsidRDefault="00890901">
      <w:pPr>
        <w:pStyle w:val="Prrafodelista"/>
        <w:numPr>
          <w:ilvl w:val="0"/>
          <w:numId w:val="5"/>
        </w:numPr>
        <w:tabs>
          <w:tab w:val="left" w:pos="5460"/>
        </w:tabs>
        <w:overflowPunct w:val="0"/>
        <w:spacing w:line="276" w:lineRule="auto"/>
        <w:jc w:val="both"/>
        <w:rPr>
          <w:ins w:id="287" w:author="Licencia Office" w:date="2026-01-28T17:38:00Z" w16du:dateUtc="2026-01-28T23:38:00Z"/>
          <w:rFonts w:ascii="Montserrat" w:hAnsi="Montserrat" w:cs="Arial"/>
          <w:sz w:val="20"/>
          <w:szCs w:val="20"/>
          <w:highlight w:val="yellow"/>
          <w:shd w:val="clear" w:color="auto" w:fill="F2DBDB"/>
        </w:rPr>
        <w:pPrChange w:id="288" w:author="Licencia Office" w:date="2026-01-28T17:38:00Z" w16du:dateUtc="2026-01-28T23:38:00Z">
          <w:pPr>
            <w:pStyle w:val="Prrafodelista"/>
            <w:numPr>
              <w:ilvl w:val="1"/>
              <w:numId w:val="51"/>
            </w:numPr>
            <w:tabs>
              <w:tab w:val="num" w:pos="0"/>
              <w:tab w:val="left" w:pos="5460"/>
            </w:tabs>
            <w:overflowPunct w:val="0"/>
            <w:spacing w:line="276" w:lineRule="auto"/>
            <w:ind w:left="1440" w:hanging="360"/>
            <w:jc w:val="both"/>
          </w:pPr>
        </w:pPrChange>
      </w:pPr>
      <w:ins w:id="289" w:author="Licencia Office" w:date="2026-01-28T17:38:00Z" w16du:dateUtc="2026-01-28T23:38:00Z">
        <w:r w:rsidRPr="006F7AE0">
          <w:rPr>
            <w:rFonts w:ascii="Montserrat" w:hAnsi="Montserrat" w:cs="Arial"/>
            <w:sz w:val="20"/>
            <w:szCs w:val="20"/>
            <w:highlight w:val="yellow"/>
            <w:shd w:val="clear" w:color="auto" w:fill="F2DBDB"/>
          </w:rPr>
          <w:t xml:space="preserve">Cuando no se ingrese ningún rango de fecha y se </w:t>
        </w:r>
      </w:ins>
      <w:ins w:id="290" w:author="Licencia Office" w:date="2026-03-11T12:44:00Z" w16du:dateUtc="2026-03-11T18:44:00Z">
        <w:r w:rsidR="00394F61" w:rsidRPr="006F7AE0">
          <w:rPr>
            <w:rFonts w:ascii="Montserrat" w:hAnsi="Montserrat" w:cs="Arial"/>
            <w:sz w:val="20"/>
            <w:szCs w:val="20"/>
            <w:highlight w:val="yellow"/>
            <w:shd w:val="clear" w:color="auto" w:fill="F2DBDB"/>
          </w:rPr>
          <w:t>dé</w:t>
        </w:r>
      </w:ins>
      <w:ins w:id="291" w:author="Licencia Office" w:date="2026-01-28T17:38:00Z" w16du:dateUtc="2026-01-28T23:38:00Z">
        <w:r w:rsidRPr="006F7AE0">
          <w:rPr>
            <w:rFonts w:ascii="Montserrat" w:hAnsi="Montserrat" w:cs="Arial"/>
            <w:sz w:val="20"/>
            <w:szCs w:val="20"/>
            <w:highlight w:val="yellow"/>
            <w:shd w:val="clear" w:color="auto" w:fill="F2DBDB"/>
          </w:rPr>
          <w:t xml:space="preserve"> clic en el botón “Consultar incidentes” el aplicativo debe mostrar los siguientes mensajes:</w:t>
        </w:r>
      </w:ins>
    </w:p>
    <w:p w14:paraId="4C5DFF9C" w14:textId="77777777" w:rsidR="00890901" w:rsidRPr="006F7AE0" w:rsidRDefault="00890901">
      <w:pPr>
        <w:pStyle w:val="Prrafodelista"/>
        <w:numPr>
          <w:ilvl w:val="2"/>
          <w:numId w:val="5"/>
        </w:numPr>
        <w:tabs>
          <w:tab w:val="left" w:pos="5460"/>
        </w:tabs>
        <w:overflowPunct w:val="0"/>
        <w:spacing w:line="276" w:lineRule="auto"/>
        <w:jc w:val="both"/>
        <w:rPr>
          <w:ins w:id="292" w:author="Licencia Office" w:date="2026-01-28T17:38:00Z" w16du:dateUtc="2026-01-28T23:38:00Z"/>
          <w:rFonts w:ascii="Montserrat" w:hAnsi="Montserrat" w:cs="Arial"/>
          <w:b/>
          <w:sz w:val="20"/>
          <w:szCs w:val="20"/>
          <w:highlight w:val="yellow"/>
          <w:shd w:val="clear" w:color="auto" w:fill="F2DBDB"/>
        </w:rPr>
        <w:pPrChange w:id="293" w:author="Licencia Office" w:date="2026-01-28T17:38:00Z" w16du:dateUtc="2026-01-28T23:38:00Z">
          <w:pPr>
            <w:pStyle w:val="Prrafodelista"/>
            <w:numPr>
              <w:ilvl w:val="2"/>
              <w:numId w:val="51"/>
            </w:numPr>
            <w:tabs>
              <w:tab w:val="num" w:pos="0"/>
              <w:tab w:val="left" w:pos="5460"/>
            </w:tabs>
            <w:overflowPunct w:val="0"/>
            <w:spacing w:line="276" w:lineRule="auto"/>
            <w:ind w:left="2160" w:hanging="180"/>
            <w:jc w:val="both"/>
          </w:pPr>
        </w:pPrChange>
      </w:pPr>
      <w:ins w:id="294" w:author="Licencia Office" w:date="2026-01-28T17:38:00Z" w16du:dateUtc="2026-01-28T23:38:00Z">
        <w:r w:rsidRPr="00B44779">
          <w:rPr>
            <w:rFonts w:ascii="Montserrat" w:hAnsi="Montserrat" w:cs="Arial"/>
            <w:bCs/>
            <w:sz w:val="20"/>
            <w:szCs w:val="20"/>
            <w:highlight w:val="yellow"/>
            <w:shd w:val="clear" w:color="auto" w:fill="F2DBDB"/>
            <w:rPrChange w:id="295" w:author="Licencia Office" w:date="2026-02-05T12:26:00Z" w16du:dateUtc="2026-02-05T18:26:00Z">
              <w:rPr>
                <w:rFonts w:ascii="Montserrat" w:hAnsi="Montserrat" w:cs="Arial"/>
                <w:bCs/>
                <w:sz w:val="20"/>
                <w:szCs w:val="20"/>
                <w:shd w:val="clear" w:color="auto" w:fill="F2DBDB"/>
              </w:rPr>
            </w:rPrChange>
          </w:rPr>
          <w:t>“</w:t>
        </w:r>
        <w:r w:rsidRPr="00B44779">
          <w:rPr>
            <w:rFonts w:ascii="Montserrat" w:hAnsi="Montserrat" w:cs="Arial"/>
            <w:b/>
            <w:sz w:val="20"/>
            <w:szCs w:val="20"/>
            <w:highlight w:val="yellow"/>
            <w:shd w:val="clear" w:color="auto" w:fill="F2DBDB"/>
          </w:rPr>
          <w:t>ERROR</w:t>
        </w:r>
        <w:r w:rsidRPr="006F7AE0">
          <w:rPr>
            <w:rFonts w:ascii="Montserrat" w:hAnsi="Montserrat" w:cs="Arial"/>
            <w:b/>
            <w:sz w:val="20"/>
            <w:szCs w:val="20"/>
            <w:highlight w:val="yellow"/>
            <w:shd w:val="clear" w:color="auto" w:fill="F2DBDB"/>
          </w:rPr>
          <w:t xml:space="preserve">: </w:t>
        </w:r>
        <w:r w:rsidRPr="00EF34BE">
          <w:rPr>
            <w:rFonts w:ascii="Montserrat" w:hAnsi="Montserrat" w:cs="Arial"/>
            <w:bCs/>
            <w:sz w:val="20"/>
            <w:szCs w:val="20"/>
            <w:highlight w:val="yellow"/>
            <w:shd w:val="clear" w:color="auto" w:fill="F2DBDB"/>
          </w:rPr>
          <w:t>Favor de proporcionar la fecha inicial de recepción</w:t>
        </w:r>
        <w:r w:rsidRPr="006F7AE0">
          <w:rPr>
            <w:rFonts w:ascii="Montserrat" w:hAnsi="Montserrat" w:cs="Arial"/>
            <w:bCs/>
            <w:sz w:val="20"/>
            <w:szCs w:val="20"/>
            <w:highlight w:val="yellow"/>
            <w:shd w:val="clear" w:color="auto" w:fill="F2DBDB"/>
          </w:rPr>
          <w:t>”</w:t>
        </w:r>
      </w:ins>
    </w:p>
    <w:p w14:paraId="1373003A" w14:textId="08E644F4" w:rsidR="00890901" w:rsidRPr="00B44779" w:rsidRDefault="00890901">
      <w:pPr>
        <w:pStyle w:val="Prrafodelista"/>
        <w:numPr>
          <w:ilvl w:val="2"/>
          <w:numId w:val="5"/>
        </w:numPr>
        <w:tabs>
          <w:tab w:val="left" w:pos="5460"/>
        </w:tabs>
        <w:overflowPunct w:val="0"/>
        <w:spacing w:line="276" w:lineRule="auto"/>
        <w:jc w:val="both"/>
        <w:rPr>
          <w:ins w:id="296" w:author="Licencia Office" w:date="2026-01-28T17:36:00Z" w16du:dateUtc="2026-01-28T23:36:00Z"/>
          <w:rFonts w:ascii="Montserrat" w:hAnsi="Montserrat"/>
          <w:bCs/>
          <w:rPrChange w:id="297" w:author="Licencia Office" w:date="2026-02-05T12:26:00Z" w16du:dateUtc="2026-02-05T18:26:00Z">
            <w:rPr>
              <w:ins w:id="298" w:author="Licencia Office" w:date="2026-01-28T17:36:00Z" w16du:dateUtc="2026-01-28T23:36:00Z"/>
            </w:rPr>
          </w:rPrChange>
        </w:rPr>
        <w:pPrChange w:id="299" w:author="Licencia Office" w:date="2026-01-28T17:37:00Z" w16du:dateUtc="2026-01-28T23:37:00Z">
          <w:pPr>
            <w:pStyle w:val="Prrafodelista"/>
            <w:numPr>
              <w:numId w:val="20"/>
            </w:numPr>
            <w:tabs>
              <w:tab w:val="num" w:pos="0"/>
              <w:tab w:val="left" w:pos="5460"/>
            </w:tabs>
            <w:spacing w:line="276" w:lineRule="auto"/>
            <w:ind w:left="1080" w:hanging="360"/>
            <w:jc w:val="both"/>
          </w:pPr>
        </w:pPrChange>
      </w:pPr>
      <w:ins w:id="300" w:author="Licencia Office" w:date="2026-01-28T17:38:00Z" w16du:dateUtc="2026-01-28T23:38:00Z">
        <w:r w:rsidRPr="00B44779">
          <w:rPr>
            <w:rFonts w:ascii="Montserrat" w:hAnsi="Montserrat" w:cs="Arial"/>
            <w:bCs/>
            <w:sz w:val="20"/>
            <w:szCs w:val="20"/>
            <w:highlight w:val="yellow"/>
            <w:shd w:val="clear" w:color="auto" w:fill="F2DBDB"/>
          </w:rPr>
          <w:t>“</w:t>
        </w:r>
        <w:r w:rsidRPr="00B44779">
          <w:rPr>
            <w:rFonts w:ascii="Montserrat" w:hAnsi="Montserrat" w:cs="Arial"/>
            <w:b/>
            <w:sz w:val="20"/>
            <w:szCs w:val="20"/>
            <w:highlight w:val="yellow"/>
            <w:shd w:val="clear" w:color="auto" w:fill="F2DBDB"/>
          </w:rPr>
          <w:t xml:space="preserve">ERROR: </w:t>
        </w:r>
        <w:r w:rsidRPr="00B44779">
          <w:rPr>
            <w:rFonts w:ascii="Montserrat" w:hAnsi="Montserrat" w:cs="Arial"/>
            <w:bCs/>
            <w:sz w:val="20"/>
            <w:szCs w:val="20"/>
            <w:highlight w:val="yellow"/>
            <w:shd w:val="clear" w:color="auto" w:fill="F2DBDB"/>
          </w:rPr>
          <w:t>Favor de proporcionar la fecha final de recepción”</w:t>
        </w:r>
      </w:ins>
    </w:p>
    <w:p w14:paraId="28EF6FC4" w14:textId="77777777" w:rsidR="006A4FDA" w:rsidRDefault="006A4FDA">
      <w:pPr>
        <w:rPr>
          <w:bCs/>
          <w:sz w:val="20"/>
          <w:szCs w:val="20"/>
        </w:rPr>
      </w:pPr>
    </w:p>
    <w:p w14:paraId="049F74F8" w14:textId="77777777" w:rsidR="006A4FDA" w:rsidRDefault="00000000" w:rsidP="00BD340D">
      <w:pPr>
        <w:pStyle w:val="Ttulo1"/>
        <w:rPr>
          <w:rFonts w:ascii="Montserrat" w:hAnsi="Montserrat"/>
          <w:sz w:val="20"/>
          <w:szCs w:val="20"/>
        </w:rPr>
      </w:pPr>
      <w:bookmarkStart w:id="301" w:name="_Toc177657326"/>
      <w:r>
        <w:rPr>
          <w:rFonts w:ascii="Montserrat" w:hAnsi="Montserrat"/>
          <w:sz w:val="20"/>
          <w:szCs w:val="20"/>
        </w:rPr>
        <w:t>ND04. RESULTADOS DE TIPO DE CONSULTA (Incidentes Servicio de Recepción)</w:t>
      </w:r>
      <w:bookmarkEnd w:id="301"/>
    </w:p>
    <w:p w14:paraId="7456FB7F" w14:textId="77777777" w:rsidR="006A4FDA" w:rsidRDefault="006A4FDA">
      <w:pPr>
        <w:rPr>
          <w:rFonts w:ascii="Montserrat" w:hAnsi="Montserrat" w:cs="Arial"/>
          <w:sz w:val="20"/>
          <w:szCs w:val="20"/>
        </w:rPr>
      </w:pPr>
    </w:p>
    <w:p w14:paraId="47FB3A30" w14:textId="77777777" w:rsidR="006A4FDA" w:rsidRDefault="00000000" w:rsidP="00BD340D">
      <w:pPr>
        <w:jc w:val="both"/>
        <w:rPr>
          <w:rFonts w:ascii="Montserrat" w:hAnsi="Montserrat" w:cs="Arial"/>
          <w:sz w:val="20"/>
          <w:szCs w:val="20"/>
        </w:rPr>
      </w:pPr>
      <w:r>
        <w:rPr>
          <w:rFonts w:ascii="Montserrat" w:hAnsi="Montserrat" w:cs="Arial"/>
          <w:sz w:val="20"/>
          <w:szCs w:val="20"/>
        </w:rPr>
        <w:t>El resultado de la consulta de incidentes, ya sea por ‘Folio Fiscal’ o periodo de ‘Fechas de recepción’, darán por resultado a la consulta los siguientes campos:</w:t>
      </w:r>
    </w:p>
    <w:p w14:paraId="0BF41171" w14:textId="77777777" w:rsidR="006A4FDA" w:rsidRDefault="006A4FDA" w:rsidP="00BD340D">
      <w:pPr>
        <w:jc w:val="both"/>
        <w:rPr>
          <w:bCs/>
          <w:sz w:val="20"/>
          <w:szCs w:val="20"/>
        </w:rPr>
      </w:pPr>
    </w:p>
    <w:p w14:paraId="2D4DD2E6"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t>RFC del PAC</w:t>
      </w:r>
      <w:r>
        <w:rPr>
          <w:rFonts w:ascii="Montserrat" w:hAnsi="Montserrat" w:cs="Arial"/>
          <w:sz w:val="20"/>
          <w:szCs w:val="20"/>
        </w:rPr>
        <w:t xml:space="preserve">: </w:t>
      </w:r>
      <w:r>
        <w:rPr>
          <w:rFonts w:ascii="Montserrat" w:hAnsi="Montserrat" w:cs="Arial"/>
          <w:bCs/>
          <w:sz w:val="20"/>
          <w:szCs w:val="20"/>
        </w:rPr>
        <w:t>El RFC del proveedor.</w:t>
      </w:r>
    </w:p>
    <w:p w14:paraId="1DA099E6"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t>Nombre o Razón Social</w:t>
      </w:r>
      <w:r>
        <w:rPr>
          <w:rFonts w:ascii="Montserrat" w:hAnsi="Montserrat" w:cs="Arial"/>
          <w:sz w:val="20"/>
          <w:szCs w:val="20"/>
        </w:rPr>
        <w:t>: Nombre o razón social del proveedor.</w:t>
      </w:r>
    </w:p>
    <w:p w14:paraId="353CC5F3"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t>Evento</w:t>
      </w:r>
      <w:r>
        <w:rPr>
          <w:rFonts w:ascii="Montserrat" w:hAnsi="Montserrat" w:cs="Arial"/>
          <w:sz w:val="20"/>
          <w:szCs w:val="20"/>
        </w:rPr>
        <w:t>: Clave del evento de incidencia de recepción.</w:t>
      </w:r>
    </w:p>
    <w:p w14:paraId="7782DA5C"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t>Mensaje</w:t>
      </w:r>
      <w:r>
        <w:rPr>
          <w:rFonts w:ascii="Montserrat" w:hAnsi="Montserrat" w:cs="Arial"/>
          <w:sz w:val="20"/>
          <w:szCs w:val="20"/>
        </w:rPr>
        <w:t>: Descripción del evento de incidencia de recepción.</w:t>
      </w:r>
    </w:p>
    <w:p w14:paraId="71FFE884"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t>Total</w:t>
      </w:r>
      <w:r>
        <w:rPr>
          <w:rFonts w:ascii="Montserrat" w:hAnsi="Montserrat" w:cs="Arial"/>
          <w:sz w:val="20"/>
          <w:szCs w:val="20"/>
        </w:rPr>
        <w:t>: Número total de registros de incidencias conforme al parámetro de fechas seleccionado.</w:t>
      </w:r>
    </w:p>
    <w:p w14:paraId="0187FBC7" w14:textId="77777777" w:rsidR="006A4FDA" w:rsidRDefault="00000000">
      <w:pPr>
        <w:pStyle w:val="Prrafodelista"/>
        <w:numPr>
          <w:ilvl w:val="0"/>
          <w:numId w:val="13"/>
        </w:numPr>
        <w:tabs>
          <w:tab w:val="left" w:pos="5460"/>
        </w:tabs>
        <w:contextualSpacing w:val="0"/>
        <w:jc w:val="both"/>
        <w:rPr>
          <w:rFonts w:ascii="Montserrat" w:hAnsi="Montserrat" w:cs="Arial"/>
          <w:sz w:val="20"/>
          <w:szCs w:val="20"/>
        </w:rPr>
      </w:pPr>
      <w:r>
        <w:rPr>
          <w:rFonts w:ascii="Montserrat" w:hAnsi="Montserrat" w:cs="Arial"/>
          <w:b/>
          <w:sz w:val="20"/>
          <w:szCs w:val="20"/>
        </w:rPr>
        <w:lastRenderedPageBreak/>
        <w:t>Detalle</w:t>
      </w:r>
      <w:r>
        <w:rPr>
          <w:rFonts w:ascii="Montserrat" w:hAnsi="Montserrat" w:cs="Arial"/>
          <w:sz w:val="20"/>
          <w:szCs w:val="20"/>
        </w:rPr>
        <w:t xml:space="preserve">: Botón </w:t>
      </w:r>
      <w:r>
        <w:rPr>
          <w:noProof/>
        </w:rPr>
        <w:drawing>
          <wp:inline distT="0" distB="0" distL="0" distR="0" wp14:anchorId="64AE4848" wp14:editId="0D17D896">
            <wp:extent cx="163830" cy="163830"/>
            <wp:effectExtent l="0" t="0" r="0" b="0"/>
            <wp:docPr id="1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0"/>
                    <pic:cNvPicPr>
                      <a:picLocks noChangeAspect="1" noChangeArrowheads="1"/>
                    </pic:cNvPicPr>
                  </pic:nvPicPr>
                  <pic:blipFill>
                    <a:blip r:embed="rId27"/>
                    <a:stretch>
                      <a:fillRect/>
                    </a:stretch>
                  </pic:blipFill>
                  <pic:spPr bwMode="auto">
                    <a:xfrm>
                      <a:off x="0" y="0"/>
                      <a:ext cx="163830" cy="163830"/>
                    </a:xfrm>
                    <a:prstGeom prst="rect">
                      <a:avLst/>
                    </a:prstGeom>
                  </pic:spPr>
                </pic:pic>
              </a:graphicData>
            </a:graphic>
          </wp:inline>
        </w:drawing>
      </w:r>
      <w:r>
        <w:rPr>
          <w:rFonts w:ascii="Montserrat" w:hAnsi="Montserrat" w:cs="Arial"/>
          <w:sz w:val="20"/>
          <w:szCs w:val="20"/>
        </w:rPr>
        <w:t xml:space="preserve"> ‘Ver detalle’ habilitará una ventana adicional con los datos de los registros de incidencias asociados a la clave de evento.</w:t>
      </w:r>
    </w:p>
    <w:p w14:paraId="58D2C374" w14:textId="7CF87C4D" w:rsidR="006A4FDA" w:rsidRDefault="00000000">
      <w:pPr>
        <w:rPr>
          <w:bCs/>
          <w:sz w:val="20"/>
          <w:szCs w:val="20"/>
        </w:rPr>
      </w:pPr>
      <w:del w:id="302" w:author="Licencia Office" w:date="2026-02-05T12:28:00Z" w16du:dateUtc="2026-02-05T18:28:00Z">
        <w:r w:rsidDel="00B44779">
          <w:rPr>
            <w:noProof/>
          </w:rPr>
          <w:drawing>
            <wp:inline distT="0" distB="0" distL="0" distR="0" wp14:anchorId="704511A5" wp14:editId="55C471E7">
              <wp:extent cx="5941060" cy="3679190"/>
              <wp:effectExtent l="0" t="0" r="0" b="0"/>
              <wp:docPr id="1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1"/>
                      <pic:cNvPicPr>
                        <a:picLocks noChangeAspect="1" noChangeArrowheads="1"/>
                      </pic:cNvPicPr>
                    </pic:nvPicPr>
                    <pic:blipFill>
                      <a:blip r:embed="rId28"/>
                      <a:stretch>
                        <a:fillRect/>
                      </a:stretch>
                    </pic:blipFill>
                    <pic:spPr bwMode="auto">
                      <a:xfrm>
                        <a:off x="0" y="0"/>
                        <a:ext cx="5941060" cy="3679190"/>
                      </a:xfrm>
                      <a:prstGeom prst="rect">
                        <a:avLst/>
                      </a:prstGeom>
                    </pic:spPr>
                  </pic:pic>
                </a:graphicData>
              </a:graphic>
            </wp:inline>
          </w:drawing>
        </w:r>
      </w:del>
      <w:ins w:id="303" w:author="Licencia Office" w:date="2026-02-05T12:28:00Z" w16du:dateUtc="2026-02-05T18:28:00Z">
        <w:r w:rsidR="00B44779" w:rsidRPr="00B44779">
          <w:rPr>
            <w:noProof/>
          </w:rPr>
          <w:t xml:space="preserve"> </w:t>
        </w:r>
      </w:ins>
      <w:ins w:id="304" w:author="Licencia Office" w:date="2026-02-05T12:31:00Z" w16du:dateUtc="2026-02-05T18:31:00Z">
        <w:r w:rsidR="00B44779" w:rsidRPr="00B44779">
          <w:rPr>
            <w:noProof/>
          </w:rPr>
          <w:drawing>
            <wp:inline distT="0" distB="0" distL="0" distR="0" wp14:anchorId="63C58384" wp14:editId="54383CB4">
              <wp:extent cx="5721644" cy="4076910"/>
              <wp:effectExtent l="0" t="0" r="0" b="0"/>
              <wp:docPr id="724440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084" name="Imagen 1" descr="Interfaz de usuario gráfica, Texto, Aplicación&#10;&#10;El contenido generado por IA puede ser incorrecto."/>
                      <pic:cNvPicPr/>
                    </pic:nvPicPr>
                    <pic:blipFill>
                      <a:blip r:embed="rId29"/>
                      <a:stretch>
                        <a:fillRect/>
                      </a:stretch>
                    </pic:blipFill>
                    <pic:spPr>
                      <a:xfrm>
                        <a:off x="0" y="0"/>
                        <a:ext cx="5721644" cy="4076910"/>
                      </a:xfrm>
                      <a:prstGeom prst="rect">
                        <a:avLst/>
                      </a:prstGeom>
                    </pic:spPr>
                  </pic:pic>
                </a:graphicData>
              </a:graphic>
            </wp:inline>
          </w:drawing>
        </w:r>
      </w:ins>
    </w:p>
    <w:p w14:paraId="489E0A95" w14:textId="77777777" w:rsidR="006A4FDA" w:rsidRDefault="00000000" w:rsidP="00BD340D">
      <w:pPr>
        <w:tabs>
          <w:tab w:val="left" w:pos="5460"/>
        </w:tabs>
        <w:spacing w:line="276" w:lineRule="auto"/>
        <w:jc w:val="center"/>
        <w:rPr>
          <w:ins w:id="305" w:author="Licencia Office" w:date="2026-02-05T12:29:00Z" w16du:dateUtc="2026-02-05T18:29:00Z"/>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8070367" w14:textId="77777777" w:rsidR="00B44779" w:rsidDel="00B44779" w:rsidRDefault="00B44779" w:rsidP="00BD340D">
      <w:pPr>
        <w:tabs>
          <w:tab w:val="left" w:pos="5460"/>
        </w:tabs>
        <w:spacing w:line="276" w:lineRule="auto"/>
        <w:jc w:val="center"/>
        <w:rPr>
          <w:del w:id="306" w:author="Licencia Office" w:date="2026-02-05T12:29:00Z" w16du:dateUtc="2026-02-05T18:29:00Z"/>
          <w:rFonts w:ascii="Montserrat" w:hAnsi="Montserrat" w:cs="Arial"/>
          <w:bCs/>
          <w:i/>
          <w:iCs/>
          <w:color w:val="000000" w:themeColor="text1"/>
          <w:sz w:val="16"/>
          <w:szCs w:val="16"/>
        </w:rPr>
      </w:pPr>
    </w:p>
    <w:p w14:paraId="21653699" w14:textId="77777777" w:rsidR="00B44779" w:rsidRDefault="00B44779">
      <w:pPr>
        <w:tabs>
          <w:tab w:val="left" w:pos="5460"/>
        </w:tabs>
        <w:spacing w:line="276" w:lineRule="auto"/>
        <w:rPr>
          <w:ins w:id="307" w:author="Licencia Office" w:date="2026-02-05T12:29:00Z" w16du:dateUtc="2026-02-05T18:29:00Z"/>
          <w:rFonts w:ascii="Montserrat" w:hAnsi="Montserrat" w:cs="Arial"/>
          <w:color w:val="BFBFBF" w:themeColor="background1" w:themeShade="BF"/>
          <w:sz w:val="16"/>
          <w:szCs w:val="14"/>
          <w:u w:val="single"/>
        </w:rPr>
        <w:pPrChange w:id="308" w:author="Licencia Office" w:date="2026-02-05T12:29:00Z" w16du:dateUtc="2026-02-05T18:29:00Z">
          <w:pPr>
            <w:tabs>
              <w:tab w:val="left" w:pos="5460"/>
            </w:tabs>
            <w:spacing w:line="276" w:lineRule="auto"/>
            <w:jc w:val="center"/>
          </w:pPr>
        </w:pPrChange>
      </w:pPr>
    </w:p>
    <w:p w14:paraId="596F5420" w14:textId="7E6C99D9" w:rsidR="006A4FDA" w:rsidRPr="00B44779" w:rsidRDefault="00000000">
      <w:pPr>
        <w:tabs>
          <w:tab w:val="left" w:pos="5460"/>
        </w:tabs>
        <w:spacing w:line="276" w:lineRule="auto"/>
        <w:rPr>
          <w:rFonts w:ascii="Montserrat" w:hAnsi="Montserrat" w:cs="Arial"/>
          <w:b/>
          <w:bCs/>
          <w:i/>
          <w:iCs/>
          <w:color w:val="000000" w:themeColor="text1"/>
          <w:sz w:val="16"/>
          <w:szCs w:val="16"/>
          <w:rPrChange w:id="309" w:author="Licencia Office" w:date="2026-02-05T12:29:00Z" w16du:dateUtc="2026-02-05T18:29:00Z">
            <w:rPr>
              <w:rFonts w:ascii="Montserrat" w:hAnsi="Montserrat" w:cs="Arial"/>
              <w:bCs/>
              <w:i/>
              <w:iCs/>
              <w:color w:val="000000" w:themeColor="text1"/>
              <w:sz w:val="16"/>
              <w:szCs w:val="16"/>
            </w:rPr>
          </w:rPrChange>
        </w:rPr>
        <w:pPrChange w:id="310" w:author="Licencia Office" w:date="2026-02-05T12:29:00Z" w16du:dateUtc="2026-02-05T18:29:00Z">
          <w:pPr>
            <w:tabs>
              <w:tab w:val="left" w:pos="5460"/>
            </w:tabs>
            <w:spacing w:line="276" w:lineRule="auto"/>
            <w:jc w:val="center"/>
          </w:pPr>
        </w:pPrChange>
      </w:pPr>
      <w:r>
        <w:rPr>
          <w:rFonts w:ascii="Montserrat" w:hAnsi="Montserrat" w:cs="Arial"/>
          <w:bCs/>
          <w:i/>
          <w:iCs/>
          <w:color w:val="000000" w:themeColor="text1"/>
          <w:sz w:val="16"/>
          <w:szCs w:val="16"/>
        </w:rPr>
        <w:t xml:space="preserve"> </w:t>
      </w:r>
      <w:bookmarkStart w:id="311" w:name="_Toc177144554"/>
      <w:bookmarkStart w:id="312" w:name="_Toc177657327"/>
      <w:r w:rsidRPr="00B44779">
        <w:rPr>
          <w:rFonts w:ascii="Montserrat" w:hAnsi="Montserrat"/>
          <w:b/>
          <w:bCs/>
          <w:sz w:val="20"/>
          <w:szCs w:val="20"/>
          <w:rPrChange w:id="313" w:author="Licencia Office" w:date="2026-02-05T12:29:00Z" w16du:dateUtc="2026-02-05T18:29:00Z">
            <w:rPr>
              <w:rFonts w:ascii="Montserrat" w:hAnsi="Montserrat"/>
              <w:sz w:val="20"/>
              <w:szCs w:val="20"/>
            </w:rPr>
          </w:rPrChange>
        </w:rPr>
        <w:t>ND05. BOTON (+) VER DETALLE</w:t>
      </w:r>
      <w:bookmarkEnd w:id="311"/>
      <w:r w:rsidRPr="00B44779">
        <w:rPr>
          <w:rFonts w:ascii="Montserrat" w:hAnsi="Montserrat"/>
          <w:b/>
          <w:bCs/>
          <w:sz w:val="20"/>
          <w:szCs w:val="20"/>
          <w:rPrChange w:id="314" w:author="Licencia Office" w:date="2026-02-05T12:29:00Z" w16du:dateUtc="2026-02-05T18:29:00Z">
            <w:rPr>
              <w:rFonts w:ascii="Montserrat" w:hAnsi="Montserrat"/>
              <w:sz w:val="20"/>
              <w:szCs w:val="20"/>
            </w:rPr>
          </w:rPrChange>
        </w:rPr>
        <w:t xml:space="preserve"> (Incidentes Servicio Recepción)</w:t>
      </w:r>
      <w:bookmarkEnd w:id="312"/>
    </w:p>
    <w:p w14:paraId="1EFB2412" w14:textId="77777777" w:rsidR="006A4FDA" w:rsidRPr="00B44779" w:rsidRDefault="006A4FDA">
      <w:pPr>
        <w:tabs>
          <w:tab w:val="left" w:pos="5460"/>
        </w:tabs>
        <w:jc w:val="both"/>
        <w:rPr>
          <w:rFonts w:ascii="Montserrat" w:hAnsi="Montserrat" w:cs="Arial"/>
          <w:b/>
          <w:bCs/>
          <w:sz w:val="20"/>
          <w:szCs w:val="20"/>
          <w:rPrChange w:id="315" w:author="Licencia Office" w:date="2026-02-05T12:29:00Z" w16du:dateUtc="2026-02-05T18:29:00Z">
            <w:rPr>
              <w:rFonts w:ascii="Montserrat" w:hAnsi="Montserrat" w:cs="Arial"/>
              <w:sz w:val="20"/>
              <w:szCs w:val="20"/>
            </w:rPr>
          </w:rPrChange>
        </w:rPr>
      </w:pPr>
    </w:p>
    <w:p w14:paraId="23A39537" w14:textId="77777777" w:rsidR="006A4FDA" w:rsidRDefault="00000000">
      <w:pPr>
        <w:tabs>
          <w:tab w:val="left" w:pos="5460"/>
        </w:tabs>
        <w:jc w:val="both"/>
        <w:rPr>
          <w:rFonts w:ascii="Montserrat" w:hAnsi="Montserrat" w:cs="Arial"/>
          <w:sz w:val="20"/>
          <w:szCs w:val="20"/>
        </w:rPr>
      </w:pPr>
      <w:r>
        <w:rPr>
          <w:rFonts w:ascii="Montserrat" w:hAnsi="Montserrat" w:cs="Arial"/>
          <w:sz w:val="20"/>
          <w:szCs w:val="20"/>
        </w:rPr>
        <w:t xml:space="preserve">Se debe permitir la consulta del total de incidencias asociadas por evento, con el botón </w:t>
      </w:r>
      <w:r>
        <w:rPr>
          <w:noProof/>
        </w:rPr>
        <w:drawing>
          <wp:inline distT="0" distB="0" distL="0" distR="0" wp14:anchorId="4BE77F4C" wp14:editId="0B0B5609">
            <wp:extent cx="163830" cy="163830"/>
            <wp:effectExtent l="0" t="0" r="0" b="0"/>
            <wp:docPr id="1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1"/>
                    <pic:cNvPicPr>
                      <a:picLocks noChangeAspect="1" noChangeArrowheads="1"/>
                    </pic:cNvPicPr>
                  </pic:nvPicPr>
                  <pic:blipFill>
                    <a:blip r:embed="rId27"/>
                    <a:stretch>
                      <a:fillRect/>
                    </a:stretch>
                  </pic:blipFill>
                  <pic:spPr bwMode="auto">
                    <a:xfrm>
                      <a:off x="0" y="0"/>
                      <a:ext cx="163830" cy="163830"/>
                    </a:xfrm>
                    <a:prstGeom prst="rect">
                      <a:avLst/>
                    </a:prstGeom>
                  </pic:spPr>
                </pic:pic>
              </a:graphicData>
            </a:graphic>
          </wp:inline>
        </w:drawing>
      </w:r>
      <w:r>
        <w:rPr>
          <w:rFonts w:ascii="Montserrat" w:hAnsi="Montserrat" w:cs="Arial"/>
          <w:sz w:val="20"/>
          <w:szCs w:val="20"/>
        </w:rPr>
        <w:t xml:space="preserve"> (Ver detalle) obteniendo las incidencias registradas por el servicio de recepción en línea.</w:t>
      </w:r>
    </w:p>
    <w:p w14:paraId="55A02E2E" w14:textId="77777777" w:rsidR="006A4FDA" w:rsidRDefault="006A4FDA">
      <w:pPr>
        <w:tabs>
          <w:tab w:val="left" w:pos="5460"/>
        </w:tabs>
        <w:jc w:val="both"/>
        <w:rPr>
          <w:rFonts w:ascii="Montserrat" w:hAnsi="Montserrat" w:cs="Arial"/>
          <w:sz w:val="20"/>
          <w:szCs w:val="20"/>
        </w:rPr>
      </w:pPr>
    </w:p>
    <w:p w14:paraId="7D187452" w14:textId="452413CD" w:rsidR="006A4FDA" w:rsidRDefault="00000000">
      <w:pPr>
        <w:tabs>
          <w:tab w:val="left" w:pos="5460"/>
        </w:tabs>
        <w:jc w:val="both"/>
        <w:rPr>
          <w:rFonts w:ascii="Montserrat" w:hAnsi="Montserrat" w:cs="Arial"/>
          <w:sz w:val="20"/>
          <w:szCs w:val="20"/>
        </w:rPr>
      </w:pPr>
      <w:del w:id="316" w:author="Licencia Office" w:date="2026-02-05T12:32:00Z" w16du:dateUtc="2026-02-05T18:32:00Z">
        <w:r w:rsidDel="00B663F5">
          <w:rPr>
            <w:noProof/>
          </w:rPr>
          <w:drawing>
            <wp:inline distT="0" distB="0" distL="0" distR="0" wp14:anchorId="4CF05F6D" wp14:editId="07A8CE19">
              <wp:extent cx="5612130" cy="896620"/>
              <wp:effectExtent l="0" t="0" r="0" b="0"/>
              <wp:docPr id="1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9"/>
                      <pic:cNvPicPr>
                        <a:picLocks noChangeAspect="1" noChangeArrowheads="1"/>
                      </pic:cNvPicPr>
                    </pic:nvPicPr>
                    <pic:blipFill>
                      <a:blip r:embed="rId30"/>
                      <a:stretch>
                        <a:fillRect/>
                      </a:stretch>
                    </pic:blipFill>
                    <pic:spPr bwMode="auto">
                      <a:xfrm>
                        <a:off x="0" y="0"/>
                        <a:ext cx="5612130" cy="896620"/>
                      </a:xfrm>
                      <a:prstGeom prst="rect">
                        <a:avLst/>
                      </a:prstGeom>
                    </pic:spPr>
                  </pic:pic>
                </a:graphicData>
              </a:graphic>
            </wp:inline>
          </w:drawing>
        </w:r>
      </w:del>
      <w:ins w:id="317" w:author="Licencia Office" w:date="2026-02-05T12:32:00Z" w16du:dateUtc="2026-02-05T18:32:00Z">
        <w:r w:rsidR="00B663F5" w:rsidRPr="00B663F5">
          <w:rPr>
            <w:rFonts w:ascii="Montserrat" w:hAnsi="Montserrat" w:cs="Arial"/>
            <w:noProof/>
            <w:sz w:val="20"/>
            <w:szCs w:val="20"/>
          </w:rPr>
          <w:drawing>
            <wp:inline distT="0" distB="0" distL="0" distR="0" wp14:anchorId="1418871A" wp14:editId="3EFB1AED">
              <wp:extent cx="5941060" cy="603885"/>
              <wp:effectExtent l="0" t="0" r="2540" b="5715"/>
              <wp:docPr id="431974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74771" name=""/>
                      <pic:cNvPicPr/>
                    </pic:nvPicPr>
                    <pic:blipFill>
                      <a:blip r:embed="rId31"/>
                      <a:stretch>
                        <a:fillRect/>
                      </a:stretch>
                    </pic:blipFill>
                    <pic:spPr>
                      <a:xfrm>
                        <a:off x="0" y="0"/>
                        <a:ext cx="5941060" cy="603885"/>
                      </a:xfrm>
                      <a:prstGeom prst="rect">
                        <a:avLst/>
                      </a:prstGeom>
                    </pic:spPr>
                  </pic:pic>
                </a:graphicData>
              </a:graphic>
            </wp:inline>
          </w:drawing>
        </w:r>
      </w:ins>
    </w:p>
    <w:p w14:paraId="2E337749"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0773EAFD" w14:textId="77777777" w:rsidR="006A4FDA" w:rsidRDefault="006A4FDA">
      <w:pPr>
        <w:tabs>
          <w:tab w:val="left" w:pos="5460"/>
        </w:tabs>
        <w:spacing w:line="276" w:lineRule="auto"/>
        <w:jc w:val="center"/>
        <w:rPr>
          <w:rFonts w:ascii="Montserrat" w:hAnsi="Montserrat" w:cs="Arial"/>
          <w:bCs/>
          <w:sz w:val="20"/>
          <w:szCs w:val="20"/>
        </w:rPr>
      </w:pPr>
    </w:p>
    <w:p w14:paraId="050A999F" w14:textId="77777777" w:rsidR="006A4FDA" w:rsidRDefault="00000000" w:rsidP="00BD340D">
      <w:pPr>
        <w:tabs>
          <w:tab w:val="left" w:pos="5460"/>
        </w:tabs>
        <w:spacing w:line="276" w:lineRule="auto"/>
        <w:rPr>
          <w:rFonts w:ascii="Montserrat" w:hAnsi="Montserrat" w:cs="Arial"/>
          <w:b/>
          <w:bCs/>
          <w:sz w:val="20"/>
          <w:szCs w:val="20"/>
        </w:rPr>
      </w:pPr>
      <w:r>
        <w:rPr>
          <w:rFonts w:ascii="Montserrat" w:hAnsi="Montserrat" w:cs="Arial"/>
          <w:b/>
          <w:bCs/>
          <w:sz w:val="20"/>
          <w:szCs w:val="20"/>
        </w:rPr>
        <w:t>Características del Detalle</w:t>
      </w:r>
    </w:p>
    <w:p w14:paraId="02B41499" w14:textId="77777777" w:rsidR="006A4FDA" w:rsidRDefault="006A4FDA">
      <w:pPr>
        <w:tabs>
          <w:tab w:val="left" w:pos="5460"/>
        </w:tabs>
        <w:jc w:val="both"/>
        <w:rPr>
          <w:rFonts w:ascii="Montserrat" w:hAnsi="Montserrat" w:cs="Arial"/>
          <w:bCs/>
          <w:sz w:val="20"/>
          <w:szCs w:val="20"/>
        </w:rPr>
      </w:pPr>
    </w:p>
    <w:p w14:paraId="5186EF06" w14:textId="77777777" w:rsidR="006A4FDA" w:rsidRDefault="00000000">
      <w:pPr>
        <w:pStyle w:val="Prrafodelista"/>
        <w:numPr>
          <w:ilvl w:val="2"/>
          <w:numId w:val="18"/>
        </w:numPr>
        <w:tabs>
          <w:tab w:val="left" w:pos="5460"/>
        </w:tabs>
        <w:ind w:left="851" w:hanging="425"/>
        <w:jc w:val="both"/>
        <w:rPr>
          <w:rFonts w:ascii="Montserrat" w:hAnsi="Montserrat" w:cs="Arial"/>
          <w:bCs/>
          <w:sz w:val="20"/>
          <w:szCs w:val="20"/>
        </w:rPr>
      </w:pPr>
      <w:r>
        <w:rPr>
          <w:rFonts w:ascii="Montserrat" w:hAnsi="Montserrat" w:cs="Arial"/>
          <w:bCs/>
          <w:sz w:val="20"/>
          <w:szCs w:val="20"/>
        </w:rPr>
        <w:t>El detalle de incidencias estará agrupado por UUID y clave de evento con la finalidad de visualizar el número de veces que se presentó la incidencia asociada al UUID.</w:t>
      </w:r>
    </w:p>
    <w:p w14:paraId="408C90EC" w14:textId="77777777" w:rsidR="006A4FDA" w:rsidRDefault="006A4FDA">
      <w:pPr>
        <w:tabs>
          <w:tab w:val="left" w:pos="5460"/>
        </w:tabs>
        <w:jc w:val="both"/>
        <w:rPr>
          <w:rFonts w:ascii="Montserrat" w:hAnsi="Montserrat" w:cs="Arial"/>
          <w:bCs/>
          <w:sz w:val="20"/>
          <w:szCs w:val="20"/>
        </w:rPr>
      </w:pPr>
    </w:p>
    <w:p w14:paraId="6BA0931C" w14:textId="77777777" w:rsidR="006A4FDA" w:rsidDel="00B663F5" w:rsidRDefault="00000000">
      <w:pPr>
        <w:pStyle w:val="Prrafodelista"/>
        <w:numPr>
          <w:ilvl w:val="2"/>
          <w:numId w:val="18"/>
        </w:numPr>
        <w:tabs>
          <w:tab w:val="left" w:pos="5460"/>
        </w:tabs>
        <w:ind w:left="851" w:hanging="425"/>
        <w:jc w:val="both"/>
        <w:rPr>
          <w:del w:id="318" w:author="Licencia Office" w:date="2026-02-05T12:37:00Z" w16du:dateUtc="2026-02-05T18:37:00Z"/>
          <w:rFonts w:ascii="Montserrat" w:hAnsi="Montserrat" w:cs="Arial"/>
          <w:bCs/>
          <w:sz w:val="20"/>
          <w:szCs w:val="20"/>
        </w:rPr>
      </w:pPr>
      <w:r>
        <w:rPr>
          <w:rFonts w:ascii="Montserrat" w:hAnsi="Montserrat" w:cs="Arial"/>
          <w:bCs/>
          <w:sz w:val="20"/>
          <w:szCs w:val="20"/>
        </w:rPr>
        <w:lastRenderedPageBreak/>
        <w:t>Los registros de incidencias deben de estar ordenados por ‘Fecha de registro del incidente’ del más reciente al más antiguo.</w:t>
      </w:r>
    </w:p>
    <w:p w14:paraId="0A389029" w14:textId="77777777" w:rsidR="006A4FDA" w:rsidRPr="00B663F5" w:rsidRDefault="006A4FDA">
      <w:pPr>
        <w:pStyle w:val="Prrafodelista"/>
        <w:numPr>
          <w:ilvl w:val="2"/>
          <w:numId w:val="18"/>
        </w:numPr>
        <w:tabs>
          <w:tab w:val="left" w:pos="5460"/>
        </w:tabs>
        <w:ind w:left="851" w:hanging="425"/>
        <w:jc w:val="both"/>
        <w:rPr>
          <w:rFonts w:ascii="Montserrat" w:hAnsi="Montserrat" w:cs="Arial"/>
          <w:bCs/>
          <w:sz w:val="20"/>
          <w:szCs w:val="20"/>
          <w:rPrChange w:id="319" w:author="Licencia Office" w:date="2026-02-05T12:37:00Z" w16du:dateUtc="2026-02-05T18:37:00Z">
            <w:rPr/>
          </w:rPrChange>
        </w:rPr>
        <w:pPrChange w:id="320" w:author="Licencia Office" w:date="2026-02-05T12:37:00Z" w16du:dateUtc="2026-02-05T18:37:00Z">
          <w:pPr>
            <w:pStyle w:val="Prrafodelista"/>
          </w:pPr>
        </w:pPrChange>
      </w:pPr>
    </w:p>
    <w:p w14:paraId="36FF3974" w14:textId="53BDA14E" w:rsidR="006A4FDA" w:rsidDel="00B663F5" w:rsidRDefault="00000000" w:rsidP="009D0882">
      <w:pPr>
        <w:pStyle w:val="Prrafodelista"/>
        <w:numPr>
          <w:ilvl w:val="2"/>
          <w:numId w:val="18"/>
        </w:numPr>
        <w:tabs>
          <w:tab w:val="left" w:pos="5460"/>
        </w:tabs>
        <w:ind w:left="851" w:hanging="425"/>
        <w:jc w:val="both"/>
        <w:rPr>
          <w:del w:id="321" w:author="Licencia Office" w:date="2026-02-05T12:33:00Z" w16du:dateUtc="2026-02-05T18:33:00Z"/>
          <w:rFonts w:ascii="Montserrat" w:hAnsi="Montserrat" w:cs="Arial"/>
          <w:bCs/>
          <w:sz w:val="20"/>
          <w:szCs w:val="20"/>
        </w:rPr>
      </w:pPr>
      <w:r w:rsidRPr="00B663F5">
        <w:rPr>
          <w:rFonts w:ascii="Montserrat" w:hAnsi="Montserrat" w:cs="Arial"/>
          <w:bCs/>
          <w:sz w:val="20"/>
          <w:szCs w:val="20"/>
        </w:rPr>
        <w:t xml:space="preserve">Si el total de incidencias es mayor a 100 registros, al dar clic en el botón </w:t>
      </w:r>
      <w:r>
        <w:rPr>
          <w:noProof/>
        </w:rPr>
        <w:drawing>
          <wp:inline distT="0" distB="0" distL="0" distR="0" wp14:anchorId="091969AA" wp14:editId="2EF7614C">
            <wp:extent cx="158750" cy="152400"/>
            <wp:effectExtent l="0" t="0" r="0" b="0"/>
            <wp:docPr id="1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6"/>
                    <pic:cNvPicPr>
                      <a:picLocks noChangeAspect="1" noChangeArrowheads="1"/>
                    </pic:cNvPicPr>
                  </pic:nvPicPr>
                  <pic:blipFill>
                    <a:blip r:embed="rId32"/>
                    <a:stretch>
                      <a:fillRect/>
                    </a:stretch>
                  </pic:blipFill>
                  <pic:spPr bwMode="auto">
                    <a:xfrm>
                      <a:off x="0" y="0"/>
                      <a:ext cx="158750" cy="152400"/>
                    </a:xfrm>
                    <a:prstGeom prst="rect">
                      <a:avLst/>
                    </a:prstGeom>
                  </pic:spPr>
                </pic:pic>
              </a:graphicData>
            </a:graphic>
          </wp:inline>
        </w:drawing>
      </w:r>
      <w:r w:rsidRPr="00B663F5">
        <w:rPr>
          <w:rFonts w:ascii="Montserrat" w:hAnsi="Montserrat" w:cs="Arial"/>
          <w:bCs/>
          <w:sz w:val="20"/>
          <w:szCs w:val="20"/>
        </w:rPr>
        <w:t xml:space="preserve"> (Ver detalle), el sistema va a mostrar únicamente los primeros 100 en la pantalla y el siguiente mensaje en la pantalla modal:</w:t>
      </w:r>
    </w:p>
    <w:p w14:paraId="784BF8B2" w14:textId="51C30770" w:rsidR="006A4FDA" w:rsidRPr="00B663F5" w:rsidDel="00B663F5" w:rsidRDefault="006A4FDA">
      <w:pPr>
        <w:pStyle w:val="Prrafodelista"/>
        <w:numPr>
          <w:ilvl w:val="2"/>
          <w:numId w:val="18"/>
        </w:numPr>
        <w:tabs>
          <w:tab w:val="left" w:pos="5460"/>
        </w:tabs>
        <w:ind w:left="851" w:hanging="425"/>
        <w:jc w:val="both"/>
        <w:rPr>
          <w:del w:id="322" w:author="Licencia Office" w:date="2026-02-05T12:33:00Z" w16du:dateUtc="2026-02-05T18:33:00Z"/>
          <w:rStyle w:val="cf01"/>
          <w:rFonts w:ascii="Montserrat" w:hAnsi="Montserrat" w:cs="Arial"/>
          <w:bCs/>
          <w:sz w:val="20"/>
          <w:szCs w:val="20"/>
        </w:rPr>
        <w:pPrChange w:id="323" w:author="Licencia Office" w:date="2026-02-05T12:33:00Z" w16du:dateUtc="2026-02-05T18:33:00Z">
          <w:pPr>
            <w:tabs>
              <w:tab w:val="left" w:pos="5460"/>
            </w:tabs>
            <w:spacing w:line="276" w:lineRule="auto"/>
            <w:jc w:val="both"/>
          </w:pPr>
        </w:pPrChange>
      </w:pPr>
    </w:p>
    <w:p w14:paraId="1590B18A" w14:textId="4555C205" w:rsidR="006A4FDA" w:rsidDel="00B663F5" w:rsidRDefault="00000000">
      <w:pPr>
        <w:pStyle w:val="Prrafodelista"/>
        <w:rPr>
          <w:del w:id="324" w:author="Licencia Office" w:date="2026-02-05T12:33:00Z" w16du:dateUtc="2026-02-05T18:33:00Z"/>
          <w:rFonts w:ascii="Montserrat" w:hAnsi="Montserrat" w:cs="Arial"/>
          <w:b/>
          <w:bCs/>
          <w:sz w:val="16"/>
          <w:szCs w:val="16"/>
        </w:rPr>
        <w:pPrChange w:id="325" w:author="Licencia Office" w:date="2026-02-05T12:33:00Z" w16du:dateUtc="2026-02-05T18:33:00Z">
          <w:pPr>
            <w:shd w:val="clear" w:color="auto" w:fill="D9EDF7"/>
            <w:ind w:left="720" w:right="425" w:firstLine="273"/>
            <w:jc w:val="center"/>
          </w:pPr>
        </w:pPrChange>
      </w:pPr>
      <w:del w:id="326" w:author="Licencia Office" w:date="2026-02-05T12:33:00Z" w16du:dateUtc="2026-02-05T18:33:00Z">
        <w:r w:rsidDel="00B663F5">
          <w:rPr>
            <w:rFonts w:ascii="Montserrat" w:hAnsi="Montserrat" w:cs="Arial"/>
            <w:b/>
            <w:bCs/>
            <w:sz w:val="16"/>
            <w:szCs w:val="16"/>
          </w:rPr>
          <w:delText>AVISO</w:delText>
        </w:r>
      </w:del>
    </w:p>
    <w:p w14:paraId="6AF7ABC2" w14:textId="74500F33" w:rsidR="006A4FDA" w:rsidDel="00B663F5" w:rsidRDefault="00000000">
      <w:pPr>
        <w:pStyle w:val="Prrafodelista"/>
        <w:rPr>
          <w:del w:id="327" w:author="Licencia Office" w:date="2026-02-05T12:33:00Z" w16du:dateUtc="2026-02-05T18:33:00Z"/>
          <w:rFonts w:ascii="Montserrat" w:hAnsi="Montserrat" w:cs="Arial"/>
          <w:sz w:val="16"/>
          <w:szCs w:val="16"/>
        </w:rPr>
        <w:pPrChange w:id="328" w:author="Licencia Office" w:date="2026-02-05T12:33:00Z" w16du:dateUtc="2026-02-05T18:33:00Z">
          <w:pPr>
            <w:shd w:val="clear" w:color="auto" w:fill="D9EDF7"/>
            <w:ind w:left="720" w:right="425" w:firstLine="273"/>
            <w:jc w:val="center"/>
          </w:pPr>
        </w:pPrChange>
      </w:pPr>
      <w:del w:id="329" w:author="Licencia Office" w:date="2026-02-05T12:33:00Z" w16du:dateUtc="2026-02-05T18:33:00Z">
        <w:r w:rsidDel="00B663F5">
          <w:rPr>
            <w:rFonts w:ascii="Montserrat" w:hAnsi="Montserrat" w:cs="Arial"/>
            <w:sz w:val="16"/>
            <w:szCs w:val="16"/>
          </w:rPr>
          <w:delText>El resultado de Detalle de Consulta contiene más de 100 registros de incidentes.</w:delText>
        </w:r>
      </w:del>
    </w:p>
    <w:p w14:paraId="3A852D42" w14:textId="1CE4613D" w:rsidR="006A4FDA" w:rsidDel="00B663F5" w:rsidRDefault="00000000">
      <w:pPr>
        <w:pStyle w:val="Prrafodelista"/>
        <w:rPr>
          <w:del w:id="330" w:author="Licencia Office" w:date="2026-02-05T12:33:00Z" w16du:dateUtc="2026-02-05T18:33:00Z"/>
          <w:rFonts w:ascii="Montserrat" w:hAnsi="Montserrat" w:cs="Arial"/>
          <w:sz w:val="16"/>
          <w:szCs w:val="16"/>
        </w:rPr>
        <w:pPrChange w:id="331" w:author="Licencia Office" w:date="2026-02-05T12:33:00Z" w16du:dateUtc="2026-02-05T18:33:00Z">
          <w:pPr>
            <w:shd w:val="clear" w:color="auto" w:fill="D9EDF7"/>
            <w:ind w:left="720" w:right="425" w:firstLine="273"/>
            <w:jc w:val="center"/>
          </w:pPr>
        </w:pPrChange>
      </w:pPr>
      <w:del w:id="332" w:author="Licencia Office" w:date="2026-02-05T12:33:00Z" w16du:dateUtc="2026-02-05T18:33:00Z">
        <w:r w:rsidDel="00B663F5">
          <w:rPr>
            <w:rFonts w:ascii="Montserrat" w:hAnsi="Montserrat" w:cs="Arial"/>
            <w:sz w:val="16"/>
            <w:szCs w:val="16"/>
          </w:rPr>
          <w:delText>Solo se muestran los primeros 100</w:delText>
        </w:r>
      </w:del>
    </w:p>
    <w:p w14:paraId="22261984" w14:textId="007334EF" w:rsidR="006A4FDA" w:rsidDel="00B663F5" w:rsidRDefault="006A4FDA">
      <w:pPr>
        <w:pStyle w:val="Prrafodelista"/>
        <w:rPr>
          <w:del w:id="333" w:author="Licencia Office" w:date="2026-02-05T12:33:00Z" w16du:dateUtc="2026-02-05T18:33:00Z"/>
          <w:rFonts w:ascii="Montserrat" w:hAnsi="Montserrat" w:cs="Arial"/>
          <w:sz w:val="16"/>
          <w:szCs w:val="16"/>
        </w:rPr>
        <w:pPrChange w:id="334" w:author="Licencia Office" w:date="2026-02-05T12:33:00Z" w16du:dateUtc="2026-02-05T18:33:00Z">
          <w:pPr>
            <w:shd w:val="clear" w:color="auto" w:fill="D9EDF7"/>
            <w:ind w:left="720" w:right="425" w:firstLine="273"/>
            <w:jc w:val="center"/>
          </w:pPr>
        </w:pPrChange>
      </w:pPr>
    </w:p>
    <w:p w14:paraId="2AAD9CF2" w14:textId="74600DA3" w:rsidR="006A4FDA" w:rsidDel="00B663F5" w:rsidRDefault="00000000">
      <w:pPr>
        <w:pStyle w:val="Prrafodelista"/>
        <w:rPr>
          <w:del w:id="335" w:author="Licencia Office" w:date="2026-02-05T12:33:00Z" w16du:dateUtc="2026-02-05T18:33:00Z"/>
          <w:rFonts w:ascii="Montserrat" w:hAnsi="Montserrat" w:cs="Arial"/>
          <w:sz w:val="16"/>
          <w:szCs w:val="16"/>
        </w:rPr>
        <w:pPrChange w:id="336" w:author="Licencia Office" w:date="2026-02-05T12:33:00Z" w16du:dateUtc="2026-02-05T18:33:00Z">
          <w:pPr>
            <w:shd w:val="clear" w:color="auto" w:fill="D9EDF7"/>
            <w:ind w:left="720" w:right="425" w:firstLine="273"/>
            <w:jc w:val="center"/>
          </w:pPr>
        </w:pPrChange>
      </w:pPr>
      <w:del w:id="337" w:author="Licencia Office" w:date="2026-02-05T12:33:00Z" w16du:dateUtc="2026-02-05T18:33:00Z">
        <w:r w:rsidDel="00B663F5">
          <w:rPr>
            <w:rFonts w:ascii="Montserrat" w:hAnsi="Montserrat" w:cs="Arial"/>
            <w:b/>
            <w:bCs/>
            <w:sz w:val="16"/>
            <w:szCs w:val="16"/>
          </w:rPr>
          <w:delText>Importante:</w:delText>
        </w:r>
        <w:r w:rsidDel="00B663F5">
          <w:rPr>
            <w:rFonts w:ascii="Montserrat" w:hAnsi="Montserrat" w:cs="Arial"/>
            <w:sz w:val="16"/>
            <w:szCs w:val="16"/>
          </w:rPr>
          <w:delText xml:space="preserve"> La descarga Total de los registros se pueden realizar mediante los botones</w:delText>
        </w:r>
      </w:del>
    </w:p>
    <w:p w14:paraId="616AA809" w14:textId="0117B1EF" w:rsidR="006A4FDA" w:rsidDel="00B663F5" w:rsidRDefault="00000000">
      <w:pPr>
        <w:pStyle w:val="Prrafodelista"/>
        <w:rPr>
          <w:del w:id="338" w:author="Licencia Office" w:date="2026-02-05T12:33:00Z" w16du:dateUtc="2026-02-05T18:33:00Z"/>
          <w:rFonts w:ascii="Montserrat" w:hAnsi="Montserrat" w:cs="Arial"/>
          <w:sz w:val="16"/>
          <w:szCs w:val="16"/>
        </w:rPr>
        <w:pPrChange w:id="339" w:author="Licencia Office" w:date="2026-02-05T12:33:00Z" w16du:dateUtc="2026-02-05T18:33:00Z">
          <w:pPr>
            <w:shd w:val="clear" w:color="auto" w:fill="D9EDF7"/>
            <w:ind w:left="720" w:right="425" w:firstLine="273"/>
            <w:jc w:val="center"/>
          </w:pPr>
        </w:pPrChange>
      </w:pPr>
      <w:del w:id="340" w:author="Licencia Office" w:date="2026-02-05T12:33:00Z" w16du:dateUtc="2026-02-05T18:33:00Z">
        <w:r w:rsidDel="00B663F5">
          <w:rPr>
            <w:rFonts w:ascii="Montserrat" w:hAnsi="Montserrat" w:cs="Arial"/>
            <w:sz w:val="16"/>
            <w:szCs w:val="16"/>
          </w:rPr>
          <w:delText xml:space="preserve">“Exportar Detalle a PDF” o “Exportar resultados a JSON” </w:delText>
        </w:r>
      </w:del>
    </w:p>
    <w:p w14:paraId="53BD3CFB" w14:textId="77777777" w:rsidR="006A4FDA" w:rsidRDefault="006A4FDA">
      <w:pPr>
        <w:pStyle w:val="Prrafodelista"/>
        <w:rPr>
          <w:rFonts w:ascii="Montserrat" w:hAnsi="Montserrat" w:cs="Arial"/>
          <w:b/>
          <w:sz w:val="16"/>
          <w:szCs w:val="16"/>
        </w:rPr>
        <w:pPrChange w:id="341" w:author="Licencia Office" w:date="2026-02-05T12:33:00Z" w16du:dateUtc="2026-02-05T18:33:00Z">
          <w:pPr>
            <w:shd w:val="clear" w:color="auto" w:fill="D9EDF7"/>
            <w:ind w:left="720" w:right="425"/>
            <w:jc w:val="center"/>
          </w:pPr>
        </w:pPrChange>
      </w:pPr>
    </w:p>
    <w:p w14:paraId="181CB451" w14:textId="0730394E" w:rsidR="00B663F5" w:rsidRDefault="00B663F5" w:rsidP="00B663F5">
      <w:pPr>
        <w:tabs>
          <w:tab w:val="left" w:pos="5460"/>
        </w:tabs>
        <w:spacing w:line="276" w:lineRule="auto"/>
        <w:jc w:val="center"/>
        <w:rPr>
          <w:ins w:id="342" w:author="Licencia Office" w:date="2026-02-05T12:37:00Z" w16du:dateUtc="2026-02-05T18:37:00Z"/>
          <w:rFonts w:ascii="Montserrat" w:hAnsi="Montserrat" w:cs="Arial"/>
          <w:bCs/>
          <w:sz w:val="20"/>
          <w:szCs w:val="20"/>
        </w:rPr>
      </w:pPr>
      <w:ins w:id="343" w:author="Licencia Office" w:date="2026-02-05T12:34:00Z" w16du:dateUtc="2026-02-05T18:34:00Z">
        <w:r w:rsidRPr="00B663F5">
          <w:rPr>
            <w:rFonts w:ascii="Montserrat" w:hAnsi="Montserrat" w:cs="Arial"/>
            <w:bCs/>
            <w:noProof/>
            <w:sz w:val="20"/>
            <w:szCs w:val="20"/>
          </w:rPr>
          <w:drawing>
            <wp:inline distT="0" distB="0" distL="0" distR="0" wp14:anchorId="60130E9F" wp14:editId="3E619EF4">
              <wp:extent cx="5939659" cy="1527859"/>
              <wp:effectExtent l="0" t="0" r="4445" b="0"/>
              <wp:docPr id="7042350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35041" name="Imagen 1" descr="Interfaz de usuario gráfica, Texto, Aplicación&#10;&#10;El contenido generado por IA puede ser incorrecto."/>
                      <pic:cNvPicPr/>
                    </pic:nvPicPr>
                    <pic:blipFill rotWithShape="1">
                      <a:blip r:embed="rId33"/>
                      <a:srcRect t="26113" b="4928"/>
                      <a:stretch>
                        <a:fillRect/>
                      </a:stretch>
                    </pic:blipFill>
                    <pic:spPr bwMode="auto">
                      <a:xfrm>
                        <a:off x="0" y="0"/>
                        <a:ext cx="5941060" cy="1528219"/>
                      </a:xfrm>
                      <a:prstGeom prst="rect">
                        <a:avLst/>
                      </a:prstGeom>
                      <a:ln>
                        <a:noFill/>
                      </a:ln>
                      <a:extLst>
                        <a:ext uri="{53640926-AAD7-44D8-BBD7-CCE9431645EC}">
                          <a14:shadowObscured xmlns:a14="http://schemas.microsoft.com/office/drawing/2010/main"/>
                        </a:ext>
                      </a:extLst>
                    </pic:spPr>
                  </pic:pic>
                </a:graphicData>
              </a:graphic>
            </wp:inline>
          </w:drawing>
        </w:r>
      </w:ins>
    </w:p>
    <w:p w14:paraId="55D43469" w14:textId="77777777" w:rsidR="00B663F5" w:rsidRDefault="00B663F5" w:rsidP="00B663F5">
      <w:pPr>
        <w:tabs>
          <w:tab w:val="left" w:pos="5460"/>
        </w:tabs>
        <w:spacing w:line="276" w:lineRule="auto"/>
        <w:jc w:val="center"/>
        <w:rPr>
          <w:ins w:id="344" w:author="Licencia Office" w:date="2026-02-05T12:37:00Z" w16du:dateUtc="2026-02-05T18:37:00Z"/>
          <w:rFonts w:ascii="Montserrat" w:hAnsi="Montserrat" w:cs="Arial"/>
          <w:color w:val="BFBFBF" w:themeColor="background1" w:themeShade="BF"/>
          <w:sz w:val="16"/>
          <w:szCs w:val="14"/>
          <w:u w:val="single"/>
        </w:rPr>
      </w:pPr>
      <w:ins w:id="345" w:author="Licencia Office" w:date="2026-02-05T12:37:00Z" w16du:dateUtc="2026-02-05T18:37:00Z">
        <w:r>
          <w:rPr>
            <w:rFonts w:ascii="Montserrat" w:hAnsi="Montserrat" w:cs="Arial"/>
            <w:color w:val="BFBFBF" w:themeColor="background1" w:themeShade="BF"/>
            <w:sz w:val="16"/>
            <w:szCs w:val="14"/>
            <w:u w:val="single"/>
          </w:rPr>
          <w:t>Nota: La imagen es exclusivamente de carácter ilustrativo, mas no limitativo.</w:t>
        </w:r>
      </w:ins>
    </w:p>
    <w:p w14:paraId="726BC596" w14:textId="77777777" w:rsidR="00B663F5" w:rsidRDefault="00B663F5">
      <w:pPr>
        <w:tabs>
          <w:tab w:val="left" w:pos="5460"/>
        </w:tabs>
        <w:spacing w:line="276" w:lineRule="auto"/>
        <w:jc w:val="center"/>
        <w:rPr>
          <w:rFonts w:ascii="Montserrat" w:hAnsi="Montserrat" w:cs="Arial"/>
          <w:bCs/>
          <w:sz w:val="20"/>
          <w:szCs w:val="20"/>
        </w:rPr>
        <w:pPrChange w:id="346" w:author="Licencia Office" w:date="2026-02-05T12:33:00Z" w16du:dateUtc="2026-02-05T18:33:00Z">
          <w:pPr>
            <w:tabs>
              <w:tab w:val="left" w:pos="5460"/>
            </w:tabs>
            <w:spacing w:line="276" w:lineRule="auto"/>
            <w:jc w:val="both"/>
          </w:pPr>
        </w:pPrChange>
      </w:pPr>
    </w:p>
    <w:p w14:paraId="34CFF920" w14:textId="77777777" w:rsidR="006A4FDA" w:rsidDel="00B663F5" w:rsidRDefault="00000000">
      <w:pPr>
        <w:pStyle w:val="Prrafodelista"/>
        <w:numPr>
          <w:ilvl w:val="2"/>
          <w:numId w:val="18"/>
        </w:numPr>
        <w:tabs>
          <w:tab w:val="left" w:pos="5460"/>
        </w:tabs>
        <w:ind w:left="851" w:hanging="425"/>
        <w:jc w:val="both"/>
        <w:rPr>
          <w:del w:id="347" w:author="Licencia Office" w:date="2026-02-05T12:36:00Z" w16du:dateUtc="2026-02-05T18:36:00Z"/>
          <w:rFonts w:ascii="Montserrat" w:hAnsi="Montserrat" w:cs="Arial"/>
          <w:bCs/>
          <w:sz w:val="20"/>
          <w:szCs w:val="20"/>
        </w:rPr>
      </w:pPr>
      <w:r>
        <w:rPr>
          <w:rFonts w:ascii="Montserrat" w:hAnsi="Montserrat" w:cs="Arial"/>
          <w:bCs/>
          <w:sz w:val="20"/>
          <w:szCs w:val="20"/>
        </w:rPr>
        <w:t xml:space="preserve">Al dar clic en el botón de </w:t>
      </w:r>
      <w:r>
        <w:rPr>
          <w:noProof/>
        </w:rPr>
        <w:drawing>
          <wp:inline distT="0" distB="0" distL="0" distR="0" wp14:anchorId="635C5F79" wp14:editId="69C78E01">
            <wp:extent cx="163830" cy="163830"/>
            <wp:effectExtent l="0" t="0" r="0" b="0"/>
            <wp:docPr id="1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2"/>
                    <pic:cNvPicPr>
                      <a:picLocks noChangeAspect="1" noChangeArrowheads="1"/>
                    </pic:cNvPicPr>
                  </pic:nvPicPr>
                  <pic:blipFill>
                    <a:blip r:embed="rId27"/>
                    <a:stretch>
                      <a:fillRect/>
                    </a:stretch>
                  </pic:blipFill>
                  <pic:spPr bwMode="auto">
                    <a:xfrm>
                      <a:off x="0" y="0"/>
                      <a:ext cx="163830" cy="163830"/>
                    </a:xfrm>
                    <a:prstGeom prst="rect">
                      <a:avLst/>
                    </a:prstGeom>
                  </pic:spPr>
                </pic:pic>
              </a:graphicData>
            </a:graphic>
          </wp:inline>
        </w:drawing>
      </w:r>
      <w:r>
        <w:rPr>
          <w:rFonts w:ascii="Montserrat" w:hAnsi="Montserrat" w:cs="Arial"/>
          <w:bCs/>
          <w:sz w:val="20"/>
          <w:szCs w:val="20"/>
        </w:rPr>
        <w:t xml:space="preserve"> (Ver detalle) se habilitará la ventana adicional ‘Detalle de Consulta’:</w:t>
      </w:r>
    </w:p>
    <w:p w14:paraId="29951838" w14:textId="77777777" w:rsidR="006A4FDA" w:rsidRPr="00B663F5" w:rsidDel="00B663F5" w:rsidRDefault="006A4FDA">
      <w:pPr>
        <w:pStyle w:val="Prrafodelista"/>
        <w:numPr>
          <w:ilvl w:val="2"/>
          <w:numId w:val="18"/>
        </w:numPr>
        <w:tabs>
          <w:tab w:val="left" w:pos="5460"/>
        </w:tabs>
        <w:ind w:left="851" w:hanging="425"/>
        <w:jc w:val="both"/>
        <w:rPr>
          <w:del w:id="348" w:author="Licencia Office" w:date="2026-02-05T12:36:00Z" w16du:dateUtc="2026-02-05T18:36:00Z"/>
          <w:rFonts w:ascii="Montserrat" w:hAnsi="Montserrat" w:cs="Arial"/>
          <w:bCs/>
          <w:sz w:val="20"/>
          <w:szCs w:val="20"/>
          <w:rPrChange w:id="349" w:author="Licencia Office" w:date="2026-02-05T12:36:00Z" w16du:dateUtc="2026-02-05T18:36:00Z">
            <w:rPr>
              <w:del w:id="350" w:author="Licencia Office" w:date="2026-02-05T12:36:00Z" w16du:dateUtc="2026-02-05T18:36:00Z"/>
            </w:rPr>
          </w:rPrChange>
        </w:rPr>
        <w:pPrChange w:id="351" w:author="Licencia Office" w:date="2026-02-05T12:36:00Z" w16du:dateUtc="2026-02-05T18:36:00Z">
          <w:pPr>
            <w:tabs>
              <w:tab w:val="left" w:pos="5460"/>
            </w:tabs>
            <w:spacing w:line="276" w:lineRule="auto"/>
            <w:jc w:val="both"/>
          </w:pPr>
        </w:pPrChange>
      </w:pPr>
    </w:p>
    <w:p w14:paraId="57CEDCC8" w14:textId="1AE9C80C" w:rsidR="006A4FDA" w:rsidDel="00B663F5" w:rsidRDefault="00000000">
      <w:pPr>
        <w:pStyle w:val="Prrafodelista"/>
        <w:rPr>
          <w:del w:id="352" w:author="Licencia Office" w:date="2026-02-05T12:36:00Z" w16du:dateUtc="2026-02-05T18:36:00Z"/>
          <w:b/>
        </w:rPr>
        <w:pPrChange w:id="353" w:author="Licencia Office" w:date="2026-02-05T12:36:00Z" w16du:dateUtc="2026-02-05T18:36:00Z">
          <w:pPr>
            <w:pStyle w:val="Prrafodelista"/>
            <w:numPr>
              <w:ilvl w:val="4"/>
              <w:numId w:val="12"/>
            </w:numPr>
            <w:tabs>
              <w:tab w:val="num" w:pos="0"/>
              <w:tab w:val="left" w:pos="5460"/>
            </w:tabs>
            <w:ind w:left="1134" w:hanging="425"/>
            <w:jc w:val="both"/>
          </w:pPr>
        </w:pPrChange>
      </w:pPr>
      <w:del w:id="354" w:author="Licencia Office" w:date="2026-02-05T12:36:00Z" w16du:dateUtc="2026-02-05T18:36:00Z">
        <w:r w:rsidDel="00B663F5">
          <w:rPr>
            <w:b/>
          </w:rPr>
          <w:delText>Máximo 100 registros de incidencias.</w:delText>
        </w:r>
      </w:del>
    </w:p>
    <w:p w14:paraId="35F8C697" w14:textId="0997E1E0" w:rsidR="006A4FDA" w:rsidDel="00B663F5" w:rsidRDefault="00000000">
      <w:pPr>
        <w:pStyle w:val="Prrafodelista"/>
        <w:rPr>
          <w:del w:id="355" w:author="Licencia Office" w:date="2026-02-05T12:36:00Z" w16du:dateUtc="2026-02-05T18:36:00Z"/>
          <w:b/>
        </w:rPr>
        <w:pPrChange w:id="356" w:author="Licencia Office" w:date="2026-02-05T12:36:00Z" w16du:dateUtc="2026-02-05T18:36:00Z">
          <w:pPr>
            <w:pStyle w:val="Prrafodelista"/>
            <w:numPr>
              <w:ilvl w:val="4"/>
              <w:numId w:val="12"/>
            </w:numPr>
            <w:tabs>
              <w:tab w:val="num" w:pos="0"/>
              <w:tab w:val="left" w:pos="5460"/>
            </w:tabs>
            <w:ind w:left="1134" w:hanging="425"/>
            <w:jc w:val="both"/>
          </w:pPr>
        </w:pPrChange>
      </w:pPr>
      <w:del w:id="357" w:author="Licencia Office" w:date="2026-02-05T12:36:00Z" w16du:dateUtc="2026-02-05T18:36:00Z">
        <w:r w:rsidDel="00B663F5">
          <w:rPr>
            <w:b/>
          </w:rPr>
          <w:delText>Más de 100 registros de incidencias.</w:delText>
        </w:r>
      </w:del>
    </w:p>
    <w:p w14:paraId="23E751D8" w14:textId="77777777" w:rsidR="006A4FDA" w:rsidRDefault="006A4FDA">
      <w:pPr>
        <w:pStyle w:val="Prrafodelista"/>
        <w:numPr>
          <w:ilvl w:val="2"/>
          <w:numId w:val="18"/>
        </w:numPr>
        <w:tabs>
          <w:tab w:val="left" w:pos="5460"/>
        </w:tabs>
        <w:ind w:left="851" w:hanging="425"/>
        <w:jc w:val="both"/>
        <w:pPrChange w:id="358" w:author="Licencia Office" w:date="2026-02-05T12:36:00Z" w16du:dateUtc="2026-02-05T18:36:00Z">
          <w:pPr>
            <w:tabs>
              <w:tab w:val="left" w:pos="5460"/>
            </w:tabs>
            <w:jc w:val="both"/>
          </w:pPr>
        </w:pPrChange>
      </w:pPr>
    </w:p>
    <w:p w14:paraId="7C3B8DC7" w14:textId="12BD08C1" w:rsidR="006A4FDA" w:rsidRDefault="00000000">
      <w:pPr>
        <w:rPr>
          <w:rFonts w:ascii="Montserrat" w:hAnsi="Montserrat" w:cs="Arial"/>
          <w:b/>
          <w:bCs/>
          <w:sz w:val="20"/>
          <w:szCs w:val="20"/>
        </w:rPr>
      </w:pPr>
      <w:del w:id="359" w:author="Licencia Office" w:date="2026-02-05T13:14:00Z" w16du:dateUtc="2026-02-05T19:14:00Z">
        <w:r w:rsidDel="00E2399D">
          <w:br w:type="page"/>
        </w:r>
      </w:del>
    </w:p>
    <w:p w14:paraId="13BB01FB" w14:textId="77777777" w:rsidR="006A4FDA" w:rsidRDefault="00000000">
      <w:pPr>
        <w:pStyle w:val="Prrafodelista"/>
        <w:numPr>
          <w:ilvl w:val="0"/>
          <w:numId w:val="21"/>
        </w:numPr>
        <w:tabs>
          <w:tab w:val="left" w:pos="5460"/>
        </w:tabs>
        <w:spacing w:line="276" w:lineRule="auto"/>
        <w:jc w:val="both"/>
        <w:rPr>
          <w:rFonts w:ascii="Montserrat" w:hAnsi="Montserrat" w:cs="Arial"/>
          <w:b/>
          <w:bCs/>
          <w:sz w:val="20"/>
          <w:szCs w:val="20"/>
        </w:rPr>
      </w:pPr>
      <w:r>
        <w:rPr>
          <w:rFonts w:ascii="Montserrat" w:hAnsi="Montserrat" w:cs="Arial"/>
          <w:b/>
          <w:bCs/>
          <w:sz w:val="20"/>
          <w:szCs w:val="20"/>
        </w:rPr>
        <w:t>Máximo 100 incidencias.</w:t>
      </w:r>
    </w:p>
    <w:p w14:paraId="0847C93D" w14:textId="7E7E6106" w:rsidR="006A4FDA" w:rsidRDefault="00000000">
      <w:pPr>
        <w:tabs>
          <w:tab w:val="left" w:pos="5460"/>
        </w:tabs>
        <w:jc w:val="center"/>
        <w:rPr>
          <w:rFonts w:ascii="Montserrat" w:hAnsi="Montserrat" w:cs="Arial"/>
          <w:bCs/>
          <w:sz w:val="20"/>
          <w:szCs w:val="20"/>
        </w:rPr>
      </w:pPr>
      <w:del w:id="360" w:author="Licencia Office" w:date="2026-02-05T12:40:00Z" w16du:dateUtc="2026-02-05T18:40:00Z">
        <w:r w:rsidDel="00B663F5">
          <w:rPr>
            <w:noProof/>
          </w:rPr>
          <w:drawing>
            <wp:inline distT="0" distB="0" distL="0" distR="0" wp14:anchorId="279FAF88" wp14:editId="64F37271">
              <wp:extent cx="4354830" cy="3623310"/>
              <wp:effectExtent l="0" t="0" r="0" b="0"/>
              <wp:docPr id="18"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62"/>
                      <pic:cNvPicPr>
                        <a:picLocks noChangeAspect="1" noChangeArrowheads="1"/>
                      </pic:cNvPicPr>
                    </pic:nvPicPr>
                    <pic:blipFill>
                      <a:blip r:embed="rId34"/>
                      <a:stretch>
                        <a:fillRect/>
                      </a:stretch>
                    </pic:blipFill>
                    <pic:spPr bwMode="auto">
                      <a:xfrm>
                        <a:off x="0" y="0"/>
                        <a:ext cx="4354830" cy="3623310"/>
                      </a:xfrm>
                      <a:prstGeom prst="rect">
                        <a:avLst/>
                      </a:prstGeom>
                    </pic:spPr>
                  </pic:pic>
                </a:graphicData>
              </a:graphic>
            </wp:inline>
          </w:drawing>
        </w:r>
      </w:del>
      <w:ins w:id="361" w:author="Licencia Office" w:date="2026-02-05T12:40:00Z" w16du:dateUtc="2026-02-05T18:40:00Z">
        <w:r w:rsidR="00B663F5" w:rsidRPr="00B663F5">
          <w:rPr>
            <w:noProof/>
          </w:rPr>
          <w:t xml:space="preserve"> </w:t>
        </w:r>
        <w:r w:rsidR="00B663F5" w:rsidRPr="00B663F5">
          <w:rPr>
            <w:rFonts w:ascii="Montserrat" w:hAnsi="Montserrat" w:cs="Arial"/>
            <w:bCs/>
            <w:noProof/>
            <w:sz w:val="20"/>
            <w:szCs w:val="20"/>
          </w:rPr>
          <w:drawing>
            <wp:inline distT="0" distB="0" distL="0" distR="0" wp14:anchorId="14A3C4C1" wp14:editId="4CDD5D22">
              <wp:extent cx="5940018" cy="2720051"/>
              <wp:effectExtent l="0" t="0" r="3810" b="4445"/>
              <wp:docPr id="112960169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1699" name="Imagen 1" descr="Interfaz de usuario gráfica, Texto&#10;&#10;El contenido generado por IA puede ser incorrecto."/>
                      <pic:cNvPicPr/>
                    </pic:nvPicPr>
                    <pic:blipFill rotWithShape="1">
                      <a:blip r:embed="rId35"/>
                      <a:srcRect t="10910" b="7686"/>
                      <a:stretch>
                        <a:fillRect/>
                      </a:stretch>
                    </pic:blipFill>
                    <pic:spPr bwMode="auto">
                      <a:xfrm>
                        <a:off x="0" y="0"/>
                        <a:ext cx="5941060" cy="2720528"/>
                      </a:xfrm>
                      <a:prstGeom prst="rect">
                        <a:avLst/>
                      </a:prstGeom>
                      <a:ln>
                        <a:noFill/>
                      </a:ln>
                      <a:extLst>
                        <a:ext uri="{53640926-AAD7-44D8-BBD7-CCE9431645EC}">
                          <a14:shadowObscured xmlns:a14="http://schemas.microsoft.com/office/drawing/2010/main"/>
                        </a:ext>
                      </a:extLst>
                    </pic:spPr>
                  </pic:pic>
                </a:graphicData>
              </a:graphic>
            </wp:inline>
          </w:drawing>
        </w:r>
      </w:ins>
    </w:p>
    <w:p w14:paraId="44FFCE79" w14:textId="7E7DADCB" w:rsidR="006A4FDA" w:rsidDel="00E2399D" w:rsidRDefault="00000000" w:rsidP="00B37991">
      <w:pPr>
        <w:jc w:val="center"/>
        <w:rPr>
          <w:del w:id="362" w:author="Licencia Office" w:date="2026-02-05T12:41:00Z" w16du:dateUtc="2026-02-05T18:41:00Z"/>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1D067A18" w14:textId="77777777" w:rsidR="00E2399D" w:rsidRDefault="00E2399D" w:rsidP="00B37991">
      <w:pPr>
        <w:jc w:val="center"/>
        <w:rPr>
          <w:ins w:id="363" w:author="Licencia Office" w:date="2026-02-05T13:14:00Z" w16du:dateUtc="2026-02-05T19:14:00Z"/>
          <w:rFonts w:ascii="Montserrat" w:hAnsi="Montserrat" w:cs="Arial"/>
          <w:color w:val="BFBFBF" w:themeColor="background1" w:themeShade="BF"/>
          <w:sz w:val="16"/>
          <w:szCs w:val="14"/>
          <w:u w:val="single"/>
        </w:rPr>
      </w:pPr>
    </w:p>
    <w:p w14:paraId="2C26C8A2" w14:textId="77777777" w:rsidR="00E2399D" w:rsidRDefault="00E2399D" w:rsidP="00B37991">
      <w:pPr>
        <w:jc w:val="center"/>
        <w:rPr>
          <w:ins w:id="364" w:author="Licencia Office" w:date="2026-02-05T13:14:00Z" w16du:dateUtc="2026-02-05T19:14:00Z"/>
          <w:rFonts w:ascii="Montserrat" w:hAnsi="Montserrat" w:cs="Arial"/>
          <w:color w:val="BFBFBF" w:themeColor="background1" w:themeShade="BF"/>
          <w:sz w:val="16"/>
          <w:szCs w:val="14"/>
          <w:u w:val="single"/>
        </w:rPr>
      </w:pPr>
    </w:p>
    <w:p w14:paraId="404B44A6" w14:textId="77777777" w:rsidR="00E2399D" w:rsidRDefault="00E2399D" w:rsidP="00B37991">
      <w:pPr>
        <w:jc w:val="center"/>
        <w:rPr>
          <w:ins w:id="365" w:author="Licencia Office" w:date="2026-02-05T13:14:00Z" w16du:dateUtc="2026-02-05T19:14:00Z"/>
          <w:rFonts w:ascii="Montserrat" w:hAnsi="Montserrat" w:cs="Arial"/>
          <w:color w:val="BFBFBF" w:themeColor="background1" w:themeShade="BF"/>
          <w:sz w:val="16"/>
          <w:szCs w:val="14"/>
          <w:u w:val="single"/>
        </w:rPr>
      </w:pPr>
    </w:p>
    <w:p w14:paraId="5B5E0AA8" w14:textId="77777777" w:rsidR="00E2399D" w:rsidRDefault="00E2399D" w:rsidP="00B37991">
      <w:pPr>
        <w:jc w:val="center"/>
        <w:rPr>
          <w:ins w:id="366" w:author="Licencia Office" w:date="2026-02-05T13:14:00Z" w16du:dateUtc="2026-02-05T19:14:00Z"/>
          <w:rFonts w:ascii="Montserrat" w:hAnsi="Montserrat" w:cs="Arial"/>
          <w:color w:val="BFBFBF" w:themeColor="background1" w:themeShade="BF"/>
          <w:sz w:val="16"/>
          <w:szCs w:val="14"/>
          <w:u w:val="single"/>
        </w:rPr>
      </w:pPr>
    </w:p>
    <w:p w14:paraId="0DBC413C" w14:textId="77777777" w:rsidR="00E2399D" w:rsidRDefault="00E2399D" w:rsidP="00B37991">
      <w:pPr>
        <w:jc w:val="center"/>
        <w:rPr>
          <w:ins w:id="367" w:author="Licencia Office" w:date="2026-02-05T13:14:00Z" w16du:dateUtc="2026-02-05T19:14:00Z"/>
          <w:rFonts w:ascii="Montserrat" w:hAnsi="Montserrat" w:cs="Arial"/>
          <w:color w:val="BFBFBF" w:themeColor="background1" w:themeShade="BF"/>
          <w:sz w:val="16"/>
          <w:szCs w:val="14"/>
          <w:u w:val="single"/>
        </w:rPr>
      </w:pPr>
    </w:p>
    <w:p w14:paraId="7E2EB65F" w14:textId="77777777" w:rsidR="00E2399D" w:rsidRDefault="00E2399D" w:rsidP="00B37991">
      <w:pPr>
        <w:jc w:val="center"/>
        <w:rPr>
          <w:ins w:id="368" w:author="Licencia Office" w:date="2026-02-05T13:14:00Z" w16du:dateUtc="2026-02-05T19:14:00Z"/>
          <w:rFonts w:ascii="Montserrat" w:hAnsi="Montserrat" w:cs="Arial"/>
          <w:color w:val="BFBFBF" w:themeColor="background1" w:themeShade="BF"/>
          <w:sz w:val="16"/>
          <w:szCs w:val="14"/>
          <w:u w:val="single"/>
        </w:rPr>
      </w:pPr>
    </w:p>
    <w:p w14:paraId="67EEC0E5" w14:textId="77777777" w:rsidR="00E2399D" w:rsidRDefault="00E2399D" w:rsidP="00B37991">
      <w:pPr>
        <w:jc w:val="center"/>
        <w:rPr>
          <w:ins w:id="369" w:author="Licencia Office" w:date="2026-02-05T13:14:00Z" w16du:dateUtc="2026-02-05T19:14:00Z"/>
          <w:rFonts w:ascii="Montserrat" w:hAnsi="Montserrat" w:cs="Arial"/>
          <w:color w:val="BFBFBF" w:themeColor="background1" w:themeShade="BF"/>
          <w:sz w:val="16"/>
          <w:szCs w:val="14"/>
          <w:u w:val="single"/>
        </w:rPr>
      </w:pPr>
    </w:p>
    <w:p w14:paraId="34BE631A" w14:textId="77777777" w:rsidR="00E2399D" w:rsidRDefault="00E2399D" w:rsidP="00B37991">
      <w:pPr>
        <w:jc w:val="center"/>
        <w:rPr>
          <w:ins w:id="370" w:author="Licencia Office" w:date="2026-02-05T13:14:00Z" w16du:dateUtc="2026-02-05T19:14:00Z"/>
          <w:rFonts w:ascii="Montserrat" w:hAnsi="Montserrat" w:cs="Arial"/>
          <w:color w:val="BFBFBF" w:themeColor="background1" w:themeShade="BF"/>
          <w:sz w:val="16"/>
          <w:szCs w:val="14"/>
          <w:u w:val="single"/>
        </w:rPr>
      </w:pPr>
    </w:p>
    <w:p w14:paraId="339D748B" w14:textId="77777777" w:rsidR="00B37991" w:rsidRDefault="00B37991" w:rsidP="00B37991">
      <w:pPr>
        <w:jc w:val="center"/>
        <w:rPr>
          <w:ins w:id="371" w:author="Licencia Office" w:date="2026-02-05T12:42:00Z" w16du:dateUtc="2026-02-05T18:42:00Z"/>
          <w:rFonts w:ascii="Montserrat" w:hAnsi="Montserrat" w:cs="Arial"/>
          <w:bCs/>
          <w:sz w:val="20"/>
          <w:szCs w:val="20"/>
        </w:rPr>
      </w:pPr>
    </w:p>
    <w:p w14:paraId="24A0E355" w14:textId="16978BAD" w:rsidR="006A4FDA" w:rsidDel="00B37991" w:rsidRDefault="006A4FDA">
      <w:pPr>
        <w:jc w:val="center"/>
        <w:rPr>
          <w:del w:id="372" w:author="Licencia Office" w:date="2026-02-05T12:41:00Z" w16du:dateUtc="2026-02-05T18:41:00Z"/>
          <w:rFonts w:ascii="Montserrat" w:hAnsi="Montserrat" w:cs="Arial"/>
          <w:b/>
          <w:bCs/>
          <w:sz w:val="20"/>
          <w:szCs w:val="20"/>
        </w:rPr>
        <w:pPrChange w:id="373" w:author="Licencia Office" w:date="2026-02-05T12:42:00Z" w16du:dateUtc="2026-02-05T18:42:00Z">
          <w:pPr/>
        </w:pPrChange>
      </w:pPr>
    </w:p>
    <w:p w14:paraId="4B3DF285" w14:textId="1D77AE90" w:rsidR="006A4FDA" w:rsidRDefault="00000000">
      <w:pPr>
        <w:jc w:val="center"/>
        <w:rPr>
          <w:rFonts w:ascii="Montserrat" w:hAnsi="Montserrat" w:cs="Arial"/>
          <w:b/>
          <w:bCs/>
          <w:sz w:val="20"/>
          <w:szCs w:val="20"/>
        </w:rPr>
        <w:pPrChange w:id="374" w:author="Licencia Office" w:date="2026-02-05T12:42:00Z" w16du:dateUtc="2026-02-05T18:42:00Z">
          <w:pPr/>
        </w:pPrChange>
      </w:pPr>
      <w:del w:id="375" w:author="Licencia Office" w:date="2026-02-05T12:41:00Z" w16du:dateUtc="2026-02-05T18:41:00Z">
        <w:r w:rsidDel="00B37991">
          <w:br w:type="page"/>
        </w:r>
      </w:del>
    </w:p>
    <w:p w14:paraId="228DAC77" w14:textId="77777777" w:rsidR="006A4FDA" w:rsidRDefault="00000000">
      <w:pPr>
        <w:pStyle w:val="Prrafodelista"/>
        <w:numPr>
          <w:ilvl w:val="0"/>
          <w:numId w:val="21"/>
        </w:numPr>
        <w:tabs>
          <w:tab w:val="left" w:pos="5460"/>
        </w:tabs>
        <w:spacing w:line="276" w:lineRule="auto"/>
        <w:jc w:val="both"/>
        <w:rPr>
          <w:rFonts w:ascii="Montserrat" w:hAnsi="Montserrat" w:cs="Arial"/>
          <w:b/>
          <w:bCs/>
          <w:sz w:val="20"/>
          <w:szCs w:val="20"/>
        </w:rPr>
      </w:pPr>
      <w:r>
        <w:rPr>
          <w:rFonts w:ascii="Montserrat" w:hAnsi="Montserrat" w:cs="Arial"/>
          <w:b/>
          <w:bCs/>
          <w:sz w:val="20"/>
          <w:szCs w:val="20"/>
        </w:rPr>
        <w:t>Más de 100 registros de incidencias.</w:t>
      </w:r>
    </w:p>
    <w:p w14:paraId="301E0408" w14:textId="2F7DE8D0" w:rsidR="006A4FDA" w:rsidRDefault="00000000">
      <w:pPr>
        <w:tabs>
          <w:tab w:val="left" w:pos="5460"/>
        </w:tabs>
        <w:spacing w:line="276" w:lineRule="auto"/>
        <w:jc w:val="center"/>
        <w:rPr>
          <w:rFonts w:ascii="Montserrat" w:hAnsi="Montserrat" w:cs="Arial"/>
          <w:bCs/>
          <w:sz w:val="20"/>
          <w:szCs w:val="20"/>
        </w:rPr>
      </w:pPr>
      <w:del w:id="376" w:author="Licencia Office" w:date="2026-02-05T12:40:00Z" w16du:dateUtc="2026-02-05T18:40:00Z">
        <w:r w:rsidDel="00B663F5">
          <w:rPr>
            <w:noProof/>
          </w:rPr>
          <w:drawing>
            <wp:inline distT="0" distB="0" distL="0" distR="0" wp14:anchorId="71C9AEBE" wp14:editId="355F8060">
              <wp:extent cx="4723130" cy="2967355"/>
              <wp:effectExtent l="0" t="0" r="0" b="0"/>
              <wp:docPr id="19"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5"/>
                      <pic:cNvPicPr>
                        <a:picLocks noChangeAspect="1" noChangeArrowheads="1"/>
                      </pic:cNvPicPr>
                    </pic:nvPicPr>
                    <pic:blipFill>
                      <a:blip r:embed="rId36"/>
                      <a:stretch>
                        <a:fillRect/>
                      </a:stretch>
                    </pic:blipFill>
                    <pic:spPr bwMode="auto">
                      <a:xfrm>
                        <a:off x="0" y="0"/>
                        <a:ext cx="4723130" cy="2967355"/>
                      </a:xfrm>
                      <a:prstGeom prst="rect">
                        <a:avLst/>
                      </a:prstGeom>
                    </pic:spPr>
                  </pic:pic>
                </a:graphicData>
              </a:graphic>
            </wp:inline>
          </w:drawing>
        </w:r>
      </w:del>
      <w:ins w:id="377" w:author="Licencia Office" w:date="2026-02-05T12:41:00Z" w16du:dateUtc="2026-02-05T18:41:00Z">
        <w:r w:rsidR="00B663F5" w:rsidRPr="00B663F5">
          <w:rPr>
            <w:noProof/>
          </w:rPr>
          <w:t xml:space="preserve"> </w:t>
        </w:r>
        <w:r w:rsidR="00B663F5" w:rsidRPr="00B663F5">
          <w:rPr>
            <w:rFonts w:ascii="Montserrat" w:hAnsi="Montserrat" w:cs="Arial"/>
            <w:bCs/>
            <w:noProof/>
            <w:sz w:val="20"/>
            <w:szCs w:val="20"/>
          </w:rPr>
          <w:drawing>
            <wp:inline distT="0" distB="0" distL="0" distR="0" wp14:anchorId="332D0283" wp14:editId="46E891E2">
              <wp:extent cx="5940303" cy="2714263"/>
              <wp:effectExtent l="0" t="0" r="3810" b="0"/>
              <wp:docPr id="189174312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3126" name="Imagen 1" descr="Interfaz de usuario gráfica, Texto&#10;&#10;El contenido generado por IA puede ser incorrecto."/>
                      <pic:cNvPicPr/>
                    </pic:nvPicPr>
                    <pic:blipFill rotWithShape="1">
                      <a:blip r:embed="rId37"/>
                      <a:srcRect t="11256" b="7517"/>
                      <a:stretch>
                        <a:fillRect/>
                      </a:stretch>
                    </pic:blipFill>
                    <pic:spPr bwMode="auto">
                      <a:xfrm>
                        <a:off x="0" y="0"/>
                        <a:ext cx="5941060" cy="2714609"/>
                      </a:xfrm>
                      <a:prstGeom prst="rect">
                        <a:avLst/>
                      </a:prstGeom>
                      <a:ln>
                        <a:noFill/>
                      </a:ln>
                      <a:extLst>
                        <a:ext uri="{53640926-AAD7-44D8-BBD7-CCE9431645EC}">
                          <a14:shadowObscured xmlns:a14="http://schemas.microsoft.com/office/drawing/2010/main"/>
                        </a:ext>
                      </a:extLst>
                    </pic:spPr>
                  </pic:pic>
                </a:graphicData>
              </a:graphic>
            </wp:inline>
          </w:drawing>
        </w:r>
      </w:ins>
    </w:p>
    <w:p w14:paraId="0A8D8698" w14:textId="77777777" w:rsidR="006A4FDA" w:rsidRDefault="00000000" w:rsidP="00BD340D">
      <w:pPr>
        <w:tabs>
          <w:tab w:val="left" w:pos="5460"/>
        </w:tabs>
        <w:jc w:val="center"/>
        <w:rPr>
          <w:rFonts w:ascii="Montserrat" w:hAnsi="Montserrat" w:cs="Arial"/>
          <w:sz w:val="20"/>
          <w:szCs w:val="20"/>
        </w:rPr>
      </w:pPr>
      <w:r>
        <w:rPr>
          <w:rFonts w:ascii="Montserrat" w:hAnsi="Montserrat" w:cs="Arial"/>
          <w:color w:val="BFBFBF" w:themeColor="background1" w:themeShade="BF"/>
          <w:sz w:val="16"/>
          <w:szCs w:val="14"/>
          <w:u w:val="single"/>
        </w:rPr>
        <w:t>Nota: La imagen es exclusivamente de carácter ilustrativo, mas no limitativo</w:t>
      </w:r>
    </w:p>
    <w:p w14:paraId="727126F8" w14:textId="77777777" w:rsidR="006A4FDA" w:rsidDel="00E2399D" w:rsidRDefault="006A4FDA">
      <w:pPr>
        <w:tabs>
          <w:tab w:val="left" w:pos="5460"/>
        </w:tabs>
        <w:spacing w:line="276" w:lineRule="auto"/>
        <w:rPr>
          <w:del w:id="378" w:author="Licencia Office" w:date="2026-02-05T13:14:00Z" w16du:dateUtc="2026-02-05T19:14:00Z"/>
          <w:rFonts w:ascii="Montserrat" w:hAnsi="Montserrat" w:cs="Arial"/>
          <w:b/>
          <w:bCs/>
          <w:sz w:val="20"/>
          <w:szCs w:val="20"/>
        </w:rPr>
      </w:pPr>
    </w:p>
    <w:p w14:paraId="4573B105" w14:textId="77777777" w:rsidR="00B37991" w:rsidRDefault="00B37991">
      <w:pPr>
        <w:tabs>
          <w:tab w:val="left" w:pos="5460"/>
        </w:tabs>
        <w:spacing w:line="276" w:lineRule="auto"/>
        <w:rPr>
          <w:ins w:id="379" w:author="Licencia Office" w:date="2026-02-05T12:42:00Z" w16du:dateUtc="2026-02-05T18:42:00Z"/>
          <w:rFonts w:ascii="Montserrat" w:hAnsi="Montserrat" w:cs="Arial"/>
          <w:b/>
          <w:bCs/>
          <w:sz w:val="20"/>
          <w:szCs w:val="20"/>
        </w:rPr>
      </w:pPr>
    </w:p>
    <w:p w14:paraId="5B6449E5" w14:textId="77777777" w:rsidR="00B37991" w:rsidDel="00B37991" w:rsidRDefault="00B37991">
      <w:pPr>
        <w:tabs>
          <w:tab w:val="left" w:pos="5460"/>
        </w:tabs>
        <w:spacing w:line="276" w:lineRule="auto"/>
        <w:rPr>
          <w:del w:id="380" w:author="Licencia Office" w:date="2026-02-05T12:42:00Z" w16du:dateUtc="2026-02-05T18:42:00Z"/>
          <w:rFonts w:ascii="Montserrat" w:hAnsi="Montserrat" w:cs="Arial"/>
          <w:b/>
          <w:bCs/>
          <w:sz w:val="20"/>
          <w:szCs w:val="20"/>
        </w:rPr>
      </w:pPr>
    </w:p>
    <w:p w14:paraId="2A336739" w14:textId="77777777" w:rsidR="006A4FDA" w:rsidRDefault="006A4FDA">
      <w:pPr>
        <w:tabs>
          <w:tab w:val="left" w:pos="5460"/>
        </w:tabs>
        <w:spacing w:line="276" w:lineRule="auto"/>
        <w:rPr>
          <w:rFonts w:ascii="Montserrat" w:hAnsi="Montserrat" w:cs="Arial"/>
          <w:b/>
          <w:bCs/>
          <w:sz w:val="20"/>
          <w:szCs w:val="20"/>
        </w:rPr>
      </w:pPr>
    </w:p>
    <w:p w14:paraId="110BC25D" w14:textId="77777777" w:rsidR="006A4FDA" w:rsidRDefault="00000000">
      <w:pPr>
        <w:tabs>
          <w:tab w:val="left" w:pos="5460"/>
        </w:tabs>
        <w:spacing w:line="276" w:lineRule="auto"/>
        <w:rPr>
          <w:rFonts w:ascii="Montserrat" w:hAnsi="Montserrat" w:cs="Arial"/>
          <w:b/>
          <w:bCs/>
          <w:sz w:val="20"/>
          <w:szCs w:val="20"/>
        </w:rPr>
      </w:pPr>
      <w:r>
        <w:rPr>
          <w:rFonts w:ascii="Montserrat" w:hAnsi="Montserrat" w:cs="Arial"/>
          <w:b/>
          <w:bCs/>
          <w:sz w:val="20"/>
          <w:szCs w:val="20"/>
        </w:rPr>
        <w:t xml:space="preserve">Descripción de datos para la ventana ‘Detalle de Consulta’: </w:t>
      </w:r>
    </w:p>
    <w:p w14:paraId="0B2C164C" w14:textId="77777777" w:rsidR="006A4FDA" w:rsidRDefault="006A4FDA">
      <w:pPr>
        <w:tabs>
          <w:tab w:val="left" w:pos="5460"/>
        </w:tabs>
        <w:spacing w:line="276" w:lineRule="auto"/>
        <w:rPr>
          <w:rFonts w:ascii="Montserrat" w:hAnsi="Montserrat" w:cs="Arial"/>
          <w:b/>
          <w:bCs/>
          <w:sz w:val="20"/>
          <w:szCs w:val="20"/>
        </w:rPr>
      </w:pPr>
    </w:p>
    <w:p w14:paraId="3560110A" w14:textId="77777777" w:rsidR="006A4FDA" w:rsidRDefault="00000000">
      <w:pPr>
        <w:pStyle w:val="Prrafodelista"/>
        <w:numPr>
          <w:ilvl w:val="2"/>
          <w:numId w:val="18"/>
        </w:numPr>
        <w:tabs>
          <w:tab w:val="left" w:pos="5460"/>
        </w:tabs>
        <w:ind w:left="709" w:hanging="425"/>
        <w:jc w:val="both"/>
        <w:rPr>
          <w:rFonts w:ascii="Montserrat" w:hAnsi="Montserrat" w:cs="Arial"/>
          <w:bCs/>
          <w:sz w:val="20"/>
          <w:szCs w:val="20"/>
        </w:rPr>
      </w:pPr>
      <w:r>
        <w:rPr>
          <w:rFonts w:ascii="Montserrat" w:hAnsi="Montserrat" w:cs="Arial"/>
          <w:bCs/>
          <w:sz w:val="20"/>
          <w:szCs w:val="20"/>
        </w:rPr>
        <w:t>Los datos del encabezado que se muestran son:</w:t>
      </w:r>
    </w:p>
    <w:p w14:paraId="417A85A6" w14:textId="77777777" w:rsidR="006A4FDA" w:rsidRDefault="00000000">
      <w:pPr>
        <w:pStyle w:val="Prrafodelista"/>
        <w:numPr>
          <w:ilvl w:val="0"/>
          <w:numId w:val="22"/>
        </w:numPr>
        <w:tabs>
          <w:tab w:val="left" w:pos="5460"/>
        </w:tabs>
        <w:ind w:hanging="371"/>
        <w:jc w:val="both"/>
        <w:rPr>
          <w:rFonts w:ascii="Montserrat" w:hAnsi="Montserrat" w:cs="Arial"/>
          <w:b/>
          <w:bCs/>
          <w:sz w:val="20"/>
          <w:szCs w:val="20"/>
        </w:rPr>
      </w:pPr>
      <w:r>
        <w:rPr>
          <w:rFonts w:ascii="Montserrat" w:hAnsi="Montserrat" w:cs="Arial"/>
          <w:b/>
          <w:bCs/>
          <w:sz w:val="20"/>
          <w:szCs w:val="20"/>
        </w:rPr>
        <w:t xml:space="preserve">RFC PAC: </w:t>
      </w:r>
      <w:r>
        <w:rPr>
          <w:rFonts w:ascii="Montserrat" w:hAnsi="Montserrat" w:cs="Arial"/>
          <w:bCs/>
          <w:sz w:val="20"/>
          <w:szCs w:val="20"/>
        </w:rPr>
        <w:t>El RFC del PAC.</w:t>
      </w:r>
    </w:p>
    <w:p w14:paraId="1466030E" w14:textId="77777777" w:rsidR="006A4FDA" w:rsidRPr="001A7518" w:rsidRDefault="00000000">
      <w:pPr>
        <w:pStyle w:val="Prrafodelista"/>
        <w:numPr>
          <w:ilvl w:val="0"/>
          <w:numId w:val="22"/>
        </w:numPr>
        <w:tabs>
          <w:tab w:val="left" w:pos="5460"/>
        </w:tabs>
        <w:ind w:hanging="371"/>
        <w:jc w:val="both"/>
        <w:rPr>
          <w:ins w:id="381" w:author="Licencia Office" w:date="2026-01-27T17:57:00Z" w16du:dateUtc="2026-01-27T23:57:00Z"/>
          <w:rFonts w:ascii="Montserrat" w:hAnsi="Montserrat" w:cs="Arial"/>
          <w:b/>
          <w:bCs/>
          <w:sz w:val="20"/>
          <w:szCs w:val="20"/>
          <w:rPrChange w:id="382" w:author="Licencia Office" w:date="2026-01-27T17:57:00Z" w16du:dateUtc="2026-01-27T23:57:00Z">
            <w:rPr>
              <w:ins w:id="383" w:author="Licencia Office" w:date="2026-01-27T17:57:00Z" w16du:dateUtc="2026-01-27T23:57:00Z"/>
              <w:rFonts w:ascii="Montserrat" w:hAnsi="Montserrat" w:cs="Arial"/>
              <w:bCs/>
              <w:sz w:val="20"/>
              <w:szCs w:val="20"/>
            </w:rPr>
          </w:rPrChange>
        </w:rPr>
      </w:pPr>
      <w:r>
        <w:rPr>
          <w:rFonts w:ascii="Montserrat" w:hAnsi="Montserrat" w:cs="Arial"/>
          <w:b/>
          <w:bCs/>
          <w:sz w:val="20"/>
          <w:szCs w:val="20"/>
        </w:rPr>
        <w:t xml:space="preserve">Nombre o Razón Social: </w:t>
      </w:r>
      <w:r>
        <w:rPr>
          <w:rFonts w:ascii="Montserrat" w:hAnsi="Montserrat" w:cs="Arial"/>
          <w:bCs/>
          <w:sz w:val="20"/>
          <w:szCs w:val="20"/>
        </w:rPr>
        <w:t>La razón social del PAC.</w:t>
      </w:r>
    </w:p>
    <w:p w14:paraId="46C0CD01" w14:textId="237F194A" w:rsidR="001A7518" w:rsidRDefault="001A7518">
      <w:pPr>
        <w:pStyle w:val="Prrafodelista"/>
        <w:numPr>
          <w:ilvl w:val="0"/>
          <w:numId w:val="22"/>
        </w:numPr>
        <w:tabs>
          <w:tab w:val="left" w:pos="5460"/>
        </w:tabs>
        <w:ind w:hanging="371"/>
        <w:jc w:val="both"/>
        <w:rPr>
          <w:rFonts w:ascii="Montserrat" w:hAnsi="Montserrat" w:cs="Arial"/>
          <w:b/>
          <w:bCs/>
          <w:sz w:val="20"/>
          <w:szCs w:val="20"/>
        </w:rPr>
      </w:pPr>
      <w:ins w:id="384" w:author="Licencia Office" w:date="2026-01-27T17:57:00Z" w16du:dateUtc="2026-01-27T23:57:00Z">
        <w:r>
          <w:rPr>
            <w:rFonts w:ascii="Montserrat" w:hAnsi="Montserrat" w:cs="Arial"/>
            <w:b/>
            <w:bCs/>
            <w:sz w:val="20"/>
            <w:szCs w:val="20"/>
          </w:rPr>
          <w:t xml:space="preserve">Fecha incidente: </w:t>
        </w:r>
        <w:r w:rsidRPr="00B37991">
          <w:rPr>
            <w:rFonts w:ascii="Montserrat" w:hAnsi="Montserrat" w:cs="Arial"/>
            <w:sz w:val="20"/>
            <w:szCs w:val="20"/>
            <w:highlight w:val="yellow"/>
            <w:rPrChange w:id="385" w:author="Licencia Office" w:date="2026-02-05T12:42:00Z" w16du:dateUtc="2026-02-05T18:42:00Z">
              <w:rPr>
                <w:rFonts w:ascii="Montserrat" w:hAnsi="Montserrat" w:cs="Arial"/>
                <w:b/>
                <w:bCs/>
                <w:sz w:val="20"/>
                <w:szCs w:val="20"/>
              </w:rPr>
            </w:rPrChange>
          </w:rPr>
          <w:t>Fecha de registro de inc</w:t>
        </w:r>
      </w:ins>
      <w:ins w:id="386" w:author="Licencia Office" w:date="2026-01-27T17:58:00Z" w16du:dateUtc="2026-01-27T23:58:00Z">
        <w:r w:rsidRPr="00B37991">
          <w:rPr>
            <w:rFonts w:ascii="Montserrat" w:hAnsi="Montserrat" w:cs="Arial"/>
            <w:sz w:val="20"/>
            <w:szCs w:val="20"/>
            <w:highlight w:val="yellow"/>
            <w:rPrChange w:id="387" w:author="Licencia Office" w:date="2026-02-05T12:42:00Z" w16du:dateUtc="2026-02-05T18:42:00Z">
              <w:rPr>
                <w:rFonts w:ascii="Montserrat" w:hAnsi="Montserrat" w:cs="Arial"/>
                <w:b/>
                <w:bCs/>
                <w:sz w:val="20"/>
                <w:szCs w:val="20"/>
              </w:rPr>
            </w:rPrChange>
          </w:rPr>
          <w:t>idente</w:t>
        </w:r>
      </w:ins>
    </w:p>
    <w:p w14:paraId="288FEA15" w14:textId="77777777" w:rsidR="006A4FDA" w:rsidRDefault="00000000">
      <w:pPr>
        <w:pStyle w:val="Prrafodelista"/>
        <w:numPr>
          <w:ilvl w:val="0"/>
          <w:numId w:val="22"/>
        </w:numPr>
        <w:tabs>
          <w:tab w:val="left" w:pos="5460"/>
        </w:tabs>
        <w:ind w:hanging="371"/>
        <w:jc w:val="both"/>
        <w:rPr>
          <w:rFonts w:ascii="Montserrat" w:hAnsi="Montserrat" w:cs="Arial"/>
          <w:b/>
          <w:bCs/>
          <w:sz w:val="20"/>
          <w:szCs w:val="20"/>
        </w:rPr>
      </w:pPr>
      <w:r>
        <w:rPr>
          <w:rFonts w:ascii="Montserrat" w:hAnsi="Montserrat" w:cs="Arial"/>
          <w:b/>
          <w:bCs/>
          <w:sz w:val="20"/>
          <w:szCs w:val="20"/>
        </w:rPr>
        <w:t xml:space="preserve">Clave evento: </w:t>
      </w:r>
      <w:r>
        <w:rPr>
          <w:rFonts w:ascii="Montserrat" w:hAnsi="Montserrat" w:cs="Arial"/>
          <w:bCs/>
          <w:sz w:val="20"/>
          <w:szCs w:val="20"/>
        </w:rPr>
        <w:t>Clave del evento de incidencia de recepción.</w:t>
      </w:r>
    </w:p>
    <w:p w14:paraId="3413F1BC" w14:textId="77777777" w:rsidR="006A4FDA" w:rsidRDefault="00000000">
      <w:pPr>
        <w:pStyle w:val="Prrafodelista"/>
        <w:numPr>
          <w:ilvl w:val="0"/>
          <w:numId w:val="22"/>
        </w:numPr>
        <w:tabs>
          <w:tab w:val="left" w:pos="5460"/>
        </w:tabs>
        <w:ind w:hanging="371"/>
        <w:jc w:val="both"/>
        <w:rPr>
          <w:rFonts w:ascii="Montserrat" w:hAnsi="Montserrat" w:cs="Arial"/>
          <w:bCs/>
          <w:sz w:val="20"/>
          <w:szCs w:val="20"/>
        </w:rPr>
      </w:pPr>
      <w:r>
        <w:rPr>
          <w:rFonts w:ascii="Montserrat" w:hAnsi="Montserrat" w:cs="Arial"/>
          <w:b/>
          <w:bCs/>
          <w:sz w:val="20"/>
          <w:szCs w:val="20"/>
        </w:rPr>
        <w:t xml:space="preserve">Evento: </w:t>
      </w:r>
      <w:r>
        <w:rPr>
          <w:rFonts w:ascii="Montserrat" w:hAnsi="Montserrat" w:cs="Arial"/>
          <w:bCs/>
          <w:sz w:val="20"/>
          <w:szCs w:val="20"/>
        </w:rPr>
        <w:t>Descripción del evento de incidencia de recepción.</w:t>
      </w:r>
    </w:p>
    <w:p w14:paraId="7C2D856C" w14:textId="77777777" w:rsidR="006A4FDA" w:rsidRDefault="00000000">
      <w:pPr>
        <w:pStyle w:val="Prrafodelista"/>
        <w:numPr>
          <w:ilvl w:val="0"/>
          <w:numId w:val="22"/>
        </w:numPr>
        <w:tabs>
          <w:tab w:val="left" w:pos="5460"/>
        </w:tabs>
        <w:ind w:hanging="371"/>
        <w:jc w:val="both"/>
        <w:rPr>
          <w:rFonts w:ascii="Montserrat" w:hAnsi="Montserrat" w:cs="Arial"/>
          <w:b/>
          <w:bCs/>
          <w:sz w:val="20"/>
          <w:szCs w:val="20"/>
        </w:rPr>
      </w:pPr>
      <w:r>
        <w:rPr>
          <w:rFonts w:ascii="Montserrat" w:hAnsi="Montserrat" w:cs="Arial"/>
          <w:b/>
          <w:bCs/>
          <w:sz w:val="20"/>
          <w:szCs w:val="20"/>
        </w:rPr>
        <w:t>Botones de exportar Detalle a PDF o JSON.</w:t>
      </w:r>
    </w:p>
    <w:p w14:paraId="79646F0D" w14:textId="77777777" w:rsidR="006A4FDA" w:rsidRDefault="00000000">
      <w:pPr>
        <w:tabs>
          <w:tab w:val="left" w:pos="5460"/>
        </w:tabs>
        <w:jc w:val="center"/>
        <w:rPr>
          <w:rFonts w:ascii="Montserrat" w:hAnsi="Montserrat" w:cs="Arial"/>
          <w:sz w:val="20"/>
          <w:szCs w:val="20"/>
        </w:rPr>
      </w:pPr>
      <w:r>
        <w:rPr>
          <w:noProof/>
        </w:rPr>
        <w:drawing>
          <wp:inline distT="0" distB="0" distL="0" distR="0" wp14:anchorId="2FE93606" wp14:editId="20CA4944">
            <wp:extent cx="3314700" cy="390525"/>
            <wp:effectExtent l="0" t="0" r="0" b="0"/>
            <wp:docPr id="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57"/>
                    <pic:cNvPicPr>
                      <a:picLocks noChangeAspect="1" noChangeArrowheads="1"/>
                    </pic:cNvPicPr>
                  </pic:nvPicPr>
                  <pic:blipFill>
                    <a:blip r:embed="rId38"/>
                    <a:stretch>
                      <a:fillRect/>
                    </a:stretch>
                  </pic:blipFill>
                  <pic:spPr bwMode="auto">
                    <a:xfrm>
                      <a:off x="0" y="0"/>
                      <a:ext cx="3314700" cy="390525"/>
                    </a:xfrm>
                    <a:prstGeom prst="rect">
                      <a:avLst/>
                    </a:prstGeom>
                  </pic:spPr>
                </pic:pic>
              </a:graphicData>
            </a:graphic>
          </wp:inline>
        </w:drawing>
      </w:r>
    </w:p>
    <w:p w14:paraId="1D053871" w14:textId="77777777" w:rsidR="006A4FDA" w:rsidRDefault="00000000" w:rsidP="00BD340D">
      <w:pPr>
        <w:pStyle w:val="Prrafodelista"/>
        <w:tabs>
          <w:tab w:val="left" w:pos="5460"/>
        </w:tabs>
        <w:ind w:left="709"/>
        <w:jc w:val="both"/>
        <w:rPr>
          <w:rFonts w:ascii="Montserrat" w:hAnsi="Montserrat" w:cs="Arial"/>
          <w:bCs/>
          <w:i/>
          <w:color w:val="808080" w:themeColor="background1" w:themeShade="80"/>
          <w:sz w:val="18"/>
          <w:szCs w:val="20"/>
        </w:rPr>
      </w:pPr>
      <w:r>
        <w:rPr>
          <w:rFonts w:ascii="Montserrat" w:hAnsi="Montserrat" w:cs="Arial"/>
          <w:bCs/>
          <w:i/>
          <w:color w:val="808080" w:themeColor="background1" w:themeShade="80"/>
          <w:sz w:val="18"/>
          <w:szCs w:val="20"/>
        </w:rPr>
        <w:t>NOTA: Al exportar el detalle PDF o JSON se debe de descargar todos los registros de incidencias que se indicaron en el resultado de la consulta de incidencias, así estos no se hayan mostrado en pantalla</w:t>
      </w:r>
    </w:p>
    <w:p w14:paraId="6C52FE1F" w14:textId="77777777" w:rsidR="006A4FDA" w:rsidRDefault="006A4FDA">
      <w:pPr>
        <w:tabs>
          <w:tab w:val="left" w:pos="5460"/>
        </w:tabs>
        <w:jc w:val="both"/>
        <w:rPr>
          <w:rFonts w:ascii="Montserrat" w:hAnsi="Montserrat" w:cs="Arial"/>
          <w:bCs/>
          <w:sz w:val="20"/>
          <w:szCs w:val="20"/>
        </w:rPr>
      </w:pPr>
    </w:p>
    <w:p w14:paraId="46EBD882" w14:textId="77777777" w:rsidR="006A4FDA" w:rsidRDefault="00000000">
      <w:pPr>
        <w:pStyle w:val="Prrafodelista"/>
        <w:numPr>
          <w:ilvl w:val="2"/>
          <w:numId w:val="18"/>
        </w:numPr>
        <w:tabs>
          <w:tab w:val="left" w:pos="5460"/>
        </w:tabs>
        <w:ind w:left="709" w:hanging="425"/>
        <w:jc w:val="both"/>
        <w:rPr>
          <w:rFonts w:ascii="Montserrat" w:hAnsi="Montserrat" w:cs="Arial"/>
          <w:bCs/>
          <w:sz w:val="20"/>
          <w:szCs w:val="20"/>
        </w:rPr>
      </w:pPr>
      <w:r>
        <w:rPr>
          <w:rFonts w:ascii="Montserrat" w:hAnsi="Montserrat" w:cs="Arial"/>
          <w:bCs/>
          <w:sz w:val="20"/>
          <w:szCs w:val="20"/>
        </w:rPr>
        <w:t>Relación de UUID que registraron los eventos de incidencias en el servicio de recepción, con los siguientes campos:</w:t>
      </w:r>
    </w:p>
    <w:p w14:paraId="60DDC6C5" w14:textId="77777777" w:rsidR="006A4FDA" w:rsidRDefault="006A4FDA">
      <w:pPr>
        <w:tabs>
          <w:tab w:val="left" w:pos="5460"/>
        </w:tabs>
        <w:jc w:val="both"/>
        <w:rPr>
          <w:rFonts w:ascii="Montserrat" w:hAnsi="Montserrat" w:cs="Arial"/>
          <w:bCs/>
          <w:sz w:val="20"/>
          <w:szCs w:val="20"/>
        </w:rPr>
      </w:pPr>
    </w:p>
    <w:p w14:paraId="371F61B6" w14:textId="77777777" w:rsidR="006A4FDA" w:rsidRDefault="00000000">
      <w:pPr>
        <w:pStyle w:val="Prrafodelista"/>
        <w:numPr>
          <w:ilvl w:val="0"/>
          <w:numId w:val="22"/>
        </w:numPr>
        <w:tabs>
          <w:tab w:val="left" w:pos="5460"/>
        </w:tabs>
        <w:jc w:val="both"/>
        <w:rPr>
          <w:rFonts w:ascii="Montserrat" w:hAnsi="Montserrat" w:cs="Arial"/>
          <w:bCs/>
          <w:sz w:val="20"/>
          <w:szCs w:val="20"/>
        </w:rPr>
      </w:pPr>
      <w:r>
        <w:rPr>
          <w:rFonts w:ascii="Montserrat" w:hAnsi="Montserrat" w:cs="Arial"/>
          <w:b/>
          <w:bCs/>
          <w:sz w:val="20"/>
          <w:szCs w:val="20"/>
        </w:rPr>
        <w:t>UUID:</w:t>
      </w:r>
      <w:r>
        <w:rPr>
          <w:rFonts w:ascii="Montserrat" w:hAnsi="Montserrat" w:cs="Arial"/>
          <w:bCs/>
          <w:sz w:val="20"/>
          <w:szCs w:val="20"/>
        </w:rPr>
        <w:t xml:space="preserve"> Folio Fiscal de los comprobantes asociados al incidente</w:t>
      </w:r>
    </w:p>
    <w:p w14:paraId="49F45D68" w14:textId="77777777" w:rsidR="006A4FDA" w:rsidRDefault="00000000">
      <w:pPr>
        <w:pStyle w:val="Prrafodelista"/>
        <w:numPr>
          <w:ilvl w:val="0"/>
          <w:numId w:val="22"/>
        </w:numPr>
        <w:tabs>
          <w:tab w:val="left" w:pos="5460"/>
        </w:tabs>
        <w:jc w:val="both"/>
        <w:rPr>
          <w:rFonts w:ascii="Montserrat" w:hAnsi="Montserrat" w:cs="Arial"/>
          <w:bCs/>
          <w:sz w:val="20"/>
          <w:szCs w:val="20"/>
        </w:rPr>
      </w:pPr>
      <w:r>
        <w:rPr>
          <w:rFonts w:ascii="Montserrat" w:hAnsi="Montserrat" w:cs="Arial"/>
          <w:b/>
          <w:bCs/>
          <w:sz w:val="20"/>
          <w:szCs w:val="20"/>
        </w:rPr>
        <w:t>Fecha de registro del incidente:</w:t>
      </w:r>
      <w:r>
        <w:rPr>
          <w:rFonts w:ascii="Montserrat" w:hAnsi="Montserrat" w:cs="Arial"/>
          <w:bCs/>
          <w:sz w:val="20"/>
          <w:szCs w:val="20"/>
        </w:rPr>
        <w:t xml:space="preserve"> Fecha en que se recibió el incidente.</w:t>
      </w:r>
    </w:p>
    <w:p w14:paraId="3EB033E6" w14:textId="77777777" w:rsidR="006A4FDA" w:rsidRDefault="006A4FDA">
      <w:pPr>
        <w:tabs>
          <w:tab w:val="left" w:pos="5460"/>
        </w:tabs>
        <w:jc w:val="both"/>
        <w:rPr>
          <w:rFonts w:ascii="Montserrat" w:hAnsi="Montserrat" w:cs="Arial"/>
          <w:b/>
          <w:bCs/>
          <w:sz w:val="18"/>
          <w:szCs w:val="20"/>
        </w:rPr>
      </w:pPr>
    </w:p>
    <w:p w14:paraId="6B020148" w14:textId="49DE987B" w:rsidR="006A4FDA" w:rsidDel="00E2399D" w:rsidRDefault="00000000">
      <w:pPr>
        <w:pStyle w:val="Prrafodelista"/>
        <w:tabs>
          <w:tab w:val="left" w:pos="5460"/>
        </w:tabs>
        <w:spacing w:line="276" w:lineRule="auto"/>
        <w:ind w:left="709"/>
        <w:jc w:val="both"/>
        <w:rPr>
          <w:del w:id="388" w:author="Licencia Office" w:date="2026-02-05T13:14:00Z" w16du:dateUtc="2026-02-05T19:14:00Z"/>
          <w:rFonts w:ascii="Montserrat" w:hAnsi="Montserrat" w:cs="Arial"/>
          <w:bCs/>
          <w:i/>
          <w:iCs/>
          <w:color w:val="000000" w:themeColor="text1"/>
          <w:sz w:val="16"/>
          <w:szCs w:val="16"/>
        </w:rPr>
      </w:pPr>
      <w:r>
        <w:rPr>
          <w:rFonts w:ascii="Montserrat" w:hAnsi="Montserrat" w:cs="Arial"/>
          <w:bCs/>
          <w:i/>
          <w:color w:val="808080" w:themeColor="background1" w:themeShade="80"/>
          <w:sz w:val="18"/>
          <w:szCs w:val="20"/>
        </w:rPr>
        <w:lastRenderedPageBreak/>
        <w:t>NOTA: Los registros de incidencias deben estar ordenados por ‘Fecha de registro del incidente’ del más reciente al más antiguo.</w:t>
      </w:r>
    </w:p>
    <w:p w14:paraId="7193586D" w14:textId="77777777" w:rsidR="00B37991" w:rsidRDefault="00B37991">
      <w:pPr>
        <w:pStyle w:val="Prrafodelista"/>
        <w:tabs>
          <w:tab w:val="left" w:pos="5460"/>
        </w:tabs>
        <w:spacing w:line="276" w:lineRule="auto"/>
        <w:ind w:left="709"/>
        <w:jc w:val="both"/>
        <w:rPr>
          <w:ins w:id="389" w:author="Licencia Office" w:date="2026-02-05T12:44:00Z" w16du:dateUtc="2026-02-05T18:44:00Z"/>
        </w:rPr>
        <w:pPrChange w:id="390" w:author="Licencia Office" w:date="2026-02-05T13:14:00Z" w16du:dateUtc="2026-02-05T19:14:00Z">
          <w:pPr/>
        </w:pPrChange>
      </w:pPr>
      <w:bookmarkStart w:id="391" w:name="_Toc177657328"/>
      <w:bookmarkStart w:id="392" w:name="_Toc177144555"/>
    </w:p>
    <w:p w14:paraId="2841068D" w14:textId="2311811F" w:rsidR="006A4FDA" w:rsidRPr="00B37991" w:rsidRDefault="00000000">
      <w:pPr>
        <w:rPr>
          <w:rFonts w:ascii="Montserrat" w:hAnsi="Montserrat"/>
          <w:b/>
          <w:bCs/>
          <w:sz w:val="20"/>
          <w:szCs w:val="20"/>
          <w:rPrChange w:id="393" w:author="Licencia Office" w:date="2026-02-05T12:44:00Z" w16du:dateUtc="2026-02-05T18:44:00Z">
            <w:rPr>
              <w:rFonts w:ascii="Montserrat" w:hAnsi="Montserrat"/>
              <w:sz w:val="20"/>
              <w:szCs w:val="20"/>
            </w:rPr>
          </w:rPrChange>
        </w:rPr>
      </w:pPr>
      <w:r w:rsidRPr="00B37991">
        <w:rPr>
          <w:rFonts w:ascii="Montserrat" w:hAnsi="Montserrat"/>
          <w:b/>
          <w:bCs/>
          <w:sz w:val="20"/>
          <w:szCs w:val="20"/>
          <w:rPrChange w:id="394" w:author="Licencia Office" w:date="2026-02-05T12:44:00Z" w16du:dateUtc="2026-02-05T18:44:00Z">
            <w:rPr>
              <w:rFonts w:ascii="Montserrat" w:hAnsi="Montserrat"/>
              <w:sz w:val="20"/>
              <w:szCs w:val="20"/>
            </w:rPr>
          </w:rPrChange>
        </w:rPr>
        <w:t>ND06. BOTÓN ‘EXPORTAR DETALLE PDF’ (Incidencias Servicio de Recepción).</w:t>
      </w:r>
      <w:bookmarkEnd w:id="391"/>
      <w:bookmarkEnd w:id="392"/>
    </w:p>
    <w:p w14:paraId="61A51BF3" w14:textId="77777777" w:rsidR="006A4FDA" w:rsidRDefault="006A4FDA">
      <w:pPr>
        <w:tabs>
          <w:tab w:val="left" w:pos="5460"/>
        </w:tabs>
        <w:spacing w:line="276" w:lineRule="auto"/>
        <w:jc w:val="both"/>
        <w:rPr>
          <w:rFonts w:ascii="Montserrat" w:hAnsi="Montserrat" w:cs="Arial"/>
          <w:bCs/>
          <w:sz w:val="20"/>
          <w:szCs w:val="20"/>
        </w:rPr>
      </w:pPr>
    </w:p>
    <w:p w14:paraId="162E131F" w14:textId="77777777" w:rsidR="006A4FDA" w:rsidRDefault="00000000">
      <w:pPr>
        <w:tabs>
          <w:tab w:val="left" w:pos="5460"/>
        </w:tabs>
        <w:spacing w:line="276" w:lineRule="auto"/>
        <w:jc w:val="both"/>
        <w:rPr>
          <w:rFonts w:ascii="Montserrat" w:hAnsi="Montserrat" w:cs="Arial"/>
          <w:bCs/>
          <w:sz w:val="20"/>
          <w:szCs w:val="20"/>
        </w:rPr>
      </w:pPr>
      <w:r>
        <w:rPr>
          <w:rFonts w:ascii="Montserrat" w:hAnsi="Montserrat" w:cs="Arial"/>
          <w:bCs/>
          <w:sz w:val="20"/>
          <w:szCs w:val="20"/>
        </w:rPr>
        <w:t>Al seleccionar este botón se debe generar una petición de descarga para los registros de incidentes que se muestran en la ventana ‘Detalle de Consulta’.</w:t>
      </w:r>
    </w:p>
    <w:p w14:paraId="00A03793" w14:textId="77777777" w:rsidR="006A4FDA" w:rsidRDefault="006A4FDA">
      <w:pPr>
        <w:tabs>
          <w:tab w:val="left" w:pos="5460"/>
        </w:tabs>
        <w:spacing w:line="276" w:lineRule="auto"/>
        <w:jc w:val="both"/>
        <w:rPr>
          <w:rFonts w:ascii="Montserrat" w:hAnsi="Montserrat" w:cs="Arial"/>
          <w:bCs/>
          <w:sz w:val="20"/>
          <w:szCs w:val="20"/>
        </w:rPr>
      </w:pPr>
    </w:p>
    <w:p w14:paraId="1D80B56E" w14:textId="1D19563E" w:rsidR="006A4FDA" w:rsidRDefault="00000000">
      <w:pPr>
        <w:pStyle w:val="Prrafodelista"/>
        <w:numPr>
          <w:ilvl w:val="0"/>
          <w:numId w:val="23"/>
        </w:numPr>
        <w:tabs>
          <w:tab w:val="left" w:pos="5460"/>
        </w:tabs>
        <w:spacing w:line="276" w:lineRule="auto"/>
        <w:jc w:val="both"/>
        <w:rPr>
          <w:rFonts w:ascii="Montserrat" w:hAnsi="Montserrat" w:cs="Arial"/>
          <w:bCs/>
          <w:sz w:val="20"/>
          <w:szCs w:val="20"/>
        </w:rPr>
      </w:pPr>
      <w:r>
        <w:rPr>
          <w:rFonts w:ascii="Montserrat" w:hAnsi="Montserrat" w:cs="Arial"/>
          <w:b/>
          <w:bCs/>
          <w:sz w:val="20"/>
          <w:szCs w:val="20"/>
        </w:rPr>
        <w:t>Máximo 100 registros de incidencias</w:t>
      </w:r>
      <w:r>
        <w:rPr>
          <w:rFonts w:ascii="Montserrat" w:hAnsi="Montserrat" w:cs="Arial"/>
          <w:bCs/>
          <w:sz w:val="20"/>
          <w:szCs w:val="20"/>
        </w:rPr>
        <w:t xml:space="preserve">. </w:t>
      </w:r>
      <w:ins w:id="395" w:author="Licencia Office" w:date="2026-02-05T12:54:00Z" w16du:dateUtc="2026-02-05T18:54:00Z">
        <w:r w:rsidR="002554AA">
          <w:rPr>
            <w:rFonts w:ascii="Montserrat" w:hAnsi="Montserrat" w:cs="Arial"/>
            <w:sz w:val="20"/>
            <w:szCs w:val="20"/>
          </w:rPr>
          <w:t>Al seleccionar el botón ‘Exportar Detalle a PDF’ se debe mostrar que el PDF se encuentra en proceso de descarga.</w:t>
        </w:r>
      </w:ins>
      <w:del w:id="396" w:author="Licencia Office" w:date="2026-02-05T12:54:00Z" w16du:dateUtc="2026-02-05T18:54:00Z">
        <w:r w:rsidDel="002554AA">
          <w:rPr>
            <w:rFonts w:ascii="Montserrat" w:hAnsi="Montserrat" w:cs="Arial"/>
            <w:bCs/>
            <w:sz w:val="20"/>
            <w:szCs w:val="20"/>
          </w:rPr>
          <w:delText>Al seleccionar el botón ‘Exportar Detalle a PDF’ se debe abrir una ventana emergente que indique que el PDF se encuentra en proceso de descarga.</w:delText>
        </w:r>
      </w:del>
    </w:p>
    <w:p w14:paraId="6DBD0B2F" w14:textId="77777777" w:rsidR="006A4FDA" w:rsidRDefault="006A4FDA" w:rsidP="00BD340D">
      <w:pPr>
        <w:pStyle w:val="Prrafodelista"/>
        <w:tabs>
          <w:tab w:val="left" w:pos="5460"/>
        </w:tabs>
        <w:spacing w:line="276" w:lineRule="auto"/>
        <w:jc w:val="both"/>
        <w:rPr>
          <w:rFonts w:ascii="Montserrat" w:hAnsi="Montserrat" w:cs="Arial"/>
          <w:bCs/>
          <w:sz w:val="20"/>
          <w:szCs w:val="20"/>
        </w:rPr>
      </w:pPr>
    </w:p>
    <w:p w14:paraId="086307B2" w14:textId="77777777" w:rsidR="006A4FDA" w:rsidRDefault="00000000">
      <w:pPr>
        <w:tabs>
          <w:tab w:val="left" w:pos="5460"/>
        </w:tabs>
        <w:spacing w:line="276" w:lineRule="auto"/>
        <w:jc w:val="center"/>
        <w:rPr>
          <w:rFonts w:ascii="Montserrat" w:hAnsi="Montserrat" w:cs="Arial"/>
          <w:sz w:val="20"/>
          <w:szCs w:val="20"/>
        </w:rPr>
      </w:pPr>
      <w:r>
        <w:rPr>
          <w:noProof/>
        </w:rPr>
        <w:drawing>
          <wp:inline distT="0" distB="0" distL="0" distR="0" wp14:anchorId="1517531F" wp14:editId="3ADC77A5">
            <wp:extent cx="2311400" cy="495300"/>
            <wp:effectExtent l="0" t="0" r="0" b="0"/>
            <wp:docPr id="24"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99"/>
                    <pic:cNvPicPr>
                      <a:picLocks noChangeAspect="1" noChangeArrowheads="1"/>
                    </pic:cNvPicPr>
                  </pic:nvPicPr>
                  <pic:blipFill>
                    <a:blip r:embed="rId39"/>
                    <a:srcRect r="32951"/>
                    <a:stretch>
                      <a:fillRect/>
                    </a:stretch>
                  </pic:blipFill>
                  <pic:spPr bwMode="auto">
                    <a:xfrm>
                      <a:off x="0" y="0"/>
                      <a:ext cx="2311400" cy="495300"/>
                    </a:xfrm>
                    <a:prstGeom prst="rect">
                      <a:avLst/>
                    </a:prstGeom>
                  </pic:spPr>
                </pic:pic>
              </a:graphicData>
            </a:graphic>
          </wp:inline>
        </w:drawing>
      </w:r>
    </w:p>
    <w:p w14:paraId="5A2AEC0A" w14:textId="77777777" w:rsidR="006A4FDA" w:rsidRDefault="006A4FDA">
      <w:pPr>
        <w:tabs>
          <w:tab w:val="left" w:pos="5460"/>
        </w:tabs>
        <w:spacing w:line="276" w:lineRule="auto"/>
        <w:jc w:val="center"/>
        <w:rPr>
          <w:rFonts w:ascii="Montserrat" w:hAnsi="Montserrat" w:cs="Arial"/>
          <w:sz w:val="20"/>
          <w:szCs w:val="20"/>
        </w:rPr>
      </w:pPr>
    </w:p>
    <w:p w14:paraId="3BAE1433" w14:textId="77777777" w:rsidR="006A4FDA" w:rsidRDefault="00000000">
      <w:pPr>
        <w:pStyle w:val="Prrafodelista"/>
        <w:numPr>
          <w:ilvl w:val="0"/>
          <w:numId w:val="23"/>
        </w:numPr>
        <w:tabs>
          <w:tab w:val="left" w:pos="5460"/>
        </w:tabs>
        <w:spacing w:line="276" w:lineRule="auto"/>
        <w:jc w:val="both"/>
        <w:rPr>
          <w:rFonts w:ascii="Montserrat" w:hAnsi="Montserrat" w:cs="Arial"/>
          <w:bCs/>
          <w:sz w:val="20"/>
          <w:szCs w:val="20"/>
        </w:rPr>
      </w:pPr>
      <w:r>
        <w:rPr>
          <w:rFonts w:ascii="Montserrat" w:hAnsi="Montserrat" w:cs="Arial"/>
          <w:b/>
          <w:sz w:val="20"/>
          <w:szCs w:val="20"/>
        </w:rPr>
        <w:t>Más de 100 registros de incidencias.</w:t>
      </w:r>
      <w:r>
        <w:rPr>
          <w:rFonts w:ascii="Montserrat" w:hAnsi="Montserrat" w:cs="Arial"/>
          <w:sz w:val="20"/>
          <w:szCs w:val="20"/>
        </w:rPr>
        <w:t xml:space="preserve"> Al seleccionar el botón ‘Exportar Detalle a PDF’ el sistema cierra la pantalla modal y genera la descarga con la totalidad de registros de incidencias </w:t>
      </w:r>
      <w:r>
        <w:rPr>
          <w:rFonts w:ascii="Montserrat" w:hAnsi="Montserrat" w:cs="Arial"/>
          <w:bCs/>
          <w:sz w:val="20"/>
          <w:szCs w:val="20"/>
        </w:rPr>
        <w:t>de manera asíncrona, mostrando en pantalla un mensaje con el número de ‘Folio de Descarga’ conforme a las siguientes características:</w:t>
      </w:r>
    </w:p>
    <w:p w14:paraId="2049B6D4" w14:textId="77777777" w:rsidR="006A4FDA" w:rsidRDefault="006A4FDA">
      <w:pPr>
        <w:tabs>
          <w:tab w:val="left" w:pos="5460"/>
        </w:tabs>
        <w:ind w:left="720"/>
        <w:jc w:val="both"/>
        <w:rPr>
          <w:rFonts w:ascii="Montserrat" w:hAnsi="Montserrat" w:cs="Arial"/>
          <w:bCs/>
          <w:sz w:val="20"/>
          <w:szCs w:val="20"/>
        </w:rPr>
      </w:pPr>
    </w:p>
    <w:p w14:paraId="46F7B5BD"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Letras mayúsculas.</w:t>
      </w:r>
    </w:p>
    <w:p w14:paraId="2803DB85"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Números.</w:t>
      </w:r>
    </w:p>
    <w:p w14:paraId="37093836"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Guiones.</w:t>
      </w:r>
    </w:p>
    <w:p w14:paraId="77BE409D"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Longitud de 32 caracteres (sin contar el guion).</w:t>
      </w:r>
    </w:p>
    <w:p w14:paraId="58C1AE6F" w14:textId="77777777" w:rsidR="006A4FDA" w:rsidRDefault="006A4FDA">
      <w:pPr>
        <w:tabs>
          <w:tab w:val="left" w:pos="5460"/>
        </w:tabs>
        <w:spacing w:line="276" w:lineRule="auto"/>
        <w:ind w:left="720"/>
        <w:jc w:val="both"/>
        <w:rPr>
          <w:rFonts w:ascii="Montserrat" w:hAnsi="Montserrat" w:cs="Arial"/>
          <w:bCs/>
          <w:sz w:val="20"/>
          <w:szCs w:val="20"/>
        </w:rPr>
      </w:pPr>
    </w:p>
    <w:p w14:paraId="194DCBA4" w14:textId="77777777" w:rsidR="006A4FD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El folio de descarga se proporciona mediante el siguiente mensaje: </w:t>
      </w:r>
    </w:p>
    <w:p w14:paraId="588A1AF5" w14:textId="77777777" w:rsidR="006A4FDA" w:rsidRDefault="006A4FDA">
      <w:pPr>
        <w:tabs>
          <w:tab w:val="left" w:pos="5460"/>
        </w:tabs>
        <w:spacing w:line="276" w:lineRule="auto"/>
        <w:ind w:left="720"/>
        <w:jc w:val="both"/>
        <w:rPr>
          <w:rFonts w:ascii="Montserrat" w:hAnsi="Montserrat" w:cs="Arial"/>
          <w:bCs/>
          <w:sz w:val="20"/>
          <w:szCs w:val="20"/>
        </w:rPr>
      </w:pPr>
    </w:p>
    <w:p w14:paraId="453914AD" w14:textId="77777777" w:rsidR="006A4FDA" w:rsidRDefault="00000000">
      <w:pPr>
        <w:shd w:val="clear" w:color="auto" w:fill="DFF0D8"/>
        <w:ind w:left="1440"/>
        <w:jc w:val="center"/>
        <w:rPr>
          <w:rFonts w:ascii="Montserrat" w:hAnsi="Montserrat" w:cs="Arial"/>
          <w:b/>
          <w:bCs/>
          <w:color w:val="4F6228" w:themeColor="accent3" w:themeShade="80"/>
          <w:sz w:val="16"/>
          <w:szCs w:val="16"/>
        </w:rPr>
        <w:pPrChange w:id="397" w:author="Licencia Office" w:date="2026-02-09T09:39:00Z" w16du:dateUtc="2026-02-09T15:39:00Z">
          <w:pPr>
            <w:shd w:val="clear" w:color="auto" w:fill="DFF0D8"/>
            <w:ind w:left="720"/>
            <w:jc w:val="center"/>
          </w:pPr>
        </w:pPrChange>
      </w:pPr>
      <w:r>
        <w:rPr>
          <w:rFonts w:ascii="Montserrat" w:hAnsi="Montserrat" w:cs="Arial"/>
          <w:b/>
          <w:bCs/>
          <w:color w:val="4F6228" w:themeColor="accent3" w:themeShade="80"/>
          <w:sz w:val="16"/>
          <w:szCs w:val="16"/>
        </w:rPr>
        <w:t>¡Descarga realizada con éxito!</w:t>
      </w:r>
    </w:p>
    <w:p w14:paraId="39DB0B5D" w14:textId="77777777" w:rsidR="006A4FDA" w:rsidRDefault="006A4FDA">
      <w:pPr>
        <w:shd w:val="clear" w:color="auto" w:fill="DFF0D8"/>
        <w:ind w:left="1440"/>
        <w:jc w:val="center"/>
        <w:rPr>
          <w:rFonts w:ascii="Montserrat" w:hAnsi="Montserrat" w:cs="Arial"/>
          <w:b/>
          <w:bCs/>
          <w:sz w:val="16"/>
          <w:szCs w:val="16"/>
        </w:rPr>
        <w:pPrChange w:id="398" w:author="Licencia Office" w:date="2026-02-09T09:39:00Z" w16du:dateUtc="2026-02-09T15:39:00Z">
          <w:pPr>
            <w:shd w:val="clear" w:color="auto" w:fill="DFF0D8"/>
            <w:ind w:left="720"/>
            <w:jc w:val="center"/>
          </w:pPr>
        </w:pPrChange>
      </w:pPr>
    </w:p>
    <w:p w14:paraId="234FB273" w14:textId="77777777" w:rsidR="006A4FDA" w:rsidRDefault="00000000">
      <w:pPr>
        <w:shd w:val="clear" w:color="auto" w:fill="DFF0D8"/>
        <w:ind w:left="1440"/>
        <w:jc w:val="center"/>
        <w:rPr>
          <w:rFonts w:ascii="Montserrat" w:hAnsi="Montserrat" w:cs="Arial"/>
          <w:sz w:val="16"/>
          <w:szCs w:val="16"/>
        </w:rPr>
        <w:pPrChange w:id="399" w:author="Licencia Office" w:date="2026-02-09T09:39:00Z" w16du:dateUtc="2026-02-09T15:39:00Z">
          <w:pPr>
            <w:shd w:val="clear" w:color="auto" w:fill="DFF0D8"/>
            <w:ind w:left="720"/>
            <w:jc w:val="center"/>
          </w:pPr>
        </w:pPrChange>
      </w:pPr>
      <w:r>
        <w:rPr>
          <w:rFonts w:ascii="Montserrat" w:hAnsi="Montserrat" w:cs="Arial"/>
          <w:sz w:val="16"/>
          <w:szCs w:val="16"/>
        </w:rPr>
        <w:t xml:space="preserve">La descarga del Detalle de la Consulta (PDF) se encuentra en proceso y podrás obtener el resultado con el folio de descarga: xxxxxxxx-xxxx-xxxx-xxxx-xxxxxxxxxxxx, en la opción: </w:t>
      </w:r>
    </w:p>
    <w:p w14:paraId="437D9A14" w14:textId="77777777" w:rsidR="006A4FDA" w:rsidRDefault="00000000">
      <w:pPr>
        <w:shd w:val="clear" w:color="auto" w:fill="DFF0D8"/>
        <w:ind w:left="1440"/>
        <w:jc w:val="center"/>
        <w:rPr>
          <w:rFonts w:ascii="Montserrat" w:hAnsi="Montserrat" w:cs="Arial"/>
          <w:sz w:val="16"/>
          <w:szCs w:val="16"/>
        </w:rPr>
        <w:pPrChange w:id="400" w:author="Licencia Office" w:date="2026-02-09T09:39:00Z" w16du:dateUtc="2026-02-09T15:39:00Z">
          <w:pPr>
            <w:shd w:val="clear" w:color="auto" w:fill="DFF0D8"/>
            <w:ind w:left="720"/>
            <w:jc w:val="center"/>
          </w:pPr>
        </w:pPrChange>
      </w:pPr>
      <w:r>
        <w:rPr>
          <w:rFonts w:ascii="Montserrat" w:hAnsi="Montserrat" w:cs="Arial"/>
          <w:sz w:val="16"/>
          <w:szCs w:val="16"/>
        </w:rPr>
        <w:t>Recuperar descargas ‘Detalle de consulta de incidencias’.</w:t>
      </w:r>
    </w:p>
    <w:p w14:paraId="448CC2DD" w14:textId="77777777" w:rsidR="006A4FDA" w:rsidRDefault="00000000">
      <w:pPr>
        <w:shd w:val="clear" w:color="auto" w:fill="DFF0D8"/>
        <w:ind w:left="1440"/>
        <w:jc w:val="center"/>
        <w:rPr>
          <w:rFonts w:ascii="Montserrat" w:hAnsi="Montserrat" w:cs="Arial"/>
          <w:b/>
          <w:sz w:val="16"/>
          <w:szCs w:val="16"/>
        </w:rPr>
        <w:pPrChange w:id="401" w:author="Licencia Office" w:date="2026-02-09T09:39:00Z" w16du:dateUtc="2026-02-09T15:39:00Z">
          <w:pPr>
            <w:shd w:val="clear" w:color="auto" w:fill="DFF0D8"/>
            <w:ind w:left="720"/>
            <w:jc w:val="center"/>
          </w:pPr>
        </w:pPrChange>
      </w:pPr>
      <w:r>
        <w:rPr>
          <w:rFonts w:ascii="Montserrat" w:hAnsi="Montserrat" w:cs="Arial"/>
          <w:b/>
          <w:bCs/>
          <w:color w:val="4F6228" w:themeColor="accent3" w:themeShade="80"/>
          <w:sz w:val="16"/>
          <w:szCs w:val="16"/>
        </w:rPr>
        <w:t>Importante:</w:t>
      </w:r>
      <w:r>
        <w:rPr>
          <w:rFonts w:ascii="Montserrat" w:hAnsi="Montserrat" w:cs="Arial"/>
          <w:color w:val="4F6228" w:themeColor="accent3" w:themeShade="80"/>
          <w:sz w:val="16"/>
          <w:szCs w:val="16"/>
        </w:rPr>
        <w:t xml:space="preserve"> </w:t>
      </w:r>
      <w:r>
        <w:rPr>
          <w:rFonts w:ascii="Montserrat" w:hAnsi="Montserrat" w:cs="Arial"/>
          <w:sz w:val="16"/>
          <w:szCs w:val="16"/>
        </w:rPr>
        <w:t>el tiempo máximo para atender la solicitud es de 48 horas a partir de este momento.</w:t>
      </w:r>
    </w:p>
    <w:p w14:paraId="671C6AB4" w14:textId="77777777" w:rsidR="006A4FDA" w:rsidRDefault="006A4FDA">
      <w:pPr>
        <w:tabs>
          <w:tab w:val="left" w:pos="5460"/>
        </w:tabs>
        <w:spacing w:line="276" w:lineRule="auto"/>
        <w:jc w:val="both"/>
        <w:rPr>
          <w:rFonts w:ascii="Montserrat" w:hAnsi="Montserrat" w:cs="Arial"/>
          <w:bCs/>
          <w:sz w:val="20"/>
          <w:szCs w:val="20"/>
        </w:rPr>
      </w:pPr>
    </w:p>
    <w:p w14:paraId="4836741A" w14:textId="3E939B91" w:rsidR="006A4FDA" w:rsidDel="00E2399D" w:rsidRDefault="00000000" w:rsidP="002554AA">
      <w:pPr>
        <w:rPr>
          <w:del w:id="402" w:author="Licencia Office" w:date="2026-02-05T13:01:00Z" w16du:dateUtc="2026-02-05T19:01:00Z"/>
        </w:rPr>
      </w:pPr>
      <w:del w:id="403" w:author="Licencia Office" w:date="2026-02-05T13:01:00Z" w16du:dateUtc="2026-02-05T19:01:00Z">
        <w:r w:rsidDel="002554AA">
          <w:br w:type="page"/>
        </w:r>
      </w:del>
    </w:p>
    <w:p w14:paraId="403B4EB5" w14:textId="77777777" w:rsidR="00E2399D" w:rsidRDefault="00E2399D">
      <w:pPr>
        <w:rPr>
          <w:ins w:id="404" w:author="Licencia Office" w:date="2026-02-05T13:14:00Z" w16du:dateUtc="2026-02-05T19:14:00Z"/>
        </w:rPr>
      </w:pPr>
    </w:p>
    <w:p w14:paraId="15E966F6" w14:textId="77777777" w:rsidR="00E2399D" w:rsidRDefault="00E2399D">
      <w:pPr>
        <w:rPr>
          <w:ins w:id="405" w:author="Licencia Office" w:date="2026-02-05T13:14:00Z" w16du:dateUtc="2026-02-05T19:14:00Z"/>
        </w:rPr>
      </w:pPr>
    </w:p>
    <w:p w14:paraId="782702E8" w14:textId="77777777" w:rsidR="00E2399D" w:rsidRDefault="00E2399D">
      <w:pPr>
        <w:rPr>
          <w:ins w:id="406" w:author="Licencia Office" w:date="2026-02-05T13:14:00Z" w16du:dateUtc="2026-02-05T19:14:00Z"/>
        </w:rPr>
      </w:pPr>
    </w:p>
    <w:p w14:paraId="3A9EDED7" w14:textId="77777777" w:rsidR="00E2399D" w:rsidRDefault="00E2399D">
      <w:pPr>
        <w:rPr>
          <w:ins w:id="407" w:author="Licencia Office" w:date="2026-02-05T13:14:00Z" w16du:dateUtc="2026-02-05T19:14:00Z"/>
        </w:rPr>
      </w:pPr>
    </w:p>
    <w:p w14:paraId="73620F69" w14:textId="77777777" w:rsidR="00E2399D" w:rsidRDefault="00E2399D">
      <w:pPr>
        <w:rPr>
          <w:ins w:id="408" w:author="Licencia Office" w:date="2026-02-05T13:14:00Z" w16du:dateUtc="2026-02-05T19:14:00Z"/>
        </w:rPr>
      </w:pPr>
    </w:p>
    <w:p w14:paraId="2BDAFFAC" w14:textId="77777777" w:rsidR="00E2399D" w:rsidRDefault="00E2399D">
      <w:pPr>
        <w:rPr>
          <w:ins w:id="409" w:author="Licencia Office" w:date="2026-02-05T13:14:00Z" w16du:dateUtc="2026-02-05T19:14:00Z"/>
        </w:rPr>
      </w:pPr>
    </w:p>
    <w:p w14:paraId="64D0A1BB" w14:textId="77777777" w:rsidR="00E2399D" w:rsidRDefault="00E2399D">
      <w:pPr>
        <w:rPr>
          <w:ins w:id="410" w:author="Licencia Office" w:date="2026-02-05T13:14:00Z" w16du:dateUtc="2026-02-05T19:14:00Z"/>
        </w:rPr>
      </w:pPr>
    </w:p>
    <w:p w14:paraId="39C675F2" w14:textId="77777777" w:rsidR="00E2399D" w:rsidRDefault="00E2399D">
      <w:pPr>
        <w:rPr>
          <w:ins w:id="411" w:author="Licencia Office" w:date="2026-02-05T13:14:00Z" w16du:dateUtc="2026-02-05T19:14:00Z"/>
        </w:rPr>
      </w:pPr>
    </w:p>
    <w:p w14:paraId="55B38645" w14:textId="77777777" w:rsidR="00E2399D" w:rsidRDefault="00E2399D">
      <w:pPr>
        <w:rPr>
          <w:ins w:id="412" w:author="Licencia Office" w:date="2026-02-05T13:14:00Z" w16du:dateUtc="2026-02-05T19:14:00Z"/>
        </w:rPr>
      </w:pPr>
    </w:p>
    <w:p w14:paraId="78008048" w14:textId="77777777" w:rsidR="00E2399D" w:rsidRDefault="00E2399D">
      <w:pPr>
        <w:rPr>
          <w:ins w:id="413" w:author="Licencia Office" w:date="2026-02-05T13:14:00Z" w16du:dateUtc="2026-02-05T19:14:00Z"/>
        </w:rPr>
      </w:pPr>
    </w:p>
    <w:p w14:paraId="12FE9104" w14:textId="77777777" w:rsidR="00E2399D" w:rsidRDefault="00E2399D">
      <w:pPr>
        <w:rPr>
          <w:ins w:id="414" w:author="Licencia Office" w:date="2026-02-05T13:14:00Z" w16du:dateUtc="2026-02-05T19:14:00Z"/>
        </w:rPr>
      </w:pPr>
    </w:p>
    <w:p w14:paraId="2F881B3C" w14:textId="77777777" w:rsidR="00E2399D" w:rsidRDefault="00E2399D">
      <w:pPr>
        <w:rPr>
          <w:ins w:id="415" w:author="Licencia Office" w:date="2026-02-05T13:14:00Z" w16du:dateUtc="2026-02-05T19:14:00Z"/>
        </w:rPr>
      </w:pPr>
    </w:p>
    <w:p w14:paraId="0B067769" w14:textId="77777777" w:rsidR="00E2399D" w:rsidRDefault="00E2399D">
      <w:pPr>
        <w:rPr>
          <w:ins w:id="416" w:author="Licencia Office" w:date="2026-02-05T13:14:00Z" w16du:dateUtc="2026-02-05T19:14:00Z"/>
          <w:rFonts w:ascii="Montserrat" w:hAnsi="Montserrat" w:cs="Arial"/>
          <w:b/>
          <w:bCs/>
          <w:sz w:val="20"/>
          <w:szCs w:val="20"/>
        </w:rPr>
      </w:pPr>
    </w:p>
    <w:p w14:paraId="6C10D4D2" w14:textId="77777777" w:rsidR="006A4FDA" w:rsidRDefault="00000000">
      <w:pPr>
        <w:rPr>
          <w:rFonts w:ascii="Montserrat" w:hAnsi="Montserrat" w:cs="Arial"/>
          <w:b/>
          <w:bCs/>
          <w:sz w:val="20"/>
          <w:szCs w:val="20"/>
        </w:rPr>
        <w:pPrChange w:id="417" w:author="Licencia Office" w:date="2026-02-05T13:01:00Z" w16du:dateUtc="2026-02-05T19:01:00Z">
          <w:pPr>
            <w:tabs>
              <w:tab w:val="left" w:pos="5460"/>
            </w:tabs>
            <w:spacing w:line="276" w:lineRule="auto"/>
            <w:jc w:val="both"/>
          </w:pPr>
        </w:pPrChange>
      </w:pPr>
      <w:r>
        <w:rPr>
          <w:rFonts w:ascii="Montserrat" w:hAnsi="Montserrat" w:cs="Arial"/>
          <w:b/>
          <w:bCs/>
          <w:sz w:val="20"/>
          <w:szCs w:val="20"/>
        </w:rPr>
        <w:t>Imagen mensaje de descarga ‘archivo PDF’.</w:t>
      </w:r>
    </w:p>
    <w:p w14:paraId="5CC17226" w14:textId="77777777" w:rsidR="006A4FDA" w:rsidRDefault="006A4FDA">
      <w:pPr>
        <w:tabs>
          <w:tab w:val="left" w:pos="5460"/>
        </w:tabs>
        <w:spacing w:line="276" w:lineRule="auto"/>
        <w:jc w:val="both"/>
        <w:rPr>
          <w:rFonts w:ascii="Montserrat" w:hAnsi="Montserrat" w:cs="Arial"/>
          <w:b/>
          <w:bCs/>
          <w:sz w:val="20"/>
          <w:szCs w:val="20"/>
        </w:rPr>
      </w:pPr>
    </w:p>
    <w:p w14:paraId="7A3447F7" w14:textId="17CC49D2" w:rsidR="006A4FDA" w:rsidRDefault="00B37991">
      <w:pPr>
        <w:tabs>
          <w:tab w:val="left" w:pos="5460"/>
        </w:tabs>
        <w:spacing w:line="276" w:lineRule="auto"/>
        <w:jc w:val="center"/>
        <w:rPr>
          <w:rFonts w:ascii="Montserrat" w:hAnsi="Montserrat" w:cs="Arial"/>
          <w:b/>
          <w:color w:val="000000" w:themeColor="text1"/>
          <w:sz w:val="20"/>
          <w:szCs w:val="20"/>
        </w:rPr>
      </w:pPr>
      <w:ins w:id="418" w:author="Licencia Office" w:date="2026-02-05T12:47:00Z" w16du:dateUtc="2026-02-05T18:47:00Z">
        <w:r w:rsidRPr="00B37991">
          <w:rPr>
            <w:rFonts w:ascii="Montserrat" w:hAnsi="Montserrat" w:cs="Arial"/>
            <w:noProof/>
            <w:color w:val="BFBFBF" w:themeColor="background1" w:themeShade="BF"/>
            <w:sz w:val="16"/>
            <w:szCs w:val="14"/>
            <w:u w:val="single"/>
          </w:rPr>
          <w:drawing>
            <wp:inline distT="0" distB="0" distL="0" distR="0" wp14:anchorId="1338B3D7" wp14:editId="4D26DA41">
              <wp:extent cx="5941060" cy="2730500"/>
              <wp:effectExtent l="0" t="0" r="2540" b="0"/>
              <wp:docPr id="15003304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0408" name="Imagen 1" descr="Texto&#10;&#10;El contenido generado por IA puede ser incorrecto."/>
                      <pic:cNvPicPr/>
                    </pic:nvPicPr>
                    <pic:blipFill>
                      <a:blip r:embed="rId40"/>
                      <a:stretch>
                        <a:fillRect/>
                      </a:stretch>
                    </pic:blipFill>
                    <pic:spPr>
                      <a:xfrm>
                        <a:off x="0" y="0"/>
                        <a:ext cx="5941060" cy="2730500"/>
                      </a:xfrm>
                      <a:prstGeom prst="rect">
                        <a:avLst/>
                      </a:prstGeom>
                    </pic:spPr>
                  </pic:pic>
                </a:graphicData>
              </a:graphic>
            </wp:inline>
          </w:drawing>
        </w:r>
      </w:ins>
      <w:del w:id="419" w:author="Licencia Office" w:date="2026-02-05T12:47:00Z" w16du:dateUtc="2026-02-05T18:47:00Z">
        <w:r w:rsidDel="00B37991">
          <w:rPr>
            <w:noProof/>
          </w:rPr>
          <w:drawing>
            <wp:inline distT="0" distB="0" distL="0" distR="0" wp14:anchorId="36E6D54D" wp14:editId="14830FAD">
              <wp:extent cx="6069965" cy="2744470"/>
              <wp:effectExtent l="0" t="0" r="0" b="0"/>
              <wp:docPr id="2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05"/>
                      <pic:cNvPicPr>
                        <a:picLocks noChangeAspect="1" noChangeArrowheads="1"/>
                      </pic:cNvPicPr>
                    </pic:nvPicPr>
                    <pic:blipFill>
                      <a:blip r:embed="rId41"/>
                      <a:stretch>
                        <a:fillRect/>
                      </a:stretch>
                    </pic:blipFill>
                    <pic:spPr bwMode="auto">
                      <a:xfrm>
                        <a:off x="0" y="0"/>
                        <a:ext cx="6069965" cy="2744470"/>
                      </a:xfrm>
                      <a:prstGeom prst="rect">
                        <a:avLst/>
                      </a:prstGeom>
                    </pic:spPr>
                  </pic:pic>
                </a:graphicData>
              </a:graphic>
            </wp:inline>
          </w:drawing>
        </w:r>
      </w:del>
      <w:r>
        <w:rPr>
          <w:rFonts w:ascii="Montserrat" w:hAnsi="Montserrat" w:cs="Arial"/>
          <w:color w:val="BFBFBF" w:themeColor="background1" w:themeShade="BF"/>
          <w:sz w:val="16"/>
          <w:szCs w:val="14"/>
          <w:u w:val="single"/>
        </w:rPr>
        <w:t>Nota: La imagen es exclusivamente de carácter ilustrativo, mas no limitativo</w:t>
      </w:r>
    </w:p>
    <w:p w14:paraId="6F0D8415" w14:textId="166A4CCC"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bCs/>
          <w:i/>
          <w:iCs/>
          <w:color w:val="000000" w:themeColor="text1"/>
          <w:sz w:val="16"/>
          <w:szCs w:val="16"/>
        </w:rPr>
        <w:t xml:space="preserve"> </w:t>
      </w:r>
    </w:p>
    <w:p w14:paraId="7490FDE1" w14:textId="77777777" w:rsidR="006A4FDA" w:rsidRDefault="00000000">
      <w:pPr>
        <w:tabs>
          <w:tab w:val="left" w:pos="5460"/>
        </w:tabs>
        <w:spacing w:line="276" w:lineRule="auto"/>
        <w:jc w:val="both"/>
        <w:rPr>
          <w:rFonts w:ascii="Montserrat" w:hAnsi="Montserrat" w:cs="Arial"/>
          <w:b/>
          <w:sz w:val="20"/>
          <w:szCs w:val="20"/>
        </w:rPr>
      </w:pPr>
      <w:r>
        <w:rPr>
          <w:rFonts w:ascii="Montserrat" w:hAnsi="Montserrat" w:cs="Arial"/>
          <w:b/>
          <w:sz w:val="20"/>
          <w:szCs w:val="20"/>
        </w:rPr>
        <w:t>Características del archivo PDF:</w:t>
      </w:r>
    </w:p>
    <w:p w14:paraId="7968A270" w14:textId="77777777" w:rsidR="006A4FDA" w:rsidRDefault="006A4FDA">
      <w:pPr>
        <w:tabs>
          <w:tab w:val="left" w:pos="5460"/>
        </w:tabs>
        <w:spacing w:line="276" w:lineRule="auto"/>
        <w:jc w:val="both"/>
        <w:rPr>
          <w:rFonts w:ascii="Montserrat" w:hAnsi="Montserrat" w:cs="Arial"/>
          <w:sz w:val="20"/>
          <w:szCs w:val="20"/>
        </w:rPr>
      </w:pPr>
    </w:p>
    <w:p w14:paraId="3E2C8CB6" w14:textId="77777777" w:rsidR="006A4FDA" w:rsidRDefault="00000000">
      <w:pPr>
        <w:pStyle w:val="Prrafodelista"/>
        <w:numPr>
          <w:ilvl w:val="2"/>
          <w:numId w:val="24"/>
        </w:numPr>
        <w:ind w:left="993" w:hanging="284"/>
        <w:jc w:val="both"/>
        <w:rPr>
          <w:rFonts w:ascii="Montserrat" w:hAnsi="Montserrat" w:cs="Arial"/>
          <w:sz w:val="20"/>
          <w:szCs w:val="20"/>
        </w:rPr>
      </w:pPr>
      <w:r>
        <w:rPr>
          <w:rFonts w:ascii="Montserrat" w:hAnsi="Montserrat" w:cs="Arial"/>
          <w:b/>
          <w:sz w:val="20"/>
          <w:szCs w:val="20"/>
        </w:rPr>
        <w:t>Logos del SAT y Hacienda vigentes, con el nombre de la institución</w:t>
      </w:r>
      <w:r>
        <w:rPr>
          <w:rFonts w:ascii="Montserrat" w:hAnsi="Montserrat" w:cs="Arial"/>
          <w:sz w:val="20"/>
          <w:szCs w:val="20"/>
        </w:rPr>
        <w:t>: ‘Servicio de Administración Tributaria’ y el nombre del reporte ‘Consulta de Incidencias de Recepción’ al centro de la página.</w:t>
      </w:r>
    </w:p>
    <w:p w14:paraId="4E1EFCDB" w14:textId="730C6698" w:rsidR="006A4FDA" w:rsidRDefault="00000000">
      <w:pPr>
        <w:pStyle w:val="Prrafodelista"/>
        <w:numPr>
          <w:ilvl w:val="2"/>
          <w:numId w:val="24"/>
        </w:numPr>
        <w:ind w:left="993" w:hanging="284"/>
        <w:jc w:val="both"/>
        <w:rPr>
          <w:rFonts w:ascii="Montserrat" w:hAnsi="Montserrat" w:cs="Arial"/>
          <w:sz w:val="20"/>
          <w:szCs w:val="20"/>
        </w:rPr>
      </w:pPr>
      <w:r>
        <w:rPr>
          <w:rFonts w:ascii="Montserrat" w:hAnsi="Montserrat" w:cs="Arial"/>
          <w:b/>
          <w:sz w:val="20"/>
          <w:szCs w:val="20"/>
        </w:rPr>
        <w:t>Datos del encabezado:</w:t>
      </w:r>
      <w:r>
        <w:rPr>
          <w:rFonts w:ascii="Montserrat" w:hAnsi="Montserrat" w:cs="Arial"/>
          <w:sz w:val="20"/>
          <w:szCs w:val="20"/>
        </w:rPr>
        <w:t xml:space="preserve"> </w:t>
      </w:r>
      <w:ins w:id="420" w:author="Licencia Office" w:date="2026-02-05T12:49:00Z" w16du:dateUtc="2026-02-05T18:49:00Z">
        <w:r w:rsidR="00B37991" w:rsidRPr="004908EE">
          <w:rPr>
            <w:rFonts w:ascii="Montserrat" w:hAnsi="Montserrat" w:cs="Arial"/>
            <w:sz w:val="20"/>
            <w:szCs w:val="20"/>
            <w:highlight w:val="yellow"/>
            <w:rPrChange w:id="421" w:author="Licencia Office" w:date="2026-02-05T16:54:00Z" w16du:dateUtc="2026-02-05T22:54:00Z">
              <w:rPr>
                <w:rFonts w:ascii="Montserrat" w:hAnsi="Montserrat" w:cs="Arial"/>
                <w:sz w:val="20"/>
                <w:szCs w:val="20"/>
              </w:rPr>
            </w:rPrChange>
          </w:rPr>
          <w:t>Tipo de Documento</w:t>
        </w:r>
        <w:r w:rsidR="00B37991">
          <w:rPr>
            <w:rFonts w:ascii="Montserrat" w:hAnsi="Montserrat" w:cs="Arial"/>
            <w:sz w:val="20"/>
            <w:szCs w:val="20"/>
          </w:rPr>
          <w:t xml:space="preserve">, </w:t>
        </w:r>
      </w:ins>
      <w:r>
        <w:rPr>
          <w:rFonts w:ascii="Montserrat" w:hAnsi="Montserrat" w:cs="Arial"/>
          <w:sz w:val="20"/>
          <w:szCs w:val="20"/>
        </w:rPr>
        <w:t>RFC PAC, Nombre o Razón Social, Clave evento y Evento.</w:t>
      </w:r>
    </w:p>
    <w:p w14:paraId="15D73620" w14:textId="77777777" w:rsidR="006A4FDA" w:rsidRDefault="00000000">
      <w:pPr>
        <w:pStyle w:val="Prrafodelista"/>
        <w:numPr>
          <w:ilvl w:val="2"/>
          <w:numId w:val="24"/>
        </w:numPr>
        <w:ind w:left="993" w:hanging="284"/>
        <w:jc w:val="both"/>
        <w:rPr>
          <w:rFonts w:ascii="Montserrat" w:hAnsi="Montserrat" w:cs="Arial"/>
          <w:sz w:val="20"/>
          <w:szCs w:val="20"/>
        </w:rPr>
      </w:pPr>
      <w:r>
        <w:rPr>
          <w:rFonts w:ascii="Montserrat" w:hAnsi="Montserrat" w:cs="Arial"/>
          <w:b/>
          <w:sz w:val="20"/>
          <w:szCs w:val="20"/>
        </w:rPr>
        <w:t>Datos de la tabla de incidentes:</w:t>
      </w:r>
      <w:r>
        <w:rPr>
          <w:rFonts w:ascii="Montserrat" w:hAnsi="Montserrat" w:cs="Arial"/>
          <w:sz w:val="20"/>
          <w:szCs w:val="20"/>
        </w:rPr>
        <w:t xml:space="preserve"> UUID y Fecha de registro del incidente.</w:t>
      </w:r>
    </w:p>
    <w:p w14:paraId="7C4437EC" w14:textId="77777777" w:rsidR="006A4FDA" w:rsidRDefault="00000000">
      <w:pPr>
        <w:pStyle w:val="Prrafodelista"/>
        <w:numPr>
          <w:ilvl w:val="2"/>
          <w:numId w:val="24"/>
        </w:numPr>
        <w:ind w:left="993" w:hanging="284"/>
        <w:jc w:val="both"/>
        <w:rPr>
          <w:rFonts w:ascii="Montserrat" w:hAnsi="Montserrat" w:cs="Arial"/>
          <w:sz w:val="20"/>
          <w:szCs w:val="20"/>
        </w:rPr>
      </w:pPr>
      <w:r>
        <w:rPr>
          <w:rFonts w:ascii="Montserrat" w:hAnsi="Montserrat" w:cs="Arial"/>
          <w:b/>
          <w:sz w:val="20"/>
          <w:szCs w:val="20"/>
        </w:rPr>
        <w:t>Sello digital del SAT.</w:t>
      </w:r>
    </w:p>
    <w:p w14:paraId="602251D1" w14:textId="77777777" w:rsidR="006A4FDA" w:rsidRDefault="006A4FDA">
      <w:pPr>
        <w:tabs>
          <w:tab w:val="left" w:pos="5460"/>
        </w:tabs>
        <w:spacing w:line="276" w:lineRule="auto"/>
        <w:jc w:val="both"/>
        <w:rPr>
          <w:rFonts w:ascii="Montserrat" w:hAnsi="Montserrat" w:cs="Arial"/>
          <w:b/>
          <w:bCs/>
          <w:color w:val="808080" w:themeColor="background1" w:themeShade="80"/>
          <w:sz w:val="20"/>
          <w:szCs w:val="20"/>
        </w:rPr>
      </w:pPr>
    </w:p>
    <w:p w14:paraId="1FA9AD26" w14:textId="77777777" w:rsidR="006A4FDA" w:rsidRDefault="00000000">
      <w:pPr>
        <w:tabs>
          <w:tab w:val="left" w:pos="5460"/>
        </w:tabs>
        <w:spacing w:line="276" w:lineRule="auto"/>
        <w:ind w:left="709"/>
        <w:jc w:val="both"/>
        <w:rPr>
          <w:rFonts w:ascii="Montserrat" w:hAnsi="Montserrat" w:cs="Arial"/>
          <w:bCs/>
          <w:i/>
          <w:color w:val="808080" w:themeColor="background1" w:themeShade="80"/>
          <w:sz w:val="18"/>
          <w:szCs w:val="20"/>
        </w:rPr>
      </w:pPr>
      <w:r>
        <w:rPr>
          <w:rFonts w:ascii="Montserrat" w:hAnsi="Montserrat" w:cs="Arial"/>
          <w:bCs/>
          <w:i/>
          <w:color w:val="808080" w:themeColor="background1" w:themeShade="80"/>
          <w:sz w:val="18"/>
          <w:szCs w:val="20"/>
        </w:rPr>
        <w:t>NOTA: Los registros de incidencias deben estar ordenados por ‘Fecha de registro del incidente’ del más rediente al más antiguo.</w:t>
      </w:r>
    </w:p>
    <w:p w14:paraId="4B6445B3" w14:textId="77777777" w:rsidR="006A4FDA" w:rsidRDefault="006A4FDA">
      <w:pPr>
        <w:tabs>
          <w:tab w:val="left" w:pos="5460"/>
        </w:tabs>
        <w:spacing w:line="276" w:lineRule="auto"/>
        <w:rPr>
          <w:rFonts w:ascii="Montserrat" w:hAnsi="Montserrat" w:cs="Arial"/>
          <w:sz w:val="20"/>
          <w:szCs w:val="20"/>
        </w:rPr>
      </w:pPr>
    </w:p>
    <w:p w14:paraId="60D2B506" w14:textId="77777777" w:rsidR="006A4FDA" w:rsidRDefault="00000000">
      <w:pPr>
        <w:rPr>
          <w:rFonts w:ascii="Montserrat" w:hAnsi="Montserrat" w:cs="Arial"/>
          <w:b/>
          <w:sz w:val="20"/>
          <w:szCs w:val="20"/>
        </w:rPr>
      </w:pPr>
      <w:r>
        <w:br w:type="page"/>
      </w:r>
    </w:p>
    <w:p w14:paraId="0E778E96" w14:textId="77777777" w:rsidR="006A4FDA" w:rsidRDefault="00000000">
      <w:pPr>
        <w:tabs>
          <w:tab w:val="left" w:pos="5460"/>
        </w:tabs>
        <w:spacing w:line="276" w:lineRule="auto"/>
        <w:rPr>
          <w:rFonts w:ascii="Montserrat" w:hAnsi="Montserrat" w:cs="Arial"/>
          <w:b/>
          <w:sz w:val="20"/>
          <w:szCs w:val="20"/>
        </w:rPr>
      </w:pPr>
      <w:r>
        <w:rPr>
          <w:rFonts w:ascii="Montserrat" w:hAnsi="Montserrat" w:cs="Arial"/>
          <w:b/>
          <w:sz w:val="20"/>
          <w:szCs w:val="20"/>
        </w:rPr>
        <w:lastRenderedPageBreak/>
        <w:t>Imagen archivo PDF:</w:t>
      </w:r>
    </w:p>
    <w:p w14:paraId="1BA5B715" w14:textId="77777777" w:rsidR="006A4FDA" w:rsidRDefault="00000000">
      <w:pPr>
        <w:tabs>
          <w:tab w:val="left" w:pos="5460"/>
        </w:tabs>
        <w:spacing w:line="276" w:lineRule="auto"/>
        <w:jc w:val="center"/>
        <w:rPr>
          <w:rFonts w:ascii="Montserrat" w:hAnsi="Montserrat" w:cs="Arial"/>
          <w:b/>
          <w:bCs/>
          <w:color w:val="808080" w:themeColor="background1" w:themeShade="80"/>
          <w:sz w:val="20"/>
          <w:szCs w:val="20"/>
        </w:rPr>
      </w:pPr>
      <w:r>
        <w:rPr>
          <w:noProof/>
        </w:rPr>
        <w:drawing>
          <wp:inline distT="0" distB="0" distL="0" distR="0" wp14:anchorId="340E435D" wp14:editId="223B1E57">
            <wp:extent cx="5142230" cy="6005830"/>
            <wp:effectExtent l="0" t="0" r="0" b="0"/>
            <wp:docPr id="28"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96"/>
                    <pic:cNvPicPr>
                      <a:picLocks noChangeAspect="1" noChangeArrowheads="1"/>
                    </pic:cNvPicPr>
                  </pic:nvPicPr>
                  <pic:blipFill>
                    <a:blip r:embed="rId42"/>
                    <a:stretch>
                      <a:fillRect/>
                    </a:stretch>
                  </pic:blipFill>
                  <pic:spPr bwMode="auto">
                    <a:xfrm>
                      <a:off x="0" y="0"/>
                      <a:ext cx="5142230" cy="6005830"/>
                    </a:xfrm>
                    <a:prstGeom prst="rect">
                      <a:avLst/>
                    </a:prstGeom>
                  </pic:spPr>
                </pic:pic>
              </a:graphicData>
            </a:graphic>
          </wp:inline>
        </w:drawing>
      </w:r>
    </w:p>
    <w:p w14:paraId="1BFA36D6" w14:textId="5B2B4700"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 xml:space="preserve"> Nota: La imagen es exclusivamente de carácter ilustrativo, mas no limitativo.</w:t>
      </w:r>
    </w:p>
    <w:p w14:paraId="1F447AD7" w14:textId="77777777" w:rsidR="006A4FDA" w:rsidRDefault="006A4FDA" w:rsidP="00EE421F">
      <w:pPr>
        <w:jc w:val="center"/>
        <w:rPr>
          <w:rFonts w:ascii="Montserrat" w:hAnsi="Montserrat" w:cs="Arial"/>
          <w:sz w:val="16"/>
          <w:szCs w:val="16"/>
        </w:rPr>
      </w:pPr>
    </w:p>
    <w:p w14:paraId="2129496C" w14:textId="77777777" w:rsidR="006A4FDA" w:rsidRDefault="00000000">
      <w:pPr>
        <w:rPr>
          <w:rFonts w:ascii="Montserrat" w:hAnsi="Montserrat" w:cs="Arial"/>
          <w:b/>
          <w:bCs/>
          <w:kern w:val="2"/>
          <w:sz w:val="20"/>
          <w:szCs w:val="20"/>
        </w:rPr>
      </w:pPr>
      <w:r>
        <w:br w:type="page"/>
      </w:r>
    </w:p>
    <w:p w14:paraId="47F27A5E" w14:textId="77777777" w:rsidR="006A4FDA" w:rsidRDefault="00000000">
      <w:pPr>
        <w:pStyle w:val="Ttulo1"/>
        <w:spacing w:before="0" w:after="0"/>
        <w:rPr>
          <w:rFonts w:ascii="Montserrat" w:hAnsi="Montserrat"/>
          <w:sz w:val="20"/>
          <w:szCs w:val="20"/>
        </w:rPr>
      </w:pPr>
      <w:bookmarkStart w:id="422" w:name="_Toc177643981"/>
      <w:bookmarkStart w:id="423" w:name="_Toc177657329"/>
      <w:r>
        <w:rPr>
          <w:rFonts w:ascii="Montserrat" w:hAnsi="Montserrat"/>
          <w:sz w:val="20"/>
          <w:szCs w:val="20"/>
        </w:rPr>
        <w:lastRenderedPageBreak/>
        <w:t>ND07.- BOTÓN ‘EXPORTAR DETALLE A JSON’ (Incidentes Servicio de Recepción).</w:t>
      </w:r>
      <w:bookmarkEnd w:id="422"/>
      <w:bookmarkEnd w:id="423"/>
    </w:p>
    <w:p w14:paraId="7B00578B" w14:textId="77777777" w:rsidR="006A4FDA" w:rsidRDefault="006A4FDA">
      <w:pPr>
        <w:pStyle w:val="Ttulo1"/>
        <w:rPr>
          <w:rFonts w:ascii="Montserrat" w:hAnsi="Montserrat"/>
          <w:sz w:val="20"/>
          <w:szCs w:val="20"/>
        </w:rPr>
      </w:pPr>
      <w:bookmarkStart w:id="424" w:name="_Hlk16563625431"/>
      <w:bookmarkEnd w:id="424"/>
    </w:p>
    <w:p w14:paraId="572B74A5" w14:textId="77777777" w:rsidR="006A4FDA" w:rsidRDefault="00000000">
      <w:pPr>
        <w:tabs>
          <w:tab w:val="left" w:pos="5460"/>
        </w:tabs>
        <w:spacing w:line="276" w:lineRule="auto"/>
        <w:jc w:val="both"/>
        <w:rPr>
          <w:rFonts w:ascii="Montserrat" w:hAnsi="Montserrat" w:cs="Arial"/>
          <w:sz w:val="20"/>
          <w:szCs w:val="20"/>
        </w:rPr>
      </w:pPr>
      <w:r>
        <w:rPr>
          <w:rFonts w:ascii="Montserrat" w:hAnsi="Montserrat" w:cs="Arial"/>
          <w:sz w:val="20"/>
          <w:szCs w:val="20"/>
        </w:rPr>
        <w:t>Al seleccionar este botón se debe generar una petición de descarga para los registros de incidentes que se muestran en la ventana ‘Detalle de Consulta’ en formato JSON.</w:t>
      </w:r>
    </w:p>
    <w:p w14:paraId="3926AF3D" w14:textId="77777777" w:rsidR="006A4FDA" w:rsidRDefault="006A4FDA">
      <w:pPr>
        <w:tabs>
          <w:tab w:val="left" w:pos="5460"/>
        </w:tabs>
        <w:spacing w:line="276" w:lineRule="auto"/>
        <w:jc w:val="both"/>
        <w:rPr>
          <w:rFonts w:ascii="Montserrat" w:hAnsi="Montserrat" w:cs="Arial"/>
          <w:sz w:val="20"/>
          <w:szCs w:val="20"/>
        </w:rPr>
      </w:pPr>
    </w:p>
    <w:p w14:paraId="1C1D9413" w14:textId="27A06302" w:rsidR="006A4FDA" w:rsidRDefault="00000000">
      <w:pPr>
        <w:pStyle w:val="Prrafodelista"/>
        <w:numPr>
          <w:ilvl w:val="0"/>
          <w:numId w:val="25"/>
        </w:numPr>
        <w:tabs>
          <w:tab w:val="left" w:pos="5460"/>
        </w:tabs>
        <w:spacing w:line="276" w:lineRule="auto"/>
        <w:jc w:val="both"/>
        <w:rPr>
          <w:rFonts w:ascii="Montserrat" w:hAnsi="Montserrat" w:cs="Arial"/>
          <w:b/>
          <w:sz w:val="20"/>
          <w:szCs w:val="20"/>
        </w:rPr>
      </w:pPr>
      <w:r>
        <w:rPr>
          <w:rFonts w:ascii="Montserrat" w:hAnsi="Montserrat" w:cs="Arial"/>
          <w:b/>
          <w:sz w:val="20"/>
          <w:szCs w:val="20"/>
        </w:rPr>
        <w:t>Máximo 100 registros de incidencias.</w:t>
      </w:r>
      <w:r>
        <w:t xml:space="preserve"> </w:t>
      </w:r>
      <w:ins w:id="425" w:author="Licencia Office" w:date="2026-02-05T12:59:00Z" w16du:dateUtc="2026-02-05T18:59:00Z">
        <w:r w:rsidR="002554AA">
          <w:rPr>
            <w:rFonts w:ascii="Montserrat" w:hAnsi="Montserrat" w:cs="Arial"/>
            <w:sz w:val="20"/>
            <w:szCs w:val="20"/>
          </w:rPr>
          <w:t>Al seleccionar el botón ‘Exportar Detalle a JSON se debe mostrar que el JSON se encuentra en proceso de descarga.</w:t>
        </w:r>
      </w:ins>
      <w:del w:id="426" w:author="Licencia Office" w:date="2026-02-05T12:59:00Z" w16du:dateUtc="2026-02-05T18:59:00Z">
        <w:r w:rsidDel="002554AA">
          <w:rPr>
            <w:rFonts w:ascii="Montserrat" w:hAnsi="Montserrat" w:cs="Arial"/>
            <w:sz w:val="20"/>
            <w:szCs w:val="20"/>
          </w:rPr>
          <w:delText>Al seleccionar el botón ‘Exportar Detalle a JSON se debe abrir una ventana emergente que indique que el JSON se encuentra en proceso de descarga.</w:delText>
        </w:r>
      </w:del>
    </w:p>
    <w:p w14:paraId="35C6595F" w14:textId="77777777" w:rsidR="006A4FDA" w:rsidRDefault="00000000">
      <w:pPr>
        <w:tabs>
          <w:tab w:val="left" w:pos="5460"/>
        </w:tabs>
        <w:spacing w:line="276" w:lineRule="auto"/>
        <w:jc w:val="center"/>
        <w:rPr>
          <w:rFonts w:ascii="Montserrat" w:hAnsi="Montserrat" w:cs="Arial"/>
          <w:sz w:val="20"/>
          <w:szCs w:val="20"/>
        </w:rPr>
      </w:pPr>
      <w:r>
        <w:rPr>
          <w:noProof/>
        </w:rPr>
        <w:drawing>
          <wp:inline distT="0" distB="0" distL="0" distR="0" wp14:anchorId="55DC09F5" wp14:editId="7576D6BD">
            <wp:extent cx="3028950" cy="542925"/>
            <wp:effectExtent l="0" t="0" r="0" b="0"/>
            <wp:docPr id="41"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209"/>
                    <pic:cNvPicPr>
                      <a:picLocks noChangeAspect="1" noChangeArrowheads="1"/>
                    </pic:cNvPicPr>
                  </pic:nvPicPr>
                  <pic:blipFill>
                    <a:blip r:embed="rId43"/>
                    <a:stretch>
                      <a:fillRect/>
                    </a:stretch>
                  </pic:blipFill>
                  <pic:spPr bwMode="auto">
                    <a:xfrm>
                      <a:off x="0" y="0"/>
                      <a:ext cx="3028950" cy="542925"/>
                    </a:xfrm>
                    <a:prstGeom prst="rect">
                      <a:avLst/>
                    </a:prstGeom>
                  </pic:spPr>
                </pic:pic>
              </a:graphicData>
            </a:graphic>
          </wp:inline>
        </w:drawing>
      </w:r>
    </w:p>
    <w:p w14:paraId="155F5B65" w14:textId="77777777" w:rsidR="006A4FDA" w:rsidRDefault="006A4FDA">
      <w:pPr>
        <w:rPr>
          <w:rFonts w:ascii="Montserrat" w:hAnsi="Montserrat" w:cs="Arial"/>
          <w:b/>
          <w:sz w:val="20"/>
          <w:szCs w:val="20"/>
        </w:rPr>
      </w:pPr>
    </w:p>
    <w:p w14:paraId="0641E8EB" w14:textId="77777777" w:rsidR="006A4FDA" w:rsidRDefault="00000000">
      <w:pPr>
        <w:pStyle w:val="Prrafodelista"/>
        <w:numPr>
          <w:ilvl w:val="0"/>
          <w:numId w:val="25"/>
        </w:numPr>
        <w:tabs>
          <w:tab w:val="left" w:pos="5460"/>
        </w:tabs>
        <w:spacing w:line="276" w:lineRule="auto"/>
        <w:jc w:val="both"/>
        <w:rPr>
          <w:rFonts w:ascii="Montserrat" w:hAnsi="Montserrat" w:cs="Arial"/>
          <w:bCs/>
          <w:sz w:val="20"/>
          <w:szCs w:val="20"/>
        </w:rPr>
      </w:pPr>
      <w:r>
        <w:rPr>
          <w:rFonts w:ascii="Montserrat" w:hAnsi="Montserrat" w:cs="Arial"/>
          <w:b/>
          <w:sz w:val="20"/>
          <w:szCs w:val="20"/>
        </w:rPr>
        <w:t>Más de 100 registros de incidencias.</w:t>
      </w:r>
      <w:r>
        <w:rPr>
          <w:rFonts w:ascii="Montserrat" w:hAnsi="Montserrat" w:cs="Arial"/>
          <w:sz w:val="20"/>
          <w:szCs w:val="20"/>
        </w:rPr>
        <w:t xml:space="preserve"> Al seleccionar el botón ‘Exportar Detalle a JSON’ el sistema cierra la pantalla modal y genera la descarga con la totalidad de registros de incidencias </w:t>
      </w:r>
      <w:r>
        <w:rPr>
          <w:rFonts w:ascii="Montserrat" w:hAnsi="Montserrat" w:cs="Arial"/>
          <w:bCs/>
          <w:sz w:val="20"/>
          <w:szCs w:val="20"/>
        </w:rPr>
        <w:t>de manera asíncrona, mostrando en pantalla un mensaje con el número de ‘Folio de Descarga’ conforme a las siguientes características:</w:t>
      </w:r>
    </w:p>
    <w:p w14:paraId="29912DD4" w14:textId="77777777" w:rsidR="006A4FDA" w:rsidRDefault="006A4FDA">
      <w:pPr>
        <w:tabs>
          <w:tab w:val="left" w:pos="5460"/>
        </w:tabs>
        <w:ind w:left="720"/>
        <w:jc w:val="both"/>
        <w:rPr>
          <w:rFonts w:ascii="Montserrat" w:hAnsi="Montserrat" w:cs="Arial"/>
          <w:bCs/>
          <w:sz w:val="20"/>
          <w:szCs w:val="20"/>
        </w:rPr>
      </w:pPr>
    </w:p>
    <w:p w14:paraId="4197E92B"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Letras mayúsculas.</w:t>
      </w:r>
    </w:p>
    <w:p w14:paraId="7BD8F793"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Números.</w:t>
      </w:r>
    </w:p>
    <w:p w14:paraId="4D9EC441"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Guiones.</w:t>
      </w:r>
    </w:p>
    <w:p w14:paraId="5EDBC335" w14:textId="77777777" w:rsidR="006A4FDA" w:rsidRDefault="00000000">
      <w:pPr>
        <w:pStyle w:val="Prrafodelista"/>
        <w:numPr>
          <w:ilvl w:val="0"/>
          <w:numId w:val="13"/>
        </w:numPr>
        <w:tabs>
          <w:tab w:val="left" w:pos="5460"/>
        </w:tabs>
        <w:jc w:val="both"/>
        <w:rPr>
          <w:rFonts w:ascii="Montserrat" w:hAnsi="Montserrat" w:cs="Arial"/>
          <w:bCs/>
          <w:sz w:val="20"/>
          <w:szCs w:val="20"/>
        </w:rPr>
      </w:pPr>
      <w:r>
        <w:rPr>
          <w:rFonts w:ascii="Montserrat" w:hAnsi="Montserrat" w:cs="Arial"/>
          <w:bCs/>
          <w:sz w:val="20"/>
          <w:szCs w:val="20"/>
        </w:rPr>
        <w:t>Longitud de 32 caracteres (sin contar el guion).</w:t>
      </w:r>
    </w:p>
    <w:p w14:paraId="2FDCC10A" w14:textId="77777777" w:rsidR="006A4FDA" w:rsidRDefault="006A4FDA">
      <w:pPr>
        <w:tabs>
          <w:tab w:val="left" w:pos="5460"/>
        </w:tabs>
        <w:spacing w:line="276" w:lineRule="auto"/>
        <w:ind w:left="720"/>
        <w:jc w:val="both"/>
        <w:rPr>
          <w:rFonts w:ascii="Montserrat" w:hAnsi="Montserrat" w:cs="Arial"/>
          <w:bCs/>
          <w:sz w:val="20"/>
          <w:szCs w:val="20"/>
        </w:rPr>
      </w:pPr>
    </w:p>
    <w:p w14:paraId="42E66EFB" w14:textId="77777777" w:rsidR="006A4FDA" w:rsidRDefault="00000000" w:rsidP="00EE421F">
      <w:pPr>
        <w:pStyle w:val="Prrafodelista"/>
        <w:tabs>
          <w:tab w:val="left" w:pos="5460"/>
        </w:tabs>
        <w:spacing w:line="276" w:lineRule="auto"/>
        <w:ind w:left="1080"/>
        <w:jc w:val="both"/>
        <w:rPr>
          <w:rFonts w:ascii="Montserrat" w:hAnsi="Montserrat" w:cs="Arial"/>
          <w:bCs/>
          <w:sz w:val="20"/>
          <w:szCs w:val="20"/>
        </w:rPr>
      </w:pPr>
      <w:r>
        <w:rPr>
          <w:rFonts w:ascii="Montserrat" w:hAnsi="Montserrat" w:cs="Arial"/>
          <w:bCs/>
          <w:sz w:val="20"/>
          <w:szCs w:val="20"/>
        </w:rPr>
        <w:t xml:space="preserve">El folio de descarga se proporciona mediante el siguiente mensaje: </w:t>
      </w:r>
    </w:p>
    <w:p w14:paraId="1D3C5E90" w14:textId="77777777" w:rsidR="006A4FDA" w:rsidRDefault="006A4FDA">
      <w:pPr>
        <w:tabs>
          <w:tab w:val="left" w:pos="5460"/>
        </w:tabs>
        <w:spacing w:line="276" w:lineRule="auto"/>
        <w:ind w:left="720"/>
        <w:jc w:val="both"/>
        <w:rPr>
          <w:rFonts w:ascii="Montserrat" w:hAnsi="Montserrat" w:cs="Arial"/>
          <w:bCs/>
          <w:sz w:val="20"/>
          <w:szCs w:val="20"/>
        </w:rPr>
      </w:pPr>
    </w:p>
    <w:p w14:paraId="300489D0" w14:textId="77777777" w:rsidR="006A4FDA" w:rsidRDefault="00000000">
      <w:pPr>
        <w:shd w:val="clear" w:color="auto" w:fill="DFF0D8"/>
        <w:ind w:left="720"/>
        <w:jc w:val="center"/>
        <w:rPr>
          <w:rFonts w:ascii="Montserrat" w:hAnsi="Montserrat" w:cs="Arial"/>
          <w:b/>
          <w:bCs/>
          <w:color w:val="4F6228" w:themeColor="accent3" w:themeShade="80"/>
          <w:sz w:val="16"/>
          <w:szCs w:val="16"/>
        </w:rPr>
      </w:pPr>
      <w:r>
        <w:rPr>
          <w:rFonts w:ascii="Montserrat" w:hAnsi="Montserrat" w:cs="Arial"/>
          <w:b/>
          <w:bCs/>
          <w:color w:val="4F6228" w:themeColor="accent3" w:themeShade="80"/>
          <w:sz w:val="16"/>
          <w:szCs w:val="16"/>
        </w:rPr>
        <w:t>¡Descarga realizada con éxito!</w:t>
      </w:r>
    </w:p>
    <w:p w14:paraId="3927BFB0" w14:textId="77777777" w:rsidR="006A4FDA" w:rsidRDefault="006A4FDA">
      <w:pPr>
        <w:shd w:val="clear" w:color="auto" w:fill="DFF0D8"/>
        <w:ind w:left="720"/>
        <w:jc w:val="center"/>
        <w:rPr>
          <w:rFonts w:ascii="Montserrat" w:hAnsi="Montserrat" w:cs="Arial"/>
          <w:b/>
          <w:bCs/>
          <w:sz w:val="16"/>
          <w:szCs w:val="16"/>
        </w:rPr>
      </w:pPr>
    </w:p>
    <w:p w14:paraId="44F19595" w14:textId="77777777" w:rsidR="006A4FDA" w:rsidRDefault="00000000">
      <w:pPr>
        <w:shd w:val="clear" w:color="auto" w:fill="DFF0D8"/>
        <w:ind w:left="720"/>
        <w:jc w:val="center"/>
        <w:rPr>
          <w:rFonts w:ascii="Montserrat" w:hAnsi="Montserrat" w:cs="Arial"/>
          <w:sz w:val="16"/>
          <w:szCs w:val="16"/>
        </w:rPr>
      </w:pPr>
      <w:r>
        <w:rPr>
          <w:rFonts w:ascii="Montserrat" w:hAnsi="Montserrat" w:cs="Arial"/>
          <w:sz w:val="16"/>
          <w:szCs w:val="16"/>
        </w:rPr>
        <w:t xml:space="preserve">La descarga del Detalle de la Consulta (JSON) se encuentra en proceso y podrás obtener el resultado con el folio de descarga: xxxxxxxx-xxxx-xxxx-xxxx-xxxxxxxxxxxx, en la opción: </w:t>
      </w:r>
    </w:p>
    <w:p w14:paraId="03045C62" w14:textId="77777777" w:rsidR="006A4FDA" w:rsidRDefault="00000000">
      <w:pPr>
        <w:shd w:val="clear" w:color="auto" w:fill="DFF0D8"/>
        <w:ind w:left="720"/>
        <w:jc w:val="center"/>
        <w:rPr>
          <w:rFonts w:ascii="Montserrat" w:hAnsi="Montserrat" w:cs="Arial"/>
          <w:sz w:val="16"/>
          <w:szCs w:val="16"/>
        </w:rPr>
      </w:pPr>
      <w:r>
        <w:rPr>
          <w:rFonts w:ascii="Montserrat" w:hAnsi="Montserrat" w:cs="Arial"/>
          <w:sz w:val="16"/>
          <w:szCs w:val="16"/>
        </w:rPr>
        <w:t>Recuperar descargas ‘Detalle de consulta de incidencias’.</w:t>
      </w:r>
    </w:p>
    <w:p w14:paraId="5958DA9D" w14:textId="77777777" w:rsidR="006A4FDA" w:rsidRDefault="00000000">
      <w:pPr>
        <w:shd w:val="clear" w:color="auto" w:fill="DFF0D8"/>
        <w:ind w:left="720"/>
        <w:jc w:val="center"/>
        <w:rPr>
          <w:rFonts w:ascii="Montserrat" w:hAnsi="Montserrat" w:cs="Arial"/>
          <w:b/>
          <w:sz w:val="16"/>
          <w:szCs w:val="16"/>
        </w:rPr>
      </w:pPr>
      <w:r>
        <w:rPr>
          <w:rFonts w:ascii="Montserrat" w:hAnsi="Montserrat" w:cs="Arial"/>
          <w:b/>
          <w:bCs/>
          <w:color w:val="4F6228" w:themeColor="accent3" w:themeShade="80"/>
          <w:sz w:val="16"/>
          <w:szCs w:val="16"/>
        </w:rPr>
        <w:t>Importante:</w:t>
      </w:r>
      <w:r>
        <w:rPr>
          <w:rFonts w:ascii="Montserrat" w:hAnsi="Montserrat" w:cs="Arial"/>
          <w:color w:val="4F6228" w:themeColor="accent3" w:themeShade="80"/>
          <w:sz w:val="16"/>
          <w:szCs w:val="16"/>
        </w:rPr>
        <w:t xml:space="preserve"> </w:t>
      </w:r>
      <w:r>
        <w:rPr>
          <w:rFonts w:ascii="Montserrat" w:hAnsi="Montserrat" w:cs="Arial"/>
          <w:sz w:val="16"/>
          <w:szCs w:val="16"/>
        </w:rPr>
        <w:t>el tiempo máximo para atender la solicitud es de 48 horas a partir de este momento.</w:t>
      </w:r>
    </w:p>
    <w:p w14:paraId="40C7B006" w14:textId="77777777" w:rsidR="006A4FDA" w:rsidRDefault="006A4FDA">
      <w:pPr>
        <w:tabs>
          <w:tab w:val="left" w:pos="5460"/>
        </w:tabs>
        <w:spacing w:line="276" w:lineRule="auto"/>
        <w:jc w:val="both"/>
        <w:rPr>
          <w:rFonts w:ascii="Montserrat" w:hAnsi="Montserrat" w:cs="Arial"/>
          <w:bCs/>
          <w:sz w:val="20"/>
          <w:szCs w:val="20"/>
        </w:rPr>
      </w:pPr>
    </w:p>
    <w:p w14:paraId="47B8B1BE" w14:textId="77777777" w:rsidR="006A4FDA" w:rsidRDefault="00000000">
      <w:pPr>
        <w:rPr>
          <w:rFonts w:ascii="Montserrat" w:hAnsi="Montserrat" w:cs="Arial"/>
          <w:b/>
          <w:bCs/>
          <w:sz w:val="20"/>
          <w:szCs w:val="20"/>
        </w:rPr>
      </w:pPr>
      <w:r>
        <w:br w:type="page"/>
      </w:r>
    </w:p>
    <w:p w14:paraId="54D8F549" w14:textId="0A5867EB" w:rsidR="006A4FDA" w:rsidRDefault="00000000">
      <w:pPr>
        <w:pStyle w:val="Prrafodelista"/>
        <w:numPr>
          <w:ilvl w:val="0"/>
          <w:numId w:val="25"/>
        </w:numPr>
        <w:spacing w:line="276" w:lineRule="auto"/>
        <w:jc w:val="both"/>
        <w:rPr>
          <w:rFonts w:ascii="Montserrat" w:hAnsi="Montserrat" w:cs="Arial"/>
          <w:b/>
          <w:bCs/>
          <w:sz w:val="20"/>
          <w:szCs w:val="20"/>
        </w:rPr>
      </w:pPr>
      <w:r>
        <w:rPr>
          <w:rFonts w:ascii="Montserrat" w:hAnsi="Montserrat" w:cs="Arial"/>
          <w:b/>
          <w:bCs/>
          <w:sz w:val="20"/>
          <w:szCs w:val="20"/>
        </w:rPr>
        <w:lastRenderedPageBreak/>
        <w:tab/>
        <w:t>Imagen mensaje de descarga ‘archivo JSON’.</w:t>
      </w:r>
    </w:p>
    <w:p w14:paraId="2246C85D" w14:textId="40A6CBB3" w:rsidR="006A4FDA" w:rsidRDefault="00000000">
      <w:pPr>
        <w:tabs>
          <w:tab w:val="left" w:pos="5460"/>
        </w:tabs>
        <w:spacing w:line="276" w:lineRule="auto"/>
        <w:jc w:val="center"/>
        <w:rPr>
          <w:rFonts w:ascii="Montserrat" w:hAnsi="Montserrat" w:cs="Arial"/>
          <w:b/>
          <w:bCs/>
          <w:sz w:val="20"/>
          <w:szCs w:val="20"/>
        </w:rPr>
      </w:pPr>
      <w:del w:id="427" w:author="Licencia Office" w:date="2026-02-05T13:00:00Z" w16du:dateUtc="2026-02-05T19:00:00Z">
        <w:r w:rsidDel="002554AA">
          <w:rPr>
            <w:noProof/>
          </w:rPr>
          <w:drawing>
            <wp:inline distT="0" distB="0" distL="0" distR="0" wp14:anchorId="6B190F96" wp14:editId="473F4490">
              <wp:extent cx="6312535" cy="3111500"/>
              <wp:effectExtent l="0" t="0" r="0" b="0"/>
              <wp:docPr id="42"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11"/>
                      <pic:cNvPicPr>
                        <a:picLocks noChangeAspect="1" noChangeArrowheads="1"/>
                      </pic:cNvPicPr>
                    </pic:nvPicPr>
                    <pic:blipFill>
                      <a:blip r:embed="rId44"/>
                      <a:srcRect l="868" r="1086"/>
                      <a:stretch>
                        <a:fillRect/>
                      </a:stretch>
                    </pic:blipFill>
                    <pic:spPr bwMode="auto">
                      <a:xfrm>
                        <a:off x="0" y="0"/>
                        <a:ext cx="6312535" cy="3111500"/>
                      </a:xfrm>
                      <a:prstGeom prst="rect">
                        <a:avLst/>
                      </a:prstGeom>
                    </pic:spPr>
                  </pic:pic>
                </a:graphicData>
              </a:graphic>
            </wp:inline>
          </w:drawing>
        </w:r>
      </w:del>
      <w:ins w:id="428" w:author="Licencia Office" w:date="2026-02-05T13:00:00Z" w16du:dateUtc="2026-02-05T19:00:00Z">
        <w:r w:rsidR="002554AA" w:rsidRPr="00B37991">
          <w:rPr>
            <w:rFonts w:ascii="Montserrat" w:hAnsi="Montserrat" w:cs="Arial"/>
            <w:noProof/>
            <w:color w:val="BFBFBF" w:themeColor="background1" w:themeShade="BF"/>
            <w:sz w:val="16"/>
            <w:szCs w:val="14"/>
            <w:u w:val="single"/>
          </w:rPr>
          <w:drawing>
            <wp:inline distT="0" distB="0" distL="0" distR="0" wp14:anchorId="59E17C20" wp14:editId="0CD5DB7A">
              <wp:extent cx="5941060" cy="2730500"/>
              <wp:effectExtent l="0" t="0" r="2540" b="0"/>
              <wp:docPr id="1303980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0408" name="Imagen 1" descr="Texto&#10;&#10;El contenido generado por IA puede ser incorrecto."/>
                      <pic:cNvPicPr/>
                    </pic:nvPicPr>
                    <pic:blipFill>
                      <a:blip r:embed="rId40"/>
                      <a:stretch>
                        <a:fillRect/>
                      </a:stretch>
                    </pic:blipFill>
                    <pic:spPr>
                      <a:xfrm>
                        <a:off x="0" y="0"/>
                        <a:ext cx="5941060" cy="2730500"/>
                      </a:xfrm>
                      <a:prstGeom prst="rect">
                        <a:avLst/>
                      </a:prstGeom>
                    </pic:spPr>
                  </pic:pic>
                </a:graphicData>
              </a:graphic>
            </wp:inline>
          </w:drawing>
        </w:r>
      </w:ins>
    </w:p>
    <w:p w14:paraId="10815F45" w14:textId="77777777" w:rsidR="006A4FD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9568C49" w14:textId="77777777" w:rsidR="006A4FDA" w:rsidRDefault="006A4FDA">
      <w:pPr>
        <w:jc w:val="both"/>
        <w:rPr>
          <w:rFonts w:ascii="Montserrat" w:hAnsi="Montserrat" w:cs="Arial"/>
          <w:sz w:val="20"/>
          <w:szCs w:val="20"/>
        </w:rPr>
      </w:pPr>
    </w:p>
    <w:p w14:paraId="4850B20C" w14:textId="77777777" w:rsidR="006A4FDA" w:rsidRDefault="006A4FDA">
      <w:pPr>
        <w:jc w:val="both"/>
        <w:rPr>
          <w:rFonts w:ascii="Montserrat" w:hAnsi="Montserrat" w:cs="Arial"/>
          <w:sz w:val="20"/>
          <w:szCs w:val="20"/>
        </w:rPr>
      </w:pPr>
    </w:p>
    <w:p w14:paraId="5ACB54EB" w14:textId="77777777" w:rsidR="006A4FDA" w:rsidRDefault="00000000">
      <w:pPr>
        <w:tabs>
          <w:tab w:val="left" w:pos="5460"/>
        </w:tabs>
        <w:spacing w:line="276" w:lineRule="auto"/>
        <w:jc w:val="both"/>
        <w:rPr>
          <w:rFonts w:ascii="Montserrat" w:hAnsi="Montserrat" w:cs="Arial"/>
          <w:b/>
          <w:sz w:val="20"/>
          <w:szCs w:val="20"/>
        </w:rPr>
      </w:pPr>
      <w:r>
        <w:rPr>
          <w:rFonts w:ascii="Montserrat" w:hAnsi="Montserrat" w:cs="Arial"/>
          <w:b/>
          <w:sz w:val="20"/>
          <w:szCs w:val="20"/>
        </w:rPr>
        <w:t>Características de estructura para el archivo JSON:</w:t>
      </w:r>
    </w:p>
    <w:p w14:paraId="45859E0D" w14:textId="77777777" w:rsidR="006A4FDA" w:rsidRDefault="006A4FDA">
      <w:pPr>
        <w:tabs>
          <w:tab w:val="left" w:pos="5460"/>
        </w:tabs>
        <w:spacing w:line="276" w:lineRule="auto"/>
        <w:jc w:val="both"/>
        <w:rPr>
          <w:rFonts w:ascii="Montserrat" w:hAnsi="Montserrat" w:cs="Arial"/>
          <w:sz w:val="20"/>
          <w:szCs w:val="20"/>
        </w:rPr>
      </w:pPr>
    </w:p>
    <w:p w14:paraId="320D3B08"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b/>
          <w:bCs/>
          <w:sz w:val="20"/>
          <w:szCs w:val="20"/>
        </w:rPr>
        <w:t>RfcPac:</w:t>
      </w:r>
      <w:r>
        <w:rPr>
          <w:rFonts w:ascii="Montserrat" w:hAnsi="Montserrat"/>
          <w:bCs/>
          <w:sz w:val="20"/>
          <w:szCs w:val="20"/>
        </w:rPr>
        <w:t xml:space="preserve"> </w:t>
      </w:r>
      <w:r>
        <w:rPr>
          <w:rFonts w:ascii="Montserrat" w:hAnsi="Montserrat" w:cs="Arial"/>
          <w:bCs/>
          <w:sz w:val="20"/>
          <w:szCs w:val="20"/>
        </w:rPr>
        <w:t>El valor del RFC del PAC.</w:t>
      </w:r>
    </w:p>
    <w:p w14:paraId="409E615F" w14:textId="77777777" w:rsidR="006A4FDA" w:rsidRDefault="00000000">
      <w:pPr>
        <w:pStyle w:val="Prrafodelista"/>
        <w:numPr>
          <w:ilvl w:val="0"/>
          <w:numId w:val="15"/>
        </w:numPr>
        <w:tabs>
          <w:tab w:val="left" w:pos="5460"/>
        </w:tabs>
        <w:spacing w:line="276" w:lineRule="auto"/>
        <w:jc w:val="both"/>
        <w:rPr>
          <w:rFonts w:ascii="Montserrat" w:hAnsi="Montserrat"/>
          <w:bCs/>
          <w:sz w:val="20"/>
          <w:szCs w:val="20"/>
        </w:rPr>
      </w:pPr>
      <w:r>
        <w:rPr>
          <w:rFonts w:ascii="Montserrat" w:hAnsi="Montserrat"/>
          <w:b/>
          <w:bCs/>
          <w:sz w:val="20"/>
          <w:szCs w:val="20"/>
        </w:rPr>
        <w:t xml:space="preserve">NombreRazonSocial: </w:t>
      </w:r>
      <w:r>
        <w:rPr>
          <w:rFonts w:ascii="Montserrat" w:hAnsi="Montserrat" w:cs="Arial"/>
          <w:bCs/>
          <w:sz w:val="20"/>
          <w:szCs w:val="20"/>
        </w:rPr>
        <w:t>La razón social del PAC.</w:t>
      </w:r>
    </w:p>
    <w:p w14:paraId="170A4D96" w14:textId="77777777" w:rsidR="006A4FDA" w:rsidRDefault="00000000">
      <w:pPr>
        <w:pStyle w:val="Prrafodelista"/>
        <w:numPr>
          <w:ilvl w:val="0"/>
          <w:numId w:val="15"/>
        </w:numPr>
        <w:tabs>
          <w:tab w:val="left" w:pos="5460"/>
        </w:tabs>
        <w:spacing w:line="276" w:lineRule="auto"/>
        <w:jc w:val="both"/>
        <w:rPr>
          <w:rFonts w:ascii="Montserrat" w:hAnsi="Montserrat"/>
          <w:bCs/>
          <w:sz w:val="20"/>
          <w:szCs w:val="20"/>
        </w:rPr>
      </w:pPr>
      <w:r>
        <w:rPr>
          <w:rFonts w:ascii="Montserrat" w:hAnsi="Montserrat"/>
          <w:b/>
          <w:bCs/>
          <w:sz w:val="20"/>
          <w:szCs w:val="20"/>
        </w:rPr>
        <w:t>ClaveEvento:</w:t>
      </w:r>
      <w:r>
        <w:rPr>
          <w:rFonts w:ascii="Montserrat" w:hAnsi="Montserrat"/>
          <w:bCs/>
          <w:sz w:val="20"/>
          <w:szCs w:val="20"/>
        </w:rPr>
        <w:t xml:space="preserve"> </w:t>
      </w:r>
      <w:r>
        <w:rPr>
          <w:rFonts w:ascii="Montserrat" w:hAnsi="Montserrat" w:cs="Arial"/>
          <w:bCs/>
          <w:sz w:val="20"/>
          <w:szCs w:val="20"/>
        </w:rPr>
        <w:t>Número de evento</w:t>
      </w:r>
    </w:p>
    <w:p w14:paraId="014F1F54" w14:textId="77777777" w:rsidR="006A4FDA" w:rsidRDefault="00000000">
      <w:pPr>
        <w:pStyle w:val="Prrafodelista"/>
        <w:numPr>
          <w:ilvl w:val="0"/>
          <w:numId w:val="15"/>
        </w:numPr>
        <w:tabs>
          <w:tab w:val="left" w:pos="5460"/>
        </w:tabs>
        <w:spacing w:line="276" w:lineRule="auto"/>
        <w:jc w:val="both"/>
        <w:rPr>
          <w:rFonts w:ascii="Montserrat" w:hAnsi="Montserrat"/>
          <w:bCs/>
          <w:sz w:val="20"/>
          <w:szCs w:val="20"/>
        </w:rPr>
      </w:pPr>
      <w:r>
        <w:rPr>
          <w:rFonts w:ascii="Montserrat" w:hAnsi="Montserrat"/>
          <w:b/>
          <w:bCs/>
          <w:sz w:val="20"/>
          <w:szCs w:val="20"/>
        </w:rPr>
        <w:t>Evento:</w:t>
      </w:r>
      <w:r>
        <w:rPr>
          <w:rFonts w:ascii="Montserrat" w:hAnsi="Montserrat"/>
          <w:bCs/>
          <w:sz w:val="20"/>
          <w:szCs w:val="20"/>
        </w:rPr>
        <w:t xml:space="preserve"> </w:t>
      </w:r>
      <w:r>
        <w:rPr>
          <w:rFonts w:ascii="Montserrat" w:hAnsi="Montserrat" w:cs="Arial"/>
          <w:sz w:val="20"/>
          <w:szCs w:val="20"/>
        </w:rPr>
        <w:t>Fecha en que se recibió el incidente por cada evento de incidencia.</w:t>
      </w:r>
    </w:p>
    <w:p w14:paraId="537196F5"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b/>
          <w:bCs/>
          <w:sz w:val="20"/>
          <w:szCs w:val="20"/>
        </w:rPr>
        <w:t>Folios</w:t>
      </w:r>
    </w:p>
    <w:p w14:paraId="47B90CBF" w14:textId="77777777" w:rsidR="006A4FDA" w:rsidRDefault="00000000">
      <w:pPr>
        <w:pStyle w:val="Prrafodelista"/>
        <w:numPr>
          <w:ilvl w:val="1"/>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bCs/>
          <w:sz w:val="20"/>
          <w:szCs w:val="20"/>
        </w:rPr>
        <w:t xml:space="preserve">FechaRegistroIncidente: </w:t>
      </w:r>
      <w:r>
        <w:rPr>
          <w:rFonts w:ascii="Montserrat" w:hAnsi="Montserrat" w:cs="Arial"/>
          <w:sz w:val="20"/>
          <w:szCs w:val="20"/>
        </w:rPr>
        <w:t xml:space="preserve">Fecha en que se recibió el incidente por cada evento de incidencia. </w:t>
      </w:r>
    </w:p>
    <w:p w14:paraId="212AD53A" w14:textId="77777777" w:rsidR="006A4FDA" w:rsidRDefault="00000000">
      <w:pPr>
        <w:pStyle w:val="Prrafodelista"/>
        <w:numPr>
          <w:ilvl w:val="1"/>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bCs/>
          <w:sz w:val="20"/>
          <w:szCs w:val="20"/>
        </w:rPr>
        <w:t>Uuid</w:t>
      </w:r>
      <w:r>
        <w:rPr>
          <w:rFonts w:ascii="Montserrat" w:hAnsi="Montserrat" w:cs="Arial"/>
          <w:b/>
          <w:sz w:val="20"/>
          <w:szCs w:val="20"/>
        </w:rPr>
        <w:t xml:space="preserve">: </w:t>
      </w:r>
      <w:r>
        <w:rPr>
          <w:rFonts w:ascii="Montserrat" w:hAnsi="Montserrat" w:cs="Arial"/>
          <w:bCs/>
          <w:sz w:val="20"/>
          <w:szCs w:val="20"/>
        </w:rPr>
        <w:t>Folio Fiscal de los comprobantes asociados al incidente</w:t>
      </w:r>
    </w:p>
    <w:p w14:paraId="0342E3BF" w14:textId="77777777" w:rsidR="006A4FDA" w:rsidRDefault="00000000" w:rsidP="00EE421F">
      <w:pPr>
        <w:pStyle w:val="Prrafodelista"/>
        <w:numPr>
          <w:ilvl w:val="0"/>
          <w:numId w:val="13"/>
        </w:numPr>
        <w:tabs>
          <w:tab w:val="left" w:pos="5460"/>
        </w:tabs>
        <w:spacing w:line="276" w:lineRule="auto"/>
        <w:contextualSpacing w:val="0"/>
        <w:jc w:val="both"/>
        <w:rPr>
          <w:rFonts w:ascii="Montserrat" w:hAnsi="Montserrat" w:cs="Arial"/>
          <w:b/>
          <w:bCs/>
          <w:color w:val="000000" w:themeColor="text1"/>
          <w:sz w:val="20"/>
          <w:szCs w:val="20"/>
        </w:rPr>
      </w:pPr>
      <w:r>
        <w:rPr>
          <w:rFonts w:ascii="Montserrat" w:hAnsi="Montserrat" w:cs="Arial"/>
          <w:b/>
          <w:bCs/>
          <w:color w:val="000000" w:themeColor="text1"/>
          <w:sz w:val="20"/>
          <w:szCs w:val="20"/>
        </w:rPr>
        <w:t>Sello del SAT</w:t>
      </w:r>
    </w:p>
    <w:p w14:paraId="3827C96A" w14:textId="77777777" w:rsidR="006A4FDA" w:rsidRDefault="006A4FDA">
      <w:pPr>
        <w:tabs>
          <w:tab w:val="left" w:pos="5460"/>
        </w:tabs>
        <w:spacing w:line="276" w:lineRule="auto"/>
        <w:ind w:left="709"/>
        <w:jc w:val="both"/>
        <w:rPr>
          <w:rFonts w:ascii="Montserrat" w:hAnsi="Montserrat" w:cs="Arial"/>
          <w:b/>
          <w:bCs/>
          <w:color w:val="808080" w:themeColor="background1" w:themeShade="80"/>
          <w:sz w:val="20"/>
          <w:szCs w:val="20"/>
        </w:rPr>
      </w:pPr>
    </w:p>
    <w:p w14:paraId="6966B5BC" w14:textId="77777777" w:rsidR="006A4FDA" w:rsidRDefault="00000000" w:rsidP="00EE421F">
      <w:pPr>
        <w:tabs>
          <w:tab w:val="left" w:pos="5460"/>
        </w:tabs>
        <w:spacing w:line="276" w:lineRule="auto"/>
        <w:ind w:left="709"/>
        <w:jc w:val="both"/>
        <w:rPr>
          <w:rFonts w:ascii="Montserrat" w:hAnsi="Montserrat" w:cs="Arial"/>
          <w:bCs/>
          <w:i/>
          <w:color w:val="808080" w:themeColor="background1" w:themeShade="80"/>
          <w:sz w:val="18"/>
          <w:szCs w:val="20"/>
        </w:rPr>
      </w:pPr>
      <w:r>
        <w:rPr>
          <w:rFonts w:ascii="Montserrat" w:hAnsi="Montserrat" w:cs="Arial"/>
          <w:bCs/>
          <w:i/>
          <w:color w:val="808080" w:themeColor="background1" w:themeShade="80"/>
          <w:sz w:val="18"/>
          <w:szCs w:val="20"/>
        </w:rPr>
        <w:t>NOTA: Los registros de incidencias deben estar ordenados por el atributo de ‘FechaRegistroIncidente’ del más rediente al más antiguo.</w:t>
      </w:r>
    </w:p>
    <w:p w14:paraId="2456D00E" w14:textId="77777777" w:rsidR="006A4FDA" w:rsidRDefault="006A4FDA">
      <w:pPr>
        <w:tabs>
          <w:tab w:val="left" w:pos="5460"/>
        </w:tabs>
        <w:spacing w:line="276" w:lineRule="auto"/>
        <w:jc w:val="both"/>
        <w:rPr>
          <w:rFonts w:ascii="Montserrat" w:hAnsi="Montserrat" w:cs="Arial"/>
          <w:bCs/>
          <w:color w:val="808080" w:themeColor="background1" w:themeShade="80"/>
          <w:sz w:val="20"/>
          <w:szCs w:val="20"/>
        </w:rPr>
      </w:pPr>
    </w:p>
    <w:p w14:paraId="31786C00" w14:textId="77777777" w:rsidR="006A4FDA" w:rsidRDefault="00000000">
      <w:pPr>
        <w:rPr>
          <w:rFonts w:ascii="Montserrat" w:hAnsi="Montserrat" w:cs="Arial"/>
          <w:sz w:val="20"/>
          <w:szCs w:val="20"/>
        </w:rPr>
      </w:pPr>
      <w:r>
        <w:br w:type="page"/>
      </w:r>
    </w:p>
    <w:p w14:paraId="25C4BF6A" w14:textId="77777777" w:rsidR="006A4FDA" w:rsidRDefault="00000000">
      <w:pPr>
        <w:rPr>
          <w:rFonts w:ascii="Montserrat" w:hAnsi="Montserrat" w:cs="Arial"/>
          <w:b/>
          <w:sz w:val="20"/>
          <w:szCs w:val="20"/>
        </w:rPr>
      </w:pPr>
      <w:r>
        <w:rPr>
          <w:rFonts w:ascii="Montserrat" w:hAnsi="Montserrat" w:cs="Arial"/>
          <w:b/>
          <w:sz w:val="20"/>
          <w:szCs w:val="20"/>
        </w:rPr>
        <w:lastRenderedPageBreak/>
        <w:t>Imagen archivo JSON:</w:t>
      </w:r>
    </w:p>
    <w:p w14:paraId="07F01443" w14:textId="77777777" w:rsidR="006A4FDA" w:rsidRDefault="006A4FDA">
      <w:pPr>
        <w:rPr>
          <w:rFonts w:ascii="Montserrat" w:hAnsi="Montserrat" w:cs="Arial"/>
          <w:b/>
          <w:sz w:val="20"/>
          <w:szCs w:val="20"/>
        </w:rPr>
      </w:pPr>
    </w:p>
    <w:p w14:paraId="2045FE25" w14:textId="77777777" w:rsidR="006A4FDA" w:rsidRDefault="00000000">
      <w:pPr>
        <w:jc w:val="center"/>
        <w:rPr>
          <w:rFonts w:ascii="Montserrat" w:hAnsi="Montserrat" w:cs="Arial"/>
          <w:sz w:val="20"/>
          <w:szCs w:val="20"/>
        </w:rPr>
      </w:pPr>
      <w:r>
        <w:rPr>
          <w:noProof/>
        </w:rPr>
        <w:drawing>
          <wp:inline distT="0" distB="0" distL="0" distR="0" wp14:anchorId="0131AB13" wp14:editId="697C981F">
            <wp:extent cx="5612130" cy="3245485"/>
            <wp:effectExtent l="0" t="0" r="0" b="0"/>
            <wp:docPr id="43"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212"/>
                    <pic:cNvPicPr>
                      <a:picLocks noChangeAspect="1" noChangeArrowheads="1"/>
                    </pic:cNvPicPr>
                  </pic:nvPicPr>
                  <pic:blipFill>
                    <a:blip r:embed="rId45"/>
                    <a:stretch>
                      <a:fillRect/>
                    </a:stretch>
                  </pic:blipFill>
                  <pic:spPr bwMode="auto">
                    <a:xfrm>
                      <a:off x="0" y="0"/>
                      <a:ext cx="5612130" cy="3245485"/>
                    </a:xfrm>
                    <a:prstGeom prst="rect">
                      <a:avLst/>
                    </a:prstGeom>
                  </pic:spPr>
                </pic:pic>
              </a:graphicData>
            </a:graphic>
          </wp:inline>
        </w:drawing>
      </w:r>
    </w:p>
    <w:p w14:paraId="30980255" w14:textId="645E2FC8" w:rsidR="006A4FDA" w:rsidRDefault="00000000">
      <w:pPr>
        <w:jc w:val="center"/>
        <w:rPr>
          <w:rFonts w:ascii="Montserrat" w:hAnsi="Montserrat"/>
          <w:color w:val="BFBFBF" w:themeColor="background1" w:themeShade="BF"/>
          <w:sz w:val="16"/>
          <w:szCs w:val="14"/>
          <w:u w:val="single"/>
        </w:rPr>
      </w:pPr>
      <w:r>
        <w:rPr>
          <w:rFonts w:ascii="Montserrat" w:hAnsi="Montserrat"/>
          <w:color w:val="BFBFBF" w:themeColor="background1" w:themeShade="BF"/>
          <w:sz w:val="16"/>
          <w:szCs w:val="14"/>
          <w:u w:val="single"/>
        </w:rPr>
        <w:t>Nota: La imagen es exclusivamente de carácter ilustrativo, mas no limitativo.</w:t>
      </w:r>
    </w:p>
    <w:p w14:paraId="529E32BF" w14:textId="77777777" w:rsidR="006A4FDA" w:rsidRDefault="006A4FDA">
      <w:pPr>
        <w:jc w:val="center"/>
        <w:rPr>
          <w:bCs/>
          <w:sz w:val="20"/>
          <w:szCs w:val="20"/>
        </w:rPr>
      </w:pPr>
    </w:p>
    <w:p w14:paraId="1A0DA840" w14:textId="77777777" w:rsidR="006A4FDA" w:rsidRDefault="006A4FDA">
      <w:pPr>
        <w:jc w:val="center"/>
        <w:rPr>
          <w:bCs/>
          <w:sz w:val="20"/>
          <w:szCs w:val="20"/>
        </w:rPr>
      </w:pPr>
    </w:p>
    <w:p w14:paraId="18FC5114" w14:textId="77777777" w:rsidR="006A4FDA" w:rsidRDefault="00000000" w:rsidP="00EE421F">
      <w:pPr>
        <w:pStyle w:val="Ttulo1"/>
        <w:rPr>
          <w:rFonts w:ascii="Montserrat" w:hAnsi="Montserrat"/>
          <w:sz w:val="20"/>
          <w:szCs w:val="20"/>
        </w:rPr>
      </w:pPr>
      <w:bookmarkStart w:id="429" w:name="_Toc177657330"/>
      <w:bookmarkStart w:id="430" w:name="_Toc177144557"/>
      <w:r>
        <w:rPr>
          <w:rFonts w:ascii="Montserrat" w:hAnsi="Montserrat"/>
          <w:sz w:val="20"/>
          <w:szCs w:val="20"/>
        </w:rPr>
        <w:t>ND08.- RECUPERAR DESCARGAS – DETALLE DE CONSULTA.</w:t>
      </w:r>
      <w:bookmarkEnd w:id="429"/>
      <w:bookmarkEnd w:id="430"/>
    </w:p>
    <w:p w14:paraId="22BF3E17" w14:textId="77777777" w:rsidR="006A4FDA" w:rsidRDefault="006A4FDA">
      <w:pPr>
        <w:tabs>
          <w:tab w:val="left" w:pos="5460"/>
        </w:tabs>
        <w:spacing w:line="276" w:lineRule="auto"/>
        <w:jc w:val="both"/>
        <w:rPr>
          <w:rFonts w:ascii="Montserrat" w:hAnsi="Montserrat" w:cs="Arial"/>
          <w:bCs/>
          <w:sz w:val="20"/>
          <w:szCs w:val="20"/>
        </w:rPr>
      </w:pPr>
    </w:p>
    <w:p w14:paraId="1DBDB952" w14:textId="77777777" w:rsidR="006A4FDA" w:rsidRDefault="00000000">
      <w:pPr>
        <w:jc w:val="both"/>
        <w:rPr>
          <w:rFonts w:ascii="Montserrat" w:hAnsi="Montserrat" w:cs="Arial"/>
          <w:sz w:val="20"/>
          <w:szCs w:val="20"/>
        </w:rPr>
      </w:pPr>
      <w:r>
        <w:rPr>
          <w:rFonts w:ascii="Montserrat" w:hAnsi="Montserrat" w:cs="Arial"/>
          <w:sz w:val="20"/>
          <w:szCs w:val="20"/>
        </w:rPr>
        <w:t xml:space="preserve">Las peticiones de descarga son invocadas en la ventana de ‘Detalle de Consulta’ con los botones: </w:t>
      </w:r>
    </w:p>
    <w:p w14:paraId="127B44C6" w14:textId="77777777" w:rsidR="006A4FDA" w:rsidRDefault="006A4FDA">
      <w:pPr>
        <w:ind w:left="360"/>
        <w:jc w:val="both"/>
        <w:rPr>
          <w:rFonts w:ascii="Montserrat" w:hAnsi="Montserrat" w:cs="Arial"/>
          <w:sz w:val="20"/>
          <w:szCs w:val="20"/>
        </w:rPr>
      </w:pPr>
    </w:p>
    <w:p w14:paraId="1E0A2C6F" w14:textId="77777777" w:rsidR="006A4FDA" w:rsidRDefault="00000000">
      <w:pPr>
        <w:pStyle w:val="Prrafodelista"/>
        <w:numPr>
          <w:ilvl w:val="0"/>
          <w:numId w:val="17"/>
        </w:numPr>
        <w:jc w:val="both"/>
        <w:rPr>
          <w:rFonts w:ascii="Montserrat" w:hAnsi="Montserrat" w:cs="Arial"/>
          <w:sz w:val="20"/>
          <w:szCs w:val="20"/>
        </w:rPr>
      </w:pPr>
      <w:r>
        <w:rPr>
          <w:rFonts w:ascii="Montserrat" w:hAnsi="Montserrat" w:cs="Arial"/>
          <w:sz w:val="20"/>
          <w:szCs w:val="20"/>
        </w:rPr>
        <w:t>Exportar Detalle a PDF</w:t>
      </w:r>
    </w:p>
    <w:p w14:paraId="07576343" w14:textId="77777777" w:rsidR="006A4FDA" w:rsidRDefault="00000000">
      <w:pPr>
        <w:pStyle w:val="Prrafodelista"/>
        <w:numPr>
          <w:ilvl w:val="0"/>
          <w:numId w:val="17"/>
        </w:numPr>
        <w:jc w:val="both"/>
        <w:rPr>
          <w:rFonts w:ascii="Montserrat" w:hAnsi="Montserrat" w:cs="Arial"/>
          <w:sz w:val="20"/>
          <w:szCs w:val="20"/>
        </w:rPr>
      </w:pPr>
      <w:r>
        <w:rPr>
          <w:rFonts w:ascii="Montserrat" w:hAnsi="Montserrat" w:cs="Arial"/>
          <w:sz w:val="20"/>
          <w:szCs w:val="20"/>
        </w:rPr>
        <w:t>Exportar Resultados a JSON</w:t>
      </w:r>
    </w:p>
    <w:p w14:paraId="3E87B903" w14:textId="77777777" w:rsidR="006A4FDA" w:rsidRDefault="006A4FDA">
      <w:pPr>
        <w:jc w:val="both"/>
        <w:rPr>
          <w:rFonts w:ascii="Montserrat" w:hAnsi="Montserrat" w:cs="Arial"/>
          <w:sz w:val="20"/>
          <w:szCs w:val="20"/>
        </w:rPr>
      </w:pPr>
    </w:p>
    <w:p w14:paraId="77D1805A" w14:textId="77777777" w:rsidR="006A4FDA" w:rsidRDefault="00000000">
      <w:pPr>
        <w:jc w:val="both"/>
        <w:rPr>
          <w:rFonts w:ascii="Montserrat" w:hAnsi="Montserrat"/>
          <w:sz w:val="20"/>
          <w:szCs w:val="20"/>
        </w:rPr>
      </w:pPr>
      <w:r>
        <w:rPr>
          <w:rFonts w:ascii="Montserrat" w:hAnsi="Montserrat" w:cs="Arial"/>
          <w:sz w:val="20"/>
          <w:szCs w:val="20"/>
        </w:rPr>
        <w:t xml:space="preserve">A partir de la solicitud de descarga de los archivos PDF y JSON, el tiempo máximo para generar los paquetes es de 48 horas, </w:t>
      </w:r>
      <w:r>
        <w:rPr>
          <w:rFonts w:ascii="Montserrat" w:hAnsi="Montserrat"/>
          <w:sz w:val="20"/>
          <w:szCs w:val="20"/>
        </w:rPr>
        <w:t>a partir de la generación del folio de descarga.</w:t>
      </w:r>
    </w:p>
    <w:p w14:paraId="3B35FBD9" w14:textId="77777777" w:rsidR="006A4FDA" w:rsidRDefault="006A4FDA">
      <w:pPr>
        <w:jc w:val="both"/>
        <w:rPr>
          <w:rFonts w:ascii="Montserrat" w:hAnsi="Montserrat"/>
          <w:sz w:val="20"/>
          <w:szCs w:val="20"/>
        </w:rPr>
      </w:pPr>
    </w:p>
    <w:p w14:paraId="210B971D" w14:textId="77777777" w:rsidR="006A4FDA" w:rsidRDefault="00000000">
      <w:pPr>
        <w:jc w:val="center"/>
        <w:rPr>
          <w:rFonts w:ascii="Montserrat" w:hAnsi="Montserrat" w:cs="Arial"/>
          <w:sz w:val="20"/>
          <w:szCs w:val="20"/>
        </w:rPr>
      </w:pPr>
      <w:r>
        <w:rPr>
          <w:noProof/>
        </w:rPr>
        <w:drawing>
          <wp:inline distT="0" distB="0" distL="0" distR="0" wp14:anchorId="6BE4BB25" wp14:editId="40EC7699">
            <wp:extent cx="4530725" cy="603250"/>
            <wp:effectExtent l="0" t="0" r="0" b="0"/>
            <wp:docPr id="44"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213"/>
                    <pic:cNvPicPr>
                      <a:picLocks noChangeAspect="1" noChangeArrowheads="1"/>
                    </pic:cNvPicPr>
                  </pic:nvPicPr>
                  <pic:blipFill>
                    <a:blip r:embed="rId46"/>
                    <a:stretch>
                      <a:fillRect/>
                    </a:stretch>
                  </pic:blipFill>
                  <pic:spPr bwMode="auto">
                    <a:xfrm>
                      <a:off x="0" y="0"/>
                      <a:ext cx="4530725" cy="603250"/>
                    </a:xfrm>
                    <a:prstGeom prst="rect">
                      <a:avLst/>
                    </a:prstGeom>
                  </pic:spPr>
                </pic:pic>
              </a:graphicData>
            </a:graphic>
          </wp:inline>
        </w:drawing>
      </w:r>
    </w:p>
    <w:p w14:paraId="54B100DC" w14:textId="77777777" w:rsidR="006A4FDA" w:rsidRDefault="006A4FDA">
      <w:pPr>
        <w:rPr>
          <w:rFonts w:ascii="Montserrat" w:hAnsi="Montserrat" w:cs="Arial"/>
          <w:sz w:val="20"/>
          <w:szCs w:val="20"/>
        </w:rPr>
      </w:pPr>
    </w:p>
    <w:p w14:paraId="257AE325" w14:textId="77777777" w:rsidR="006A4FDA" w:rsidRDefault="00000000">
      <w:pPr>
        <w:rPr>
          <w:rFonts w:ascii="Montserrat" w:hAnsi="Montserrat" w:cs="Arial"/>
          <w:sz w:val="20"/>
          <w:szCs w:val="20"/>
        </w:rPr>
      </w:pPr>
      <w:r>
        <w:rPr>
          <w:rFonts w:ascii="Montserrat" w:hAnsi="Montserrat" w:cs="Arial"/>
          <w:sz w:val="20"/>
          <w:szCs w:val="20"/>
        </w:rPr>
        <w:t>Este paquete se generará únicamente para los registros de incidencias que superaron el límite de descarga de 100 registros.</w:t>
      </w:r>
    </w:p>
    <w:p w14:paraId="7668D981" w14:textId="77777777" w:rsidR="006A4FDA" w:rsidRDefault="006A4FDA">
      <w:pPr>
        <w:rPr>
          <w:rFonts w:ascii="Montserrat" w:hAnsi="Montserrat" w:cs="Arial"/>
          <w:sz w:val="20"/>
          <w:szCs w:val="20"/>
        </w:rPr>
      </w:pPr>
    </w:p>
    <w:p w14:paraId="2F6D2C9D" w14:textId="77777777" w:rsidR="006A4FDA" w:rsidRDefault="00000000">
      <w:pPr>
        <w:rPr>
          <w:rFonts w:ascii="Montserrat" w:hAnsi="Montserrat" w:cs="Arial"/>
          <w:sz w:val="20"/>
          <w:szCs w:val="20"/>
        </w:rPr>
      </w:pPr>
      <w:r>
        <w:rPr>
          <w:rFonts w:ascii="Montserrat" w:hAnsi="Montserrat" w:cs="Arial"/>
          <w:sz w:val="20"/>
          <w:szCs w:val="20"/>
        </w:rPr>
        <w:lastRenderedPageBreak/>
        <w:t>El usuario de autenticado podrá recuperar los paquetes de descargas, mediante el menú principal en la opción de ‘</w:t>
      </w:r>
      <w:r>
        <w:rPr>
          <w:rFonts w:ascii="Montserrat" w:hAnsi="Montserrat" w:cs="Arial"/>
          <w:b/>
          <w:sz w:val="20"/>
          <w:szCs w:val="20"/>
        </w:rPr>
        <w:t>Recuperar descargas Detalle de consulta de incidencias</w:t>
      </w:r>
      <w:r>
        <w:rPr>
          <w:rFonts w:ascii="Montserrat" w:hAnsi="Montserrat" w:cs="Arial"/>
          <w:sz w:val="20"/>
          <w:szCs w:val="20"/>
        </w:rPr>
        <w:t>’</w:t>
      </w:r>
    </w:p>
    <w:p w14:paraId="0A555B87" w14:textId="77777777" w:rsidR="006A4FDA" w:rsidRDefault="006A4FDA">
      <w:pPr>
        <w:pStyle w:val="Prrafodelista"/>
        <w:ind w:left="1080"/>
        <w:jc w:val="both"/>
        <w:rPr>
          <w:rFonts w:ascii="Montserrat" w:hAnsi="Montserrat" w:cs="Arial"/>
          <w:sz w:val="20"/>
          <w:szCs w:val="20"/>
        </w:rPr>
      </w:pPr>
    </w:p>
    <w:p w14:paraId="63770213" w14:textId="6DCBF4B2" w:rsidR="006A4FDA" w:rsidRDefault="00000000">
      <w:pPr>
        <w:ind w:left="360"/>
        <w:jc w:val="center"/>
        <w:rPr>
          <w:rFonts w:ascii="Montserrat" w:hAnsi="Montserrat" w:cs="Arial"/>
        </w:rPr>
      </w:pPr>
      <w:bookmarkStart w:id="431" w:name="_Hlk1656362541111"/>
      <w:bookmarkEnd w:id="431"/>
      <w:del w:id="432" w:author="Licencia Office" w:date="2026-02-05T13:02:00Z" w16du:dateUtc="2026-02-05T19:02:00Z">
        <w:r w:rsidDel="002554AA">
          <w:rPr>
            <w:noProof/>
          </w:rPr>
          <w:drawing>
            <wp:inline distT="0" distB="0" distL="0" distR="0" wp14:anchorId="0C758541" wp14:editId="0F2E0219">
              <wp:extent cx="5612130" cy="2907030"/>
              <wp:effectExtent l="0" t="0" r="0" b="0"/>
              <wp:docPr id="4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33"/>
                      <pic:cNvPicPr>
                        <a:picLocks noChangeAspect="1" noChangeArrowheads="1"/>
                      </pic:cNvPicPr>
                    </pic:nvPicPr>
                    <pic:blipFill>
                      <a:blip r:embed="rId47"/>
                      <a:stretch>
                        <a:fillRect/>
                      </a:stretch>
                    </pic:blipFill>
                    <pic:spPr bwMode="auto">
                      <a:xfrm>
                        <a:off x="0" y="0"/>
                        <a:ext cx="5612130" cy="2907030"/>
                      </a:xfrm>
                      <a:prstGeom prst="rect">
                        <a:avLst/>
                      </a:prstGeom>
                    </pic:spPr>
                  </pic:pic>
                </a:graphicData>
              </a:graphic>
            </wp:inline>
          </w:drawing>
        </w:r>
      </w:del>
      <w:ins w:id="433" w:author="Licencia Office" w:date="2026-02-05T13:02:00Z" w16du:dateUtc="2026-02-05T19:02:00Z">
        <w:r w:rsidR="002554AA" w:rsidRPr="002554AA">
          <w:rPr>
            <w:rFonts w:ascii="Montserrat" w:hAnsi="Montserrat" w:cs="Arial"/>
            <w:noProof/>
          </w:rPr>
          <w:drawing>
            <wp:inline distT="0" distB="0" distL="0" distR="0" wp14:anchorId="4477348B" wp14:editId="5BA56DF8">
              <wp:extent cx="5940303" cy="2714263"/>
              <wp:effectExtent l="0" t="0" r="3810" b="0"/>
              <wp:docPr id="81190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9952" name=""/>
                      <pic:cNvPicPr/>
                    </pic:nvPicPr>
                    <pic:blipFill rotWithShape="1">
                      <a:blip r:embed="rId48"/>
                      <a:srcRect t="11256" b="7517"/>
                      <a:stretch>
                        <a:fillRect/>
                      </a:stretch>
                    </pic:blipFill>
                    <pic:spPr bwMode="auto">
                      <a:xfrm>
                        <a:off x="0" y="0"/>
                        <a:ext cx="5941060" cy="2714609"/>
                      </a:xfrm>
                      <a:prstGeom prst="rect">
                        <a:avLst/>
                      </a:prstGeom>
                      <a:ln>
                        <a:noFill/>
                      </a:ln>
                      <a:extLst>
                        <a:ext uri="{53640926-AAD7-44D8-BBD7-CCE9431645EC}">
                          <a14:shadowObscured xmlns:a14="http://schemas.microsoft.com/office/drawing/2010/main"/>
                        </a:ext>
                      </a:extLst>
                    </pic:spPr>
                  </pic:pic>
                </a:graphicData>
              </a:graphic>
            </wp:inline>
          </w:drawing>
        </w:r>
      </w:ins>
    </w:p>
    <w:p w14:paraId="39CE68B1" w14:textId="4992508B" w:rsidR="006A4FDA" w:rsidRDefault="00000000">
      <w:pPr>
        <w:jc w:val="center"/>
        <w:rPr>
          <w:bCs/>
          <w:sz w:val="20"/>
          <w:szCs w:val="20"/>
        </w:rPr>
        <w:pPrChange w:id="434" w:author="Licencia Office" w:date="2026-02-05T13:03:00Z" w16du:dateUtc="2026-02-05T19:03:00Z">
          <w:pPr>
            <w:jc w:val="both"/>
          </w:pPr>
        </w:pPrChange>
      </w:pPr>
      <w:r>
        <w:rPr>
          <w:rFonts w:ascii="Montserrat" w:hAnsi="Montserrat" w:cs="Arial"/>
          <w:color w:val="BFBFBF" w:themeColor="background1" w:themeShade="BF"/>
          <w:sz w:val="16"/>
          <w:szCs w:val="14"/>
          <w:u w:val="single"/>
        </w:rPr>
        <w:t>Nota: La imagen es exclusivamente de carácter ilustrativo, mas no limitativo</w:t>
      </w:r>
    </w:p>
    <w:p w14:paraId="2ED97A5B" w14:textId="77777777" w:rsidR="006A4FDA" w:rsidRDefault="006A4FDA" w:rsidP="002554AA">
      <w:pPr>
        <w:ind w:left="360"/>
        <w:jc w:val="center"/>
        <w:rPr>
          <w:rFonts w:ascii="Montserrat" w:hAnsi="Montserrat" w:cs="Arial"/>
          <w:sz w:val="14"/>
          <w:szCs w:val="14"/>
        </w:rPr>
      </w:pPr>
    </w:p>
    <w:p w14:paraId="6837B56B" w14:textId="77777777" w:rsidR="006A4FDA" w:rsidRDefault="00000000">
      <w:pPr>
        <w:jc w:val="both"/>
        <w:rPr>
          <w:rFonts w:ascii="Montserrat" w:hAnsi="Montserrat" w:cs="Arial"/>
          <w:sz w:val="20"/>
          <w:szCs w:val="20"/>
        </w:rPr>
      </w:pPr>
      <w:r>
        <w:rPr>
          <w:rFonts w:ascii="Montserrat" w:hAnsi="Montserrat" w:cs="Arial"/>
          <w:sz w:val="20"/>
          <w:szCs w:val="20"/>
        </w:rPr>
        <w:t xml:space="preserve">El sistema valida si hay peticiones pendientes. En caso de no existir peticiones en proceso deberá arrojar el siguiente mensaje: </w:t>
      </w:r>
      <w:r>
        <w:rPr>
          <w:rFonts w:ascii="Montserrat" w:hAnsi="Montserrat" w:cs="Arial"/>
          <w:color w:val="1F497D" w:themeColor="text2"/>
          <w:sz w:val="20"/>
          <w:szCs w:val="20"/>
          <w:shd w:val="clear" w:color="auto" w:fill="DAEEF3"/>
        </w:rPr>
        <w:t>No existen registros de descargas desde los últimos 3 días a la fecha</w:t>
      </w:r>
      <w:r>
        <w:rPr>
          <w:rFonts w:ascii="Montserrat" w:hAnsi="Montserrat" w:cs="Arial"/>
          <w:sz w:val="20"/>
          <w:szCs w:val="20"/>
        </w:rPr>
        <w:t>.</w:t>
      </w:r>
    </w:p>
    <w:p w14:paraId="3C37CB33" w14:textId="77777777" w:rsidR="006A4FDA" w:rsidRDefault="006A4FDA" w:rsidP="00EE421F">
      <w:pPr>
        <w:rPr>
          <w:rFonts w:ascii="Montserrat" w:hAnsi="Montserrat" w:cs="Arial"/>
        </w:rPr>
      </w:pPr>
    </w:p>
    <w:p w14:paraId="437B2AA2" w14:textId="5D0BFCB0" w:rsidR="006A4FDA" w:rsidRDefault="00000000">
      <w:pPr>
        <w:jc w:val="center"/>
        <w:rPr>
          <w:rFonts w:ascii="Montserrat" w:hAnsi="Montserrat" w:cs="Arial"/>
        </w:rPr>
      </w:pPr>
      <w:del w:id="435" w:author="Licencia Office" w:date="2026-02-05T13:05:00Z" w16du:dateUtc="2026-02-05T19:05:00Z">
        <w:r w:rsidDel="00E2399D">
          <w:rPr>
            <w:noProof/>
          </w:rPr>
          <w:drawing>
            <wp:inline distT="0" distB="0" distL="0" distR="0" wp14:anchorId="2F2B745B" wp14:editId="53F6274F">
              <wp:extent cx="5612130" cy="2695575"/>
              <wp:effectExtent l="0" t="0" r="0" b="0"/>
              <wp:docPr id="5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25"/>
                      <pic:cNvPicPr>
                        <a:picLocks noChangeAspect="1" noChangeArrowheads="1"/>
                      </pic:cNvPicPr>
                    </pic:nvPicPr>
                    <pic:blipFill>
                      <a:blip r:embed="rId49"/>
                      <a:stretch>
                        <a:fillRect/>
                      </a:stretch>
                    </pic:blipFill>
                    <pic:spPr bwMode="auto">
                      <a:xfrm>
                        <a:off x="0" y="0"/>
                        <a:ext cx="5612130" cy="2695575"/>
                      </a:xfrm>
                      <a:prstGeom prst="rect">
                        <a:avLst/>
                      </a:prstGeom>
                    </pic:spPr>
                  </pic:pic>
                </a:graphicData>
              </a:graphic>
            </wp:inline>
          </w:drawing>
        </w:r>
      </w:del>
      <w:ins w:id="436" w:author="Licencia Office" w:date="2026-02-05T13:05:00Z" w16du:dateUtc="2026-02-05T19:05:00Z">
        <w:r w:rsidR="00E2399D" w:rsidRPr="00E2399D">
          <w:rPr>
            <w:rFonts w:ascii="Montserrat" w:hAnsi="Montserrat" w:cs="Arial"/>
            <w:noProof/>
          </w:rPr>
          <w:drawing>
            <wp:inline distT="0" distB="0" distL="0" distR="0" wp14:anchorId="2FE9DA29" wp14:editId="3E13FD99">
              <wp:extent cx="5939875" cy="2731625"/>
              <wp:effectExtent l="0" t="0" r="3810" b="0"/>
              <wp:docPr id="135535553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5531" name="Imagen 1" descr="Una captura de pantalla de una red social&#10;&#10;El contenido generado por IA puede ser incorrecto."/>
                      <pic:cNvPicPr/>
                    </pic:nvPicPr>
                    <pic:blipFill rotWithShape="1">
                      <a:blip r:embed="rId50"/>
                      <a:srcRect t="10737" b="7511"/>
                      <a:stretch>
                        <a:fillRect/>
                      </a:stretch>
                    </pic:blipFill>
                    <pic:spPr bwMode="auto">
                      <a:xfrm>
                        <a:off x="0" y="0"/>
                        <a:ext cx="5941060" cy="2732170"/>
                      </a:xfrm>
                      <a:prstGeom prst="rect">
                        <a:avLst/>
                      </a:prstGeom>
                      <a:ln>
                        <a:noFill/>
                      </a:ln>
                      <a:extLst>
                        <a:ext uri="{53640926-AAD7-44D8-BBD7-CCE9431645EC}">
                          <a14:shadowObscured xmlns:a14="http://schemas.microsoft.com/office/drawing/2010/main"/>
                        </a:ext>
                      </a:extLst>
                    </pic:spPr>
                  </pic:pic>
                </a:graphicData>
              </a:graphic>
            </wp:inline>
          </w:drawing>
        </w:r>
      </w:ins>
    </w:p>
    <w:p w14:paraId="671F7126" w14:textId="77777777" w:rsidR="006A4FDA" w:rsidRDefault="00000000" w:rsidP="00EE421F">
      <w:pPr>
        <w:ind w:right="-518"/>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C44B903" w14:textId="77777777" w:rsidR="006A4FDA" w:rsidRDefault="006A4FDA">
      <w:pPr>
        <w:ind w:right="-518"/>
        <w:rPr>
          <w:rFonts w:ascii="Montserrat" w:hAnsi="Montserrat" w:cs="Arial"/>
          <w:sz w:val="20"/>
          <w:szCs w:val="20"/>
        </w:rPr>
      </w:pPr>
    </w:p>
    <w:p w14:paraId="337A8BBF" w14:textId="77777777" w:rsidR="006A4FDA" w:rsidRDefault="00000000">
      <w:pPr>
        <w:ind w:right="-518"/>
        <w:jc w:val="both"/>
        <w:rPr>
          <w:rFonts w:ascii="Montserrat" w:hAnsi="Montserrat" w:cs="Arial"/>
          <w:sz w:val="20"/>
          <w:szCs w:val="20"/>
        </w:rPr>
      </w:pPr>
      <w:r>
        <w:rPr>
          <w:rFonts w:ascii="Montserrat" w:hAnsi="Montserrat" w:cs="Arial"/>
          <w:sz w:val="20"/>
          <w:szCs w:val="20"/>
        </w:rPr>
        <w:lastRenderedPageBreak/>
        <w:t>En caso de existir solicitudes de descarga en proceso, se visualizarán los registros de descarga con la siguiente estructura:</w:t>
      </w:r>
    </w:p>
    <w:p w14:paraId="7F4FE830" w14:textId="77777777" w:rsidR="006A4FDA" w:rsidRDefault="006A4FDA">
      <w:pPr>
        <w:ind w:right="-518"/>
        <w:jc w:val="both"/>
        <w:rPr>
          <w:rFonts w:ascii="Montserrat" w:hAnsi="Montserrat" w:cs="Arial"/>
          <w:sz w:val="20"/>
          <w:szCs w:val="20"/>
        </w:rPr>
      </w:pPr>
    </w:p>
    <w:p w14:paraId="378B766B" w14:textId="77777777" w:rsidR="006A4FDA" w:rsidRDefault="00000000">
      <w:pPr>
        <w:pStyle w:val="Prrafodelista"/>
        <w:numPr>
          <w:ilvl w:val="0"/>
          <w:numId w:val="16"/>
        </w:numPr>
        <w:jc w:val="both"/>
        <w:rPr>
          <w:rFonts w:ascii="Montserrat" w:hAnsi="Montserrat" w:cs="Arial"/>
          <w:sz w:val="20"/>
          <w:szCs w:val="20"/>
        </w:rPr>
      </w:pPr>
      <w:r>
        <w:rPr>
          <w:rFonts w:ascii="Montserrat" w:hAnsi="Montserrat" w:cs="Arial"/>
          <w:b/>
          <w:sz w:val="20"/>
          <w:szCs w:val="20"/>
        </w:rPr>
        <w:t>Descarga</w:t>
      </w:r>
      <w:del w:id="437" w:author="Licencia Office" w:date="2026-02-05T13:15:00Z" w16du:dateUtc="2026-02-05T19:15:00Z">
        <w:r w:rsidDel="00680408">
          <w:rPr>
            <w:rFonts w:ascii="Montserrat" w:hAnsi="Montserrat" w:cs="Arial"/>
            <w:b/>
            <w:sz w:val="20"/>
            <w:szCs w:val="20"/>
          </w:rPr>
          <w:delText>r</w:delText>
        </w:r>
      </w:del>
      <w:r>
        <w:rPr>
          <w:rFonts w:ascii="Montserrat" w:hAnsi="Montserrat" w:cs="Arial"/>
          <w:b/>
          <w:sz w:val="20"/>
          <w:szCs w:val="20"/>
        </w:rPr>
        <w:t xml:space="preserve"> Paquete:</w:t>
      </w:r>
      <w:r>
        <w:rPr>
          <w:rFonts w:ascii="Montserrat" w:hAnsi="Montserrat" w:cs="Arial"/>
          <w:sz w:val="20"/>
          <w:szCs w:val="20"/>
        </w:rPr>
        <w:t xml:space="preserve"> Opción que permite la descarga solicitada. </w:t>
      </w:r>
      <w:r>
        <w:rPr>
          <w:noProof/>
        </w:rPr>
        <mc:AlternateContent>
          <mc:Choice Requires="wps">
            <w:drawing>
              <wp:inline distT="0" distB="0" distL="0" distR="0" wp14:anchorId="094C4802" wp14:editId="4E733D7B">
                <wp:extent cx="241935" cy="173355"/>
                <wp:effectExtent l="0" t="0" r="0" b="0"/>
                <wp:docPr id="51" name="Imagen 15"/>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51">
                          <a:extLst>
                            <a:ext uri="{BEBA8EAE-BF5A-486C-A8C5-ECC9F3942E4B}">
                              <a14:imgProps xmlns:a14="http://schemas.microsoft.com/office/drawing/2010/main">
                                <a14:imgLayer r:embed="rId52">
                                  <a14:imgEffect>
                                    <a14:artisticPhotocopy/>
                                  </a14:imgEffect>
                                </a14:imgLayer>
                              </a14:imgProps>
                            </a:ext>
                          </a:extLst>
                        </a:blip>
                        <a:srcRect t="13838" b="17113"/>
                        <a:stretch/>
                      </pic:blipFill>
                      <pic:spPr>
                        <a:xfrm>
                          <a:off x="0" y="0"/>
                          <a:ext cx="241920" cy="17352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15" stroked="f" o:allowincell="f" style="position:absolute;margin-left:0pt;margin-top:-13.7pt;width:19pt;height:13.6pt;mso-wrap-style:none;v-text-anchor:middle;mso-position-vertical:top" wp14:anchorId="68F87B17" type="_x0000_t75">
                <v:imagedata r:id="rId56" o:detectmouseclick="t"/>
                <v:stroke color="#3465a4" joinstyle="round" endcap="flat"/>
                <w10:wrap type="square"/>
              </v:shape>
            </w:pict>
          </mc:Fallback>
        </mc:AlternateContent>
      </w:r>
      <w:r>
        <w:rPr>
          <w:rFonts w:ascii="Montserrat" w:hAnsi="Montserrat" w:cs="Arial"/>
          <w:sz w:val="20"/>
          <w:szCs w:val="20"/>
        </w:rPr>
        <w:t>Icono que representa la funcionalidad de descarga del paquete de archivos correspondiente.</w:t>
      </w:r>
    </w:p>
    <w:p w14:paraId="7C4ABFCF"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Folio de Descarga:</w:t>
      </w:r>
      <w:r>
        <w:rPr>
          <w:rFonts w:ascii="Montserrat" w:hAnsi="Montserrat" w:cs="Arial"/>
          <w:sz w:val="20"/>
          <w:szCs w:val="20"/>
        </w:rPr>
        <w:t xml:space="preserve"> Indica el número de folio que genera el sistema al realizar la descarga.</w:t>
      </w:r>
    </w:p>
    <w:p w14:paraId="5AAD5957"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Evento:</w:t>
      </w:r>
      <w:r>
        <w:rPr>
          <w:rFonts w:ascii="Montserrat" w:hAnsi="Montserrat" w:cs="Arial"/>
          <w:sz w:val="20"/>
          <w:szCs w:val="20"/>
        </w:rPr>
        <w:t xml:space="preserve"> Indica la clave del evento del detalle de la solicitud de descarga.</w:t>
      </w:r>
    </w:p>
    <w:p w14:paraId="4749433C"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RFC PAC:</w:t>
      </w:r>
      <w:r>
        <w:rPr>
          <w:rFonts w:ascii="Montserrat" w:hAnsi="Montserrat" w:cs="Arial"/>
          <w:sz w:val="20"/>
          <w:szCs w:val="20"/>
        </w:rPr>
        <w:t xml:space="preserve"> Indica el RFC del PAC del detalle de la solicitud de descarga.</w:t>
      </w:r>
    </w:p>
    <w:p w14:paraId="60A52C76" w14:textId="55D7CD09"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Tipo Descarga:</w:t>
      </w:r>
      <w:r>
        <w:rPr>
          <w:rFonts w:ascii="Montserrat" w:hAnsi="Montserrat" w:cs="Arial"/>
          <w:sz w:val="20"/>
          <w:szCs w:val="20"/>
        </w:rPr>
        <w:t xml:space="preserve"> Indica el tipo de descarga solicitada la cual puede ser: PDF o JSON. </w:t>
      </w:r>
    </w:p>
    <w:p w14:paraId="3BA798A3"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 xml:space="preserve">Cantidad de Documentos: </w:t>
      </w:r>
      <w:r>
        <w:rPr>
          <w:rFonts w:ascii="Montserrat" w:hAnsi="Montserrat" w:cs="Arial"/>
          <w:sz w:val="20"/>
          <w:szCs w:val="20"/>
        </w:rPr>
        <w:t>Indica el total de documentos que contiene el archivo.</w:t>
      </w:r>
    </w:p>
    <w:p w14:paraId="27978307"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Fecha de la Solicitud:</w:t>
      </w:r>
      <w:r>
        <w:rPr>
          <w:rFonts w:ascii="Montserrat" w:hAnsi="Montserrat" w:cs="Arial"/>
          <w:sz w:val="20"/>
          <w:szCs w:val="20"/>
        </w:rPr>
        <w:t xml:space="preserve"> Indica la fecha en la que se realizó la solicitud.</w:t>
      </w:r>
    </w:p>
    <w:p w14:paraId="7A8A66E6" w14:textId="77777777" w:rsidR="006A4FDA" w:rsidRDefault="00000000">
      <w:pPr>
        <w:pStyle w:val="Prrafodelista"/>
        <w:numPr>
          <w:ilvl w:val="0"/>
          <w:numId w:val="16"/>
        </w:numPr>
        <w:ind w:right="-518"/>
        <w:jc w:val="both"/>
        <w:rPr>
          <w:rFonts w:ascii="Montserrat" w:hAnsi="Montserrat" w:cs="Arial"/>
          <w:sz w:val="20"/>
          <w:szCs w:val="20"/>
        </w:rPr>
      </w:pPr>
      <w:bookmarkStart w:id="438" w:name="_Hlk177664397"/>
      <w:r>
        <w:rPr>
          <w:rFonts w:ascii="Montserrat" w:hAnsi="Montserrat" w:cs="Arial"/>
          <w:b/>
          <w:sz w:val="20"/>
          <w:szCs w:val="20"/>
        </w:rPr>
        <w:t>Estatus de solicitud:</w:t>
      </w:r>
      <w:r>
        <w:rPr>
          <w:rFonts w:ascii="Montserrat" w:hAnsi="Montserrat" w:cs="Arial"/>
          <w:sz w:val="20"/>
          <w:szCs w:val="20"/>
        </w:rPr>
        <w:t xml:space="preserve"> Indica si está en proceso o atendida.</w:t>
      </w:r>
    </w:p>
    <w:p w14:paraId="2A9A9113" w14:textId="77777777" w:rsidR="006A4FDA" w:rsidRDefault="00000000">
      <w:pPr>
        <w:pStyle w:val="Prrafodelista"/>
        <w:numPr>
          <w:ilvl w:val="0"/>
          <w:numId w:val="16"/>
        </w:numPr>
        <w:ind w:right="-518"/>
        <w:jc w:val="both"/>
        <w:rPr>
          <w:rFonts w:ascii="Montserrat" w:hAnsi="Montserrat" w:cs="Arial"/>
          <w:sz w:val="20"/>
          <w:szCs w:val="20"/>
        </w:rPr>
      </w:pPr>
      <w:r>
        <w:rPr>
          <w:rFonts w:ascii="Montserrat" w:hAnsi="Montserrat" w:cs="Arial"/>
          <w:b/>
          <w:sz w:val="20"/>
          <w:szCs w:val="20"/>
        </w:rPr>
        <w:t xml:space="preserve">Fecha de atención de solicitud: </w:t>
      </w:r>
      <w:r>
        <w:rPr>
          <w:rFonts w:ascii="Montserrat" w:hAnsi="Montserrat" w:cs="Arial"/>
          <w:sz w:val="20"/>
          <w:szCs w:val="20"/>
        </w:rPr>
        <w:t>Indica la fecha en la que se pusieron a disposición los archivos para descarga</w:t>
      </w:r>
      <w:bookmarkEnd w:id="438"/>
    </w:p>
    <w:p w14:paraId="06BC41C6" w14:textId="77777777" w:rsidR="006A4FDA" w:rsidRDefault="006A4FDA">
      <w:pPr>
        <w:jc w:val="both"/>
        <w:rPr>
          <w:rFonts w:ascii="Montserrat" w:hAnsi="Montserrat" w:cs="Arial"/>
        </w:rPr>
      </w:pPr>
    </w:p>
    <w:p w14:paraId="09278ACB" w14:textId="68519E3B" w:rsidR="006A4FDA" w:rsidRDefault="00000000">
      <w:pPr>
        <w:jc w:val="center"/>
        <w:rPr>
          <w:rFonts w:ascii="Montserrat" w:hAnsi="Montserrat" w:cs="Arial"/>
        </w:rPr>
      </w:pPr>
      <w:del w:id="439" w:author="Licencia Office" w:date="2026-02-05T13:03:00Z" w16du:dateUtc="2026-02-05T19:03:00Z">
        <w:r w:rsidDel="00E2399D">
          <w:rPr>
            <w:noProof/>
          </w:rPr>
          <w:drawing>
            <wp:inline distT="0" distB="0" distL="0" distR="0" wp14:anchorId="360A7FD6" wp14:editId="31643465">
              <wp:extent cx="5941060" cy="4127500"/>
              <wp:effectExtent l="0" t="0" r="0" b="0"/>
              <wp:docPr id="5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34"/>
                      <pic:cNvPicPr>
                        <a:picLocks noChangeAspect="1" noChangeArrowheads="1"/>
                      </pic:cNvPicPr>
                    </pic:nvPicPr>
                    <pic:blipFill>
                      <a:blip r:embed="rId57"/>
                      <a:stretch>
                        <a:fillRect/>
                      </a:stretch>
                    </pic:blipFill>
                    <pic:spPr bwMode="auto">
                      <a:xfrm>
                        <a:off x="0" y="0"/>
                        <a:ext cx="5941060" cy="4127500"/>
                      </a:xfrm>
                      <a:prstGeom prst="rect">
                        <a:avLst/>
                      </a:prstGeom>
                    </pic:spPr>
                  </pic:pic>
                </a:graphicData>
              </a:graphic>
            </wp:inline>
          </w:drawing>
        </w:r>
      </w:del>
      <w:ins w:id="440" w:author="Licencia Office" w:date="2026-02-05T13:03:00Z" w16du:dateUtc="2026-02-05T19:03:00Z">
        <w:r w:rsidR="00E2399D" w:rsidRPr="00E2399D">
          <w:rPr>
            <w:rFonts w:ascii="Montserrat" w:hAnsi="Montserrat" w:cs="Arial"/>
            <w:noProof/>
          </w:rPr>
          <w:drawing>
            <wp:inline distT="0" distB="0" distL="0" distR="0" wp14:anchorId="1E30224B" wp14:editId="3B7A61C5">
              <wp:extent cx="5940160" cy="2725838"/>
              <wp:effectExtent l="0" t="0" r="3810" b="0"/>
              <wp:docPr id="176371345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13456" name="Imagen 1" descr="Captura de pantalla de un celular&#10;&#10;El contenido generado por IA puede ser incorrecto."/>
                      <pic:cNvPicPr/>
                    </pic:nvPicPr>
                    <pic:blipFill rotWithShape="1">
                      <a:blip r:embed="rId58"/>
                      <a:srcRect t="11083" b="7342"/>
                      <a:stretch>
                        <a:fillRect/>
                      </a:stretch>
                    </pic:blipFill>
                    <pic:spPr bwMode="auto">
                      <a:xfrm>
                        <a:off x="0" y="0"/>
                        <a:ext cx="5941060" cy="2726251"/>
                      </a:xfrm>
                      <a:prstGeom prst="rect">
                        <a:avLst/>
                      </a:prstGeom>
                      <a:ln>
                        <a:noFill/>
                      </a:ln>
                      <a:extLst>
                        <a:ext uri="{53640926-AAD7-44D8-BBD7-CCE9431645EC}">
                          <a14:shadowObscured xmlns:a14="http://schemas.microsoft.com/office/drawing/2010/main"/>
                        </a:ext>
                      </a:extLst>
                    </pic:spPr>
                  </pic:pic>
                </a:graphicData>
              </a:graphic>
            </wp:inline>
          </w:drawing>
        </w:r>
      </w:ins>
      <w:r>
        <w:rPr>
          <w:rFonts w:ascii="Montserrat" w:hAnsi="Montserrat" w:cs="Arial"/>
        </w:rPr>
        <w:t xml:space="preserve"> </w:t>
      </w:r>
    </w:p>
    <w:p w14:paraId="4D043947" w14:textId="77777777" w:rsidR="006A4FDA" w:rsidRDefault="00000000">
      <w:pPr>
        <w:ind w:right="-518"/>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6164717" w14:textId="43202FA2" w:rsidR="006A4FDA" w:rsidDel="00E2399D" w:rsidRDefault="00E2399D" w:rsidP="00E2399D">
      <w:pPr>
        <w:ind w:right="-518"/>
        <w:jc w:val="center"/>
        <w:rPr>
          <w:del w:id="441" w:author="Licencia Office" w:date="2026-02-05T13:04:00Z" w16du:dateUtc="2026-02-05T19:04:00Z"/>
          <w:rFonts w:ascii="Montserrat" w:hAnsi="Montserrat" w:cs="Arial"/>
          <w:color w:val="BFBFBF" w:themeColor="background1" w:themeShade="BF"/>
          <w:sz w:val="16"/>
          <w:szCs w:val="14"/>
          <w:u w:val="single"/>
        </w:rPr>
      </w:pPr>
      <w:ins w:id="442" w:author="Licencia Office" w:date="2026-02-05T13:07:00Z" w16du:dateUtc="2026-02-05T19:07:00Z">
        <w:r w:rsidRPr="00E2399D">
          <w:rPr>
            <w:rFonts w:ascii="Montserrat" w:hAnsi="Montserrat" w:cs="Arial"/>
            <w:noProof/>
            <w:color w:val="BFBFBF" w:themeColor="background1" w:themeShade="BF"/>
            <w:sz w:val="16"/>
            <w:szCs w:val="14"/>
            <w:u w:val="single"/>
          </w:rPr>
          <w:lastRenderedPageBreak/>
          <w:drawing>
            <wp:inline distT="0" distB="0" distL="0" distR="0" wp14:anchorId="44D02BF9" wp14:editId="0C2EA4E6">
              <wp:extent cx="5940303" cy="2731626"/>
              <wp:effectExtent l="0" t="0" r="3810" b="0"/>
              <wp:docPr id="12537056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0565" name="Imagen 1" descr="Captura de pantalla de un celular&#10;&#10;El contenido generado por IA puede ser incorrecto."/>
                      <pic:cNvPicPr/>
                    </pic:nvPicPr>
                    <pic:blipFill rotWithShape="1">
                      <a:blip r:embed="rId59"/>
                      <a:srcRect t="11256" b="6997"/>
                      <a:stretch>
                        <a:fillRect/>
                      </a:stretch>
                    </pic:blipFill>
                    <pic:spPr bwMode="auto">
                      <a:xfrm>
                        <a:off x="0" y="0"/>
                        <a:ext cx="5941060" cy="2731974"/>
                      </a:xfrm>
                      <a:prstGeom prst="rect">
                        <a:avLst/>
                      </a:prstGeom>
                      <a:ln>
                        <a:noFill/>
                      </a:ln>
                      <a:extLst>
                        <a:ext uri="{53640926-AAD7-44D8-BBD7-CCE9431645EC}">
                          <a14:shadowObscured xmlns:a14="http://schemas.microsoft.com/office/drawing/2010/main"/>
                        </a:ext>
                      </a:extLst>
                    </pic:spPr>
                  </pic:pic>
                </a:graphicData>
              </a:graphic>
            </wp:inline>
          </w:drawing>
        </w:r>
      </w:ins>
    </w:p>
    <w:p w14:paraId="4A4C6EEA" w14:textId="77777777" w:rsidR="00E2399D" w:rsidRDefault="00E2399D">
      <w:pPr>
        <w:rPr>
          <w:ins w:id="443" w:author="Licencia Office" w:date="2026-02-05T13:08:00Z" w16du:dateUtc="2026-02-05T19:08:00Z"/>
          <w:rFonts w:ascii="Montserrat" w:hAnsi="Montserrat" w:cs="Arial"/>
          <w:color w:val="BFBFBF" w:themeColor="background1" w:themeShade="BF"/>
          <w:sz w:val="16"/>
          <w:szCs w:val="14"/>
          <w:u w:val="single"/>
        </w:rPr>
      </w:pPr>
    </w:p>
    <w:p w14:paraId="0523CA9B" w14:textId="77777777" w:rsidR="00E2399D" w:rsidRDefault="00E2399D" w:rsidP="00E2399D">
      <w:pPr>
        <w:ind w:right="-518"/>
        <w:jc w:val="center"/>
        <w:rPr>
          <w:ins w:id="444" w:author="Licencia Office" w:date="2026-02-05T13:07:00Z" w16du:dateUtc="2026-02-05T19:07:00Z"/>
          <w:rFonts w:ascii="Montserrat" w:hAnsi="Montserrat" w:cs="Arial"/>
          <w:color w:val="BFBFBF" w:themeColor="background1" w:themeShade="BF"/>
          <w:sz w:val="16"/>
          <w:szCs w:val="14"/>
          <w:u w:val="single"/>
        </w:rPr>
      </w:pPr>
      <w:ins w:id="445" w:author="Licencia Office" w:date="2026-02-05T13:07:00Z" w16du:dateUtc="2026-02-05T19:07:00Z">
        <w:r w:rsidRPr="00E2399D">
          <w:rPr>
            <w:rFonts w:ascii="Montserrat" w:hAnsi="Montserrat" w:cs="Arial"/>
            <w:color w:val="BFBFBF" w:themeColor="background1" w:themeShade="BF"/>
            <w:sz w:val="16"/>
            <w:szCs w:val="14"/>
            <w:highlight w:val="yellow"/>
            <w:u w:val="single"/>
            <w:rPrChange w:id="446" w:author="Licencia Office" w:date="2026-02-05T13:08:00Z" w16du:dateUtc="2026-02-05T19:08:00Z">
              <w:rPr>
                <w:rFonts w:ascii="Montserrat" w:hAnsi="Montserrat" w:cs="Arial"/>
                <w:color w:val="BFBFBF" w:themeColor="background1" w:themeShade="BF"/>
                <w:sz w:val="16"/>
                <w:szCs w:val="14"/>
                <w:u w:val="single"/>
              </w:rPr>
            </w:rPrChange>
          </w:rPr>
          <w:t>Nota: La imagen es exclusivamente de carácter ilustrativo, mas no limitativo.</w:t>
        </w:r>
      </w:ins>
    </w:p>
    <w:p w14:paraId="7E412670" w14:textId="77777777" w:rsidR="006A4FDA" w:rsidDel="00E2399D" w:rsidRDefault="006A4FDA">
      <w:pPr>
        <w:ind w:right="-518"/>
        <w:jc w:val="right"/>
        <w:rPr>
          <w:del w:id="447" w:author="Licencia Office" w:date="2026-02-05T13:04:00Z" w16du:dateUtc="2026-02-05T19:04:00Z"/>
          <w:rStyle w:val="InfoHiddenChar"/>
          <w:rFonts w:ascii="Montserrat" w:hAnsi="Montserrat"/>
          <w:i w:val="0"/>
          <w:vanish w:val="0"/>
          <w:color w:val="BFBFBF" w:themeColor="background1" w:themeShade="BF"/>
          <w:sz w:val="16"/>
          <w:szCs w:val="14"/>
          <w:u w:val="single"/>
        </w:rPr>
      </w:pPr>
    </w:p>
    <w:p w14:paraId="21A0CB89" w14:textId="7F0C821A" w:rsidR="006A4FDA" w:rsidDel="00E2399D" w:rsidRDefault="006A4FDA">
      <w:pPr>
        <w:spacing w:before="240" w:after="240"/>
        <w:rPr>
          <w:del w:id="448" w:author="Licencia Office" w:date="2026-02-05T13:04:00Z" w16du:dateUtc="2026-02-05T19:04:00Z"/>
          <w:rFonts w:ascii="Montserrat" w:hAnsi="Montserrat" w:cs="Arial"/>
          <w:sz w:val="20"/>
          <w:szCs w:val="20"/>
        </w:rPr>
      </w:pPr>
    </w:p>
    <w:p w14:paraId="30ACFAB2" w14:textId="414B2BE9" w:rsidR="006A4FDA" w:rsidDel="00E2399D" w:rsidRDefault="006A4FDA">
      <w:pPr>
        <w:rPr>
          <w:del w:id="449" w:author="Licencia Office" w:date="2026-02-05T13:08:00Z" w16du:dateUtc="2026-02-05T19:08:00Z"/>
          <w:rFonts w:ascii="Montserrat" w:hAnsi="Montserrat" w:cs="Arial"/>
          <w:sz w:val="20"/>
          <w:szCs w:val="20"/>
        </w:rPr>
      </w:pPr>
    </w:p>
    <w:p w14:paraId="771A53C8" w14:textId="77777777" w:rsidR="006A4FDA" w:rsidRDefault="00000000">
      <w:pPr>
        <w:spacing w:before="240" w:after="240"/>
        <w:rPr>
          <w:rFonts w:ascii="Montserrat" w:hAnsi="Montserrat" w:cs="Arial"/>
          <w:sz w:val="20"/>
          <w:szCs w:val="20"/>
        </w:rPr>
      </w:pPr>
      <w:bookmarkStart w:id="450" w:name="_Hlk177664383"/>
      <w:r>
        <w:rPr>
          <w:rFonts w:ascii="Montserrat" w:hAnsi="Montserrat" w:cs="Arial"/>
          <w:b/>
          <w:sz w:val="20"/>
          <w:szCs w:val="20"/>
        </w:rPr>
        <w:t>Notas</w:t>
      </w:r>
      <w:r>
        <w:rPr>
          <w:rFonts w:ascii="Montserrat" w:hAnsi="Montserrat" w:cs="Arial"/>
          <w:sz w:val="20"/>
          <w:szCs w:val="20"/>
        </w:rPr>
        <w:t xml:space="preserve">: </w:t>
      </w:r>
    </w:p>
    <w:p w14:paraId="480D06AF" w14:textId="77777777" w:rsidR="006A4FDA" w:rsidRDefault="00000000">
      <w:pPr>
        <w:spacing w:before="240" w:after="240"/>
        <w:jc w:val="both"/>
        <w:rPr>
          <w:rFonts w:ascii="Montserrat" w:hAnsi="Montserrat" w:cs="Arial"/>
          <w:sz w:val="20"/>
          <w:szCs w:val="20"/>
        </w:rPr>
      </w:pPr>
      <w:r>
        <w:rPr>
          <w:rFonts w:ascii="Montserrat" w:hAnsi="Montserrat" w:cs="Arial"/>
          <w:sz w:val="20"/>
          <w:szCs w:val="20"/>
        </w:rPr>
        <w:t>1.- Desde el primer segundo posterior a que se manda la solicitud de descarga, se debe visualizar el folio de en proceso para que el usuario sepa que se está atendiendo.</w:t>
      </w:r>
    </w:p>
    <w:p w14:paraId="36C6381F" w14:textId="77777777" w:rsidR="006A4FDA" w:rsidRDefault="00000000">
      <w:pPr>
        <w:spacing w:before="240" w:after="240"/>
        <w:jc w:val="both"/>
        <w:rPr>
          <w:rFonts w:ascii="Montserrat" w:hAnsi="Montserrat" w:cs="Arial"/>
          <w:sz w:val="20"/>
          <w:szCs w:val="20"/>
        </w:rPr>
      </w:pPr>
      <w:r>
        <w:rPr>
          <w:rFonts w:ascii="Montserrat" w:hAnsi="Montserrat" w:cs="Arial"/>
          <w:sz w:val="20"/>
          <w:szCs w:val="20"/>
        </w:rPr>
        <w:t xml:space="preserve">2.-Se deben visualizar los paquetes de descarga generados en los últimos 3 días, los cuales deben ser contados a partir de la fecha en que se puso a disposición el paquete de descarga. </w:t>
      </w:r>
    </w:p>
    <w:p w14:paraId="6D63E137" w14:textId="77777777" w:rsidR="006A4FDA" w:rsidRDefault="00000000">
      <w:pPr>
        <w:spacing w:before="240" w:after="240"/>
        <w:jc w:val="both"/>
        <w:rPr>
          <w:rFonts w:ascii="Montserrat" w:hAnsi="Montserrat" w:cs="Arial"/>
          <w:sz w:val="20"/>
          <w:szCs w:val="20"/>
        </w:rPr>
      </w:pPr>
      <w:r>
        <w:rPr>
          <w:rFonts w:ascii="Montserrat" w:hAnsi="Montserrat" w:cs="Arial"/>
          <w:sz w:val="20"/>
          <w:szCs w:val="20"/>
        </w:rPr>
        <w:t>Ejemplo: Si se genera una solicitud el 15 de septiembre y los paquetes de archivos se generan hasta el 17 de septiembre, estos deben estar disponibles los 3 días posteriores, es decir, 18,19 y 20 de septiembre.</w:t>
      </w:r>
      <w:bookmarkEnd w:id="450"/>
    </w:p>
    <w:p w14:paraId="38DBEA5A" w14:textId="0C60FD4A" w:rsidR="006A4FDA" w:rsidRDefault="00000000">
      <w:pPr>
        <w:pStyle w:val="Ttulo1"/>
        <w:jc w:val="both"/>
        <w:rPr>
          <w:rFonts w:ascii="Montserrat" w:hAnsi="Montserrat"/>
          <w:color w:val="000000" w:themeColor="text1"/>
          <w:sz w:val="20"/>
          <w:szCs w:val="20"/>
        </w:rPr>
      </w:pPr>
      <w:bookmarkStart w:id="451" w:name="_Toc177657331"/>
      <w:r w:rsidRPr="00EE421F">
        <w:rPr>
          <w:rFonts w:ascii="Montserrat" w:hAnsi="Montserrat"/>
          <w:color w:val="000000" w:themeColor="text1"/>
          <w:sz w:val="20"/>
          <w:szCs w:val="20"/>
        </w:rPr>
        <w:t>ND0</w:t>
      </w:r>
      <w:r>
        <w:rPr>
          <w:rFonts w:ascii="Montserrat" w:hAnsi="Montserrat"/>
          <w:color w:val="000000" w:themeColor="text1"/>
          <w:sz w:val="20"/>
          <w:szCs w:val="20"/>
        </w:rPr>
        <w:t>9</w:t>
      </w:r>
      <w:r w:rsidRPr="00EE421F">
        <w:rPr>
          <w:rFonts w:ascii="Montserrat" w:hAnsi="Montserrat"/>
          <w:color w:val="000000" w:themeColor="text1"/>
          <w:sz w:val="20"/>
          <w:szCs w:val="20"/>
        </w:rPr>
        <w:t xml:space="preserve">.- </w:t>
      </w:r>
      <w:r>
        <w:rPr>
          <w:rFonts w:ascii="Montserrat" w:hAnsi="Montserrat"/>
          <w:color w:val="000000" w:themeColor="text1"/>
          <w:sz w:val="20"/>
          <w:szCs w:val="20"/>
        </w:rPr>
        <w:t>CONSULTA DE LOS INCIDENTES DE COMPROBANTES – VALIDACIONES ASÍNCRONAS</w:t>
      </w:r>
      <w:bookmarkEnd w:id="451"/>
    </w:p>
    <w:p w14:paraId="67BA5DA1" w14:textId="77777777" w:rsidR="006A4FDA" w:rsidRDefault="006A4FDA">
      <w:pPr>
        <w:rPr>
          <w:sz w:val="20"/>
          <w:szCs w:val="20"/>
        </w:rPr>
      </w:pPr>
    </w:p>
    <w:p w14:paraId="73A6C8A5" w14:textId="77777777" w:rsidR="006A4FDA" w:rsidRDefault="00000000">
      <w:pPr>
        <w:tabs>
          <w:tab w:val="left" w:pos="5460"/>
        </w:tabs>
        <w:spacing w:line="276" w:lineRule="auto"/>
        <w:jc w:val="both"/>
        <w:rPr>
          <w:rFonts w:ascii="Montserrat" w:hAnsi="Montserrat" w:cs="Arial"/>
          <w:b/>
          <w:sz w:val="22"/>
          <w:szCs w:val="22"/>
        </w:rPr>
      </w:pPr>
      <w:r>
        <w:rPr>
          <w:rFonts w:ascii="Montserrat" w:hAnsi="Montserrat" w:cs="Arial"/>
          <w:bCs/>
          <w:sz w:val="20"/>
          <w:szCs w:val="20"/>
        </w:rPr>
        <w:t xml:space="preserve">Cuando el usuario autenticado seleccione la opción de </w:t>
      </w:r>
      <w:r>
        <w:rPr>
          <w:rFonts w:ascii="Montserrat" w:hAnsi="Montserrat" w:cs="Arial"/>
          <w:b/>
          <w:bCs/>
          <w:sz w:val="20"/>
          <w:szCs w:val="20"/>
        </w:rPr>
        <w:t xml:space="preserve">Consulta Incidentes CFDI </w:t>
      </w:r>
      <w:r>
        <w:rPr>
          <w:rFonts w:ascii="Montserrat" w:hAnsi="Montserrat" w:cs="Arial"/>
          <w:bCs/>
          <w:sz w:val="20"/>
          <w:szCs w:val="20"/>
        </w:rPr>
        <w:t>o</w:t>
      </w:r>
      <w:r>
        <w:rPr>
          <w:rFonts w:ascii="Montserrat" w:hAnsi="Montserrat" w:cs="Arial"/>
          <w:b/>
          <w:bCs/>
          <w:sz w:val="20"/>
          <w:szCs w:val="20"/>
        </w:rPr>
        <w:t xml:space="preserve"> Consulta Incidentes CFDI de Retenciones</w:t>
      </w:r>
      <w:r>
        <w:rPr>
          <w:rFonts w:ascii="Montserrat" w:hAnsi="Montserrat" w:cs="Arial"/>
          <w:bCs/>
          <w:sz w:val="20"/>
          <w:szCs w:val="20"/>
        </w:rPr>
        <w:t xml:space="preserve">, y en el campo </w:t>
      </w:r>
      <w:r>
        <w:rPr>
          <w:rFonts w:ascii="Montserrat" w:hAnsi="Montserrat" w:cs="Arial"/>
          <w:b/>
          <w:sz w:val="20"/>
          <w:szCs w:val="20"/>
        </w:rPr>
        <w:t>Tipo de consulta</w:t>
      </w:r>
      <w:r>
        <w:rPr>
          <w:rFonts w:ascii="Montserrat" w:hAnsi="Montserrat" w:cs="Arial"/>
          <w:bCs/>
          <w:sz w:val="20"/>
          <w:szCs w:val="20"/>
        </w:rPr>
        <w:t xml:space="preserve"> seleccione </w:t>
      </w:r>
      <w:r>
        <w:rPr>
          <w:rFonts w:ascii="Montserrat" w:hAnsi="Montserrat" w:cs="Arial"/>
          <w:b/>
          <w:bCs/>
          <w:sz w:val="20"/>
          <w:szCs w:val="20"/>
        </w:rPr>
        <w:t>“Incidentes Validaciones Adicionales”</w:t>
      </w:r>
      <w:r>
        <w:rPr>
          <w:rFonts w:ascii="Montserrat" w:hAnsi="Montserrat" w:cs="Arial"/>
          <w:bCs/>
          <w:sz w:val="20"/>
          <w:szCs w:val="20"/>
        </w:rPr>
        <w:t xml:space="preserve">, el sistema deberá habilitar los </w:t>
      </w:r>
      <w:r>
        <w:rPr>
          <w:rFonts w:ascii="Montserrat" w:hAnsi="Montserrat" w:cs="Arial"/>
          <w:b/>
          <w:bCs/>
          <w:sz w:val="20"/>
          <w:szCs w:val="20"/>
        </w:rPr>
        <w:t>botones</w:t>
      </w:r>
      <w:r>
        <w:rPr>
          <w:rFonts w:ascii="Montserrat" w:hAnsi="Montserrat" w:cs="Arial"/>
          <w:bCs/>
          <w:sz w:val="20"/>
          <w:szCs w:val="20"/>
        </w:rPr>
        <w:t xml:space="preserve"> para seleccionar la opción por </w:t>
      </w:r>
      <w:r>
        <w:rPr>
          <w:rFonts w:ascii="Montserrat" w:hAnsi="Montserrat" w:cs="Arial"/>
          <w:b/>
          <w:sz w:val="20"/>
          <w:szCs w:val="20"/>
        </w:rPr>
        <w:t xml:space="preserve">Folio Fiscal </w:t>
      </w:r>
      <w:r>
        <w:rPr>
          <w:rFonts w:ascii="Montserrat" w:hAnsi="Montserrat" w:cs="Arial"/>
          <w:sz w:val="20"/>
          <w:szCs w:val="20"/>
        </w:rPr>
        <w:t>o por periodo de</w:t>
      </w:r>
      <w:r>
        <w:rPr>
          <w:rFonts w:ascii="Montserrat" w:hAnsi="Montserrat" w:cs="Arial"/>
          <w:b/>
          <w:sz w:val="20"/>
          <w:szCs w:val="20"/>
        </w:rPr>
        <w:t xml:space="preserve"> Fecha inicial y final de recepción</w:t>
      </w:r>
      <w:r>
        <w:rPr>
          <w:rFonts w:ascii="Montserrat" w:hAnsi="Montserrat" w:cs="Arial"/>
          <w:sz w:val="20"/>
          <w:szCs w:val="20"/>
        </w:rPr>
        <w:t>,</w:t>
      </w:r>
      <w:r>
        <w:rPr>
          <w:rFonts w:ascii="Montserrat" w:hAnsi="Montserrat" w:cs="Arial"/>
          <w:b/>
          <w:sz w:val="20"/>
          <w:szCs w:val="20"/>
        </w:rPr>
        <w:t xml:space="preserve"> </w:t>
      </w:r>
      <w:r>
        <w:rPr>
          <w:rFonts w:ascii="Montserrat" w:hAnsi="Montserrat" w:cs="Arial"/>
          <w:sz w:val="20"/>
          <w:szCs w:val="20"/>
        </w:rPr>
        <w:t xml:space="preserve">en caso de no seleccionar ningún </w:t>
      </w:r>
      <w:r>
        <w:rPr>
          <w:rFonts w:ascii="Montserrat" w:hAnsi="Montserrat" w:cs="Arial"/>
          <w:b/>
          <w:sz w:val="20"/>
          <w:szCs w:val="20"/>
        </w:rPr>
        <w:t>botón</w:t>
      </w:r>
      <w:r>
        <w:rPr>
          <w:rFonts w:ascii="Montserrat" w:hAnsi="Montserrat" w:cs="Arial"/>
          <w:sz w:val="20"/>
          <w:szCs w:val="20"/>
        </w:rPr>
        <w:t xml:space="preserve"> los campos deberán estar bloqueados para su llenado.</w:t>
      </w:r>
    </w:p>
    <w:p w14:paraId="606C5601" w14:textId="77777777" w:rsidR="006A4FDA" w:rsidRDefault="006A4FDA">
      <w:pPr>
        <w:rPr>
          <w:sz w:val="20"/>
          <w:szCs w:val="20"/>
        </w:rPr>
      </w:pPr>
    </w:p>
    <w:p w14:paraId="372C4C24" w14:textId="77777777" w:rsidR="006A4FDA" w:rsidRDefault="006A4FDA">
      <w:pPr>
        <w:rPr>
          <w:sz w:val="20"/>
          <w:szCs w:val="20"/>
        </w:rPr>
      </w:pPr>
    </w:p>
    <w:p w14:paraId="5D72B75D" w14:textId="77777777" w:rsidR="006A4FDA" w:rsidRDefault="00000000">
      <w:pPr>
        <w:pStyle w:val="Prrafodelista"/>
        <w:numPr>
          <w:ilvl w:val="0"/>
          <w:numId w:val="29"/>
        </w:numPr>
        <w:tabs>
          <w:tab w:val="left" w:pos="5460"/>
        </w:tabs>
        <w:spacing w:line="276" w:lineRule="auto"/>
        <w:jc w:val="both"/>
        <w:outlineLvl w:val="2"/>
        <w:rPr>
          <w:rFonts w:ascii="Montserrat" w:hAnsi="Montserrat" w:cs="Arial"/>
          <w:b/>
          <w:sz w:val="20"/>
          <w:szCs w:val="20"/>
          <w:u w:val="single"/>
        </w:rPr>
      </w:pPr>
      <w:bookmarkStart w:id="452" w:name="_Toc177643984"/>
      <w:bookmarkStart w:id="453" w:name="_Toc177657332"/>
      <w:r>
        <w:rPr>
          <w:rFonts w:ascii="Montserrat" w:hAnsi="Montserrat" w:cs="Arial"/>
          <w:b/>
          <w:sz w:val="20"/>
          <w:szCs w:val="20"/>
          <w:u w:val="single"/>
        </w:rPr>
        <w:t>INCIDENTES VALIDACIONES ADICIONALES - CONSULTA POR FOLIO FISCAL</w:t>
      </w:r>
      <w:bookmarkEnd w:id="452"/>
      <w:bookmarkEnd w:id="453"/>
      <w:r>
        <w:rPr>
          <w:rFonts w:ascii="Montserrat" w:hAnsi="Montserrat" w:cs="Arial"/>
          <w:b/>
          <w:sz w:val="20"/>
          <w:szCs w:val="20"/>
          <w:u w:val="single"/>
        </w:rPr>
        <w:t xml:space="preserve"> </w:t>
      </w:r>
    </w:p>
    <w:p w14:paraId="14F15855" w14:textId="77777777" w:rsidR="006A4FDA" w:rsidRDefault="006A4FDA">
      <w:pPr>
        <w:rPr>
          <w:b/>
          <w:sz w:val="20"/>
          <w:szCs w:val="20"/>
        </w:rPr>
      </w:pPr>
    </w:p>
    <w:p w14:paraId="09D67DCA" w14:textId="75B7FCDC" w:rsidR="006A4FDA" w:rsidRDefault="00000000" w:rsidP="00EE421F">
      <w:pPr>
        <w:tabs>
          <w:tab w:val="left" w:pos="5460"/>
        </w:tabs>
        <w:spacing w:line="276" w:lineRule="auto"/>
        <w:jc w:val="both"/>
        <w:rPr>
          <w:rFonts w:ascii="Montserrat" w:hAnsi="Montserrat" w:cs="Arial"/>
          <w:bCs/>
          <w:sz w:val="20"/>
          <w:szCs w:val="20"/>
        </w:rPr>
      </w:pPr>
      <w:r>
        <w:rPr>
          <w:rFonts w:ascii="Montserrat" w:hAnsi="Montserrat" w:cs="Arial"/>
          <w:bCs/>
          <w:sz w:val="20"/>
          <w:szCs w:val="20"/>
        </w:rPr>
        <w:t xml:space="preserve">Cuando el usuario autenticado seleccione el </w:t>
      </w:r>
      <w:r>
        <w:rPr>
          <w:rFonts w:ascii="Montserrat" w:hAnsi="Montserrat"/>
          <w:b/>
          <w:sz w:val="20"/>
          <w:szCs w:val="20"/>
        </w:rPr>
        <w:t>botón</w:t>
      </w:r>
      <w:r>
        <w:rPr>
          <w:rFonts w:ascii="Montserrat" w:hAnsi="Montserrat" w:cs="Arial"/>
          <w:bCs/>
          <w:sz w:val="20"/>
          <w:szCs w:val="20"/>
        </w:rPr>
        <w:t xml:space="preserve"> de </w:t>
      </w:r>
      <w:r>
        <w:rPr>
          <w:rFonts w:ascii="Montserrat" w:hAnsi="Montserrat" w:cs="Arial"/>
          <w:b/>
          <w:sz w:val="20"/>
          <w:szCs w:val="20"/>
        </w:rPr>
        <w:t>Folio Fiscal, se habilitará este campo para su llenado</w:t>
      </w:r>
      <w:r>
        <w:rPr>
          <w:rFonts w:ascii="Montserrat" w:hAnsi="Montserrat" w:cs="Arial"/>
          <w:bCs/>
          <w:sz w:val="20"/>
          <w:szCs w:val="20"/>
        </w:rPr>
        <w:t xml:space="preserve"> y estarán deshabilitados los campos de </w:t>
      </w:r>
      <w:r>
        <w:rPr>
          <w:rFonts w:ascii="Montserrat" w:hAnsi="Montserrat" w:cs="Arial"/>
          <w:b/>
          <w:bCs/>
          <w:sz w:val="20"/>
          <w:szCs w:val="20"/>
        </w:rPr>
        <w:t xml:space="preserve">Fecha Inicial de Recepción, Fecha </w:t>
      </w:r>
      <w:r>
        <w:rPr>
          <w:rFonts w:ascii="Montserrat" w:hAnsi="Montserrat" w:cs="Arial"/>
          <w:b/>
          <w:bCs/>
          <w:sz w:val="20"/>
          <w:szCs w:val="20"/>
        </w:rPr>
        <w:lastRenderedPageBreak/>
        <w:t>Final de Recepción</w:t>
      </w:r>
      <w:r>
        <w:rPr>
          <w:rFonts w:ascii="Montserrat" w:hAnsi="Montserrat" w:cs="Arial"/>
          <w:bCs/>
          <w:sz w:val="20"/>
          <w:szCs w:val="20"/>
        </w:rPr>
        <w:t xml:space="preserve">, </w:t>
      </w:r>
      <w:r>
        <w:rPr>
          <w:rFonts w:ascii="Montserrat" w:hAnsi="Montserrat" w:cs="Arial"/>
          <w:b/>
          <w:bCs/>
          <w:sz w:val="20"/>
          <w:szCs w:val="20"/>
        </w:rPr>
        <w:t>Versión del comprobante y PAC</w:t>
      </w:r>
      <w:r>
        <w:rPr>
          <w:rFonts w:ascii="Montserrat" w:hAnsi="Montserrat" w:cs="Arial"/>
          <w:bCs/>
          <w:sz w:val="20"/>
          <w:szCs w:val="20"/>
        </w:rPr>
        <w:t xml:space="preserve">, se incorpora </w:t>
      </w:r>
      <w:r>
        <w:rPr>
          <w:rFonts w:ascii="Montserrat" w:hAnsi="Montserrat" w:cs="Arial"/>
          <w:b/>
          <w:sz w:val="20"/>
          <w:szCs w:val="20"/>
        </w:rPr>
        <w:t xml:space="preserve">imagen </w:t>
      </w:r>
      <w:r>
        <w:rPr>
          <w:rFonts w:ascii="Montserrat" w:hAnsi="Montserrat" w:cs="Arial"/>
          <w:bCs/>
          <w:sz w:val="20"/>
          <w:szCs w:val="20"/>
        </w:rPr>
        <w:t xml:space="preserve"> como propuesta de pantalla.</w:t>
      </w:r>
    </w:p>
    <w:p w14:paraId="04A457BF" w14:textId="77777777" w:rsidR="006A4FDA" w:rsidRDefault="006A4FDA">
      <w:pPr>
        <w:tabs>
          <w:tab w:val="left" w:pos="5460"/>
        </w:tabs>
        <w:spacing w:line="276" w:lineRule="auto"/>
        <w:jc w:val="both"/>
        <w:rPr>
          <w:rFonts w:ascii="Montserrat" w:hAnsi="Montserrat" w:cs="Arial"/>
          <w:bCs/>
          <w:sz w:val="20"/>
          <w:szCs w:val="20"/>
        </w:rPr>
      </w:pPr>
    </w:p>
    <w:p w14:paraId="2FC6F80E" w14:textId="77777777" w:rsidR="006A4FD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Validaciones para el campo Folio Fiscal:</w:t>
      </w:r>
    </w:p>
    <w:p w14:paraId="7F26F75D" w14:textId="77777777" w:rsidR="006A4FDA" w:rsidRDefault="006A4FDA">
      <w:pPr>
        <w:tabs>
          <w:tab w:val="left" w:pos="5460"/>
        </w:tabs>
        <w:spacing w:line="276" w:lineRule="auto"/>
        <w:ind w:left="720"/>
        <w:jc w:val="both"/>
        <w:rPr>
          <w:rFonts w:ascii="Montserrat" w:hAnsi="Montserrat" w:cs="Arial"/>
          <w:bCs/>
          <w:sz w:val="20"/>
          <w:szCs w:val="20"/>
        </w:rPr>
      </w:pPr>
    </w:p>
    <w:p w14:paraId="14ECB987" w14:textId="77777777" w:rsidR="006A4FDA" w:rsidRDefault="00000000">
      <w:pPr>
        <w:pStyle w:val="Prrafodelista"/>
        <w:numPr>
          <w:ilvl w:val="0"/>
          <w:numId w:val="30"/>
        </w:numPr>
        <w:tabs>
          <w:tab w:val="left" w:pos="5460"/>
        </w:tabs>
        <w:spacing w:line="276" w:lineRule="auto"/>
        <w:jc w:val="both"/>
        <w:rPr>
          <w:rFonts w:ascii="Montserrat" w:hAnsi="Montserrat" w:cs="Arial"/>
          <w:bCs/>
          <w:sz w:val="20"/>
          <w:szCs w:val="20"/>
        </w:rPr>
      </w:pPr>
      <w:r>
        <w:rPr>
          <w:rFonts w:ascii="Montserrat" w:hAnsi="Montserrat" w:cs="Arial"/>
          <w:bCs/>
          <w:sz w:val="20"/>
          <w:szCs w:val="20"/>
        </w:rPr>
        <w:t>Cuando no se ingrese un Folio Fiscal y se seleccione el botón de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58962491" w14:textId="77777777" w:rsidR="006A4FDA" w:rsidRDefault="00000000">
      <w:pPr>
        <w:pStyle w:val="Prrafodelista"/>
        <w:numPr>
          <w:ilvl w:val="2"/>
          <w:numId w:val="31"/>
        </w:numPr>
        <w:tabs>
          <w:tab w:val="left" w:pos="5460"/>
        </w:tabs>
        <w:spacing w:line="276" w:lineRule="auto"/>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bCs/>
          <w:sz w:val="20"/>
          <w:szCs w:val="20"/>
          <w:shd w:val="clear" w:color="auto" w:fill="F2DBDB"/>
        </w:rPr>
        <w:t>Favor de ingresar el folio fiscal”</w:t>
      </w:r>
      <w:r>
        <w:rPr>
          <w:rFonts w:ascii="Montserrat" w:hAnsi="Montserrat" w:cs="Arial"/>
          <w:bCs/>
          <w:sz w:val="20"/>
          <w:szCs w:val="20"/>
        </w:rPr>
        <w:t>.</w:t>
      </w:r>
    </w:p>
    <w:p w14:paraId="1305B52E" w14:textId="77777777" w:rsidR="006A4FDA" w:rsidRDefault="006A4FDA">
      <w:pPr>
        <w:tabs>
          <w:tab w:val="left" w:pos="5460"/>
        </w:tabs>
        <w:spacing w:line="276" w:lineRule="auto"/>
        <w:jc w:val="both"/>
        <w:rPr>
          <w:rFonts w:ascii="Montserrat" w:hAnsi="Montserrat" w:cs="Arial"/>
          <w:bCs/>
          <w:sz w:val="20"/>
          <w:szCs w:val="20"/>
        </w:rPr>
      </w:pPr>
    </w:p>
    <w:p w14:paraId="5D046BC4" w14:textId="77777777" w:rsidR="006A4FDA" w:rsidRDefault="00000000">
      <w:pPr>
        <w:pStyle w:val="Prrafodelista"/>
        <w:numPr>
          <w:ilvl w:val="0"/>
          <w:numId w:val="32"/>
        </w:numPr>
        <w:tabs>
          <w:tab w:val="left" w:pos="5460"/>
        </w:tabs>
        <w:spacing w:line="276" w:lineRule="auto"/>
        <w:jc w:val="both"/>
        <w:rPr>
          <w:rFonts w:ascii="Montserrat" w:hAnsi="Montserrat" w:cs="Arial"/>
          <w:bCs/>
          <w:sz w:val="20"/>
          <w:szCs w:val="20"/>
        </w:rPr>
      </w:pPr>
      <w:r>
        <w:rPr>
          <w:rFonts w:ascii="Montserrat" w:hAnsi="Montserrat" w:cs="Arial"/>
          <w:bCs/>
          <w:sz w:val="20"/>
          <w:szCs w:val="20"/>
        </w:rPr>
        <w:t>Si el Folio Fiscal ingresado no cumple con la estructura, se selecciona el botón de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0DA7380A" w14:textId="77777777" w:rsidR="006A4FDA" w:rsidRDefault="00000000">
      <w:pPr>
        <w:pStyle w:val="Prrafodelista"/>
        <w:numPr>
          <w:ilvl w:val="2"/>
          <w:numId w:val="33"/>
        </w:numPr>
        <w:tabs>
          <w:tab w:val="left" w:pos="5460"/>
        </w:tabs>
        <w:spacing w:line="276" w:lineRule="auto"/>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El Folio Fiscal no cumple con el formato correcto, favor de ingresarlo nuevamente”</w:t>
      </w:r>
      <w:r>
        <w:rPr>
          <w:rFonts w:ascii="Montserrat" w:hAnsi="Montserrat" w:cs="Arial"/>
          <w:bCs/>
          <w:sz w:val="20"/>
          <w:szCs w:val="20"/>
        </w:rPr>
        <w:t>.</w:t>
      </w:r>
    </w:p>
    <w:p w14:paraId="631D9872" w14:textId="77777777" w:rsidR="006A4FDA" w:rsidRDefault="006A4FDA">
      <w:pPr>
        <w:pStyle w:val="Prrafodelista"/>
        <w:ind w:left="0"/>
        <w:jc w:val="both"/>
        <w:rPr>
          <w:rFonts w:ascii="Montserrat" w:hAnsi="Montserrat" w:cs="Arial"/>
          <w:bCs/>
          <w:sz w:val="20"/>
          <w:szCs w:val="20"/>
        </w:rPr>
      </w:pPr>
    </w:p>
    <w:p w14:paraId="016E2BD4" w14:textId="77777777" w:rsidR="006A4FDA" w:rsidRDefault="00000000">
      <w:pPr>
        <w:pStyle w:val="Prrafodelista"/>
        <w:numPr>
          <w:ilvl w:val="0"/>
          <w:numId w:val="34"/>
        </w:numPr>
        <w:tabs>
          <w:tab w:val="left" w:pos="5460"/>
        </w:tabs>
        <w:spacing w:line="276" w:lineRule="auto"/>
        <w:jc w:val="both"/>
        <w:rPr>
          <w:rFonts w:ascii="Montserrat" w:hAnsi="Montserrat" w:cs="Arial"/>
          <w:bCs/>
          <w:sz w:val="20"/>
          <w:szCs w:val="20"/>
        </w:rPr>
      </w:pPr>
      <w:r>
        <w:rPr>
          <w:rFonts w:ascii="Montserrat" w:hAnsi="Montserrat" w:cs="Arial"/>
          <w:bCs/>
          <w:sz w:val="20"/>
          <w:szCs w:val="20"/>
        </w:rPr>
        <w:t xml:space="preserve">Si el Usuario de Negocio seleccionó la opción de   </w:t>
      </w:r>
      <w:r>
        <w:rPr>
          <w:rFonts w:ascii="Montserrat" w:hAnsi="Montserrat" w:cs="Arial"/>
          <w:b/>
          <w:bCs/>
          <w:sz w:val="20"/>
          <w:szCs w:val="20"/>
        </w:rPr>
        <w:t xml:space="preserve">Consulta Incidentes CFDI </w:t>
      </w:r>
      <w:r>
        <w:rPr>
          <w:rFonts w:ascii="Montserrat" w:hAnsi="Montserrat" w:cs="Arial"/>
          <w:bCs/>
          <w:sz w:val="20"/>
          <w:szCs w:val="20"/>
        </w:rPr>
        <w:t>y el Folio Fiscal ingresado corresponde a una</w:t>
      </w:r>
      <w:r>
        <w:rPr>
          <w:rFonts w:ascii="Montserrat" w:hAnsi="Montserrat"/>
          <w:b/>
          <w:sz w:val="20"/>
          <w:szCs w:val="20"/>
        </w:rPr>
        <w:t xml:space="preserve"> </w:t>
      </w:r>
      <w:r>
        <w:rPr>
          <w:rFonts w:ascii="Montserrat" w:hAnsi="Montserrat" w:cs="Arial"/>
          <w:b/>
          <w:bCs/>
          <w:sz w:val="20"/>
          <w:szCs w:val="20"/>
        </w:rPr>
        <w:t xml:space="preserve">Consulta de Incidentes </w:t>
      </w:r>
      <w:r>
        <w:rPr>
          <w:rFonts w:ascii="Montserrat" w:hAnsi="Montserrat"/>
          <w:b/>
          <w:sz w:val="20"/>
          <w:szCs w:val="20"/>
        </w:rPr>
        <w:t xml:space="preserve">CFDI de </w:t>
      </w:r>
      <w:r>
        <w:rPr>
          <w:rFonts w:ascii="Montserrat" w:hAnsi="Montserrat" w:cs="Arial"/>
          <w:b/>
          <w:bCs/>
          <w:sz w:val="20"/>
          <w:szCs w:val="20"/>
        </w:rPr>
        <w:t>Retenciones</w:t>
      </w:r>
      <w:r>
        <w:rPr>
          <w:rFonts w:ascii="Montserrat" w:hAnsi="Montserrat" w:cs="Arial"/>
          <w:bCs/>
          <w:sz w:val="20"/>
          <w:szCs w:val="20"/>
        </w:rPr>
        <w:t xml:space="preserve"> y se seleccione el botón de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06115C50" w14:textId="637B1B48" w:rsidR="002E3D79" w:rsidRPr="00271766" w:rsidRDefault="00000000" w:rsidP="00271766">
      <w:pPr>
        <w:pStyle w:val="Prrafodelista"/>
        <w:numPr>
          <w:ilvl w:val="2"/>
          <w:numId w:val="35"/>
        </w:numPr>
        <w:tabs>
          <w:tab w:val="left" w:pos="5460"/>
        </w:tabs>
        <w:spacing w:line="276" w:lineRule="auto"/>
        <w:jc w:val="both"/>
        <w:rPr>
          <w:rFonts w:ascii="Montserrat" w:hAnsi="Montserrat" w:cs="Arial"/>
          <w:bCs/>
          <w:sz w:val="20"/>
          <w:szCs w:val="20"/>
        </w:rPr>
      </w:pPr>
      <w:r>
        <w:rPr>
          <w:rFonts w:ascii="Montserrat" w:hAnsi="Montserrat" w:cs="Arial"/>
          <w:bCs/>
          <w:sz w:val="20"/>
          <w:szCs w:val="20"/>
        </w:rPr>
        <w:t xml:space="preserve"> </w:t>
      </w:r>
      <w:r>
        <w:rPr>
          <w:rFonts w:ascii="Montserrat" w:hAnsi="Montserrat" w:cs="Arial"/>
          <w:bCs/>
          <w:sz w:val="20"/>
          <w:szCs w:val="20"/>
          <w:shd w:val="clear" w:color="auto" w:fill="F2DBDB"/>
        </w:rPr>
        <w:t>“</w:t>
      </w: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El Folio Fiscal que desea consultar no se encuentra en la BD”</w:t>
      </w:r>
      <w:r>
        <w:rPr>
          <w:rFonts w:ascii="Montserrat" w:hAnsi="Montserrat" w:cs="Arial"/>
          <w:bCs/>
          <w:sz w:val="20"/>
          <w:szCs w:val="20"/>
        </w:rPr>
        <w:t>.</w:t>
      </w:r>
    </w:p>
    <w:p w14:paraId="1D92973E" w14:textId="77777777" w:rsidR="006A4FDA" w:rsidRDefault="006A4FDA">
      <w:pPr>
        <w:tabs>
          <w:tab w:val="left" w:pos="5460"/>
        </w:tabs>
        <w:spacing w:line="276" w:lineRule="auto"/>
        <w:jc w:val="both"/>
        <w:rPr>
          <w:rFonts w:ascii="Montserrat" w:hAnsi="Montserrat" w:cs="Arial"/>
          <w:bCs/>
          <w:sz w:val="20"/>
          <w:szCs w:val="20"/>
        </w:rPr>
      </w:pPr>
    </w:p>
    <w:p w14:paraId="1BC0EFC8" w14:textId="77777777" w:rsidR="006A4FDA" w:rsidRDefault="00000000">
      <w:pPr>
        <w:pStyle w:val="Prrafodelista"/>
        <w:numPr>
          <w:ilvl w:val="0"/>
          <w:numId w:val="36"/>
        </w:numPr>
        <w:tabs>
          <w:tab w:val="left" w:pos="5460"/>
        </w:tabs>
        <w:spacing w:line="276" w:lineRule="auto"/>
        <w:jc w:val="both"/>
        <w:rPr>
          <w:rFonts w:ascii="Montserrat" w:hAnsi="Montserrat" w:cs="Arial"/>
          <w:bCs/>
          <w:sz w:val="20"/>
          <w:szCs w:val="20"/>
        </w:rPr>
      </w:pPr>
      <w:r>
        <w:rPr>
          <w:rFonts w:ascii="Montserrat" w:hAnsi="Montserrat" w:cs="Arial"/>
          <w:bCs/>
          <w:sz w:val="20"/>
          <w:szCs w:val="20"/>
        </w:rPr>
        <w:t xml:space="preserve">Si el Usuario de Negocio seleccionó la opción de </w:t>
      </w:r>
      <w:r>
        <w:rPr>
          <w:rFonts w:ascii="Montserrat" w:hAnsi="Montserrat" w:cs="Arial"/>
          <w:b/>
          <w:bCs/>
          <w:sz w:val="20"/>
          <w:szCs w:val="20"/>
        </w:rPr>
        <w:t xml:space="preserve">Consulta Incidentes CFDI de Retenciones </w:t>
      </w:r>
      <w:r>
        <w:rPr>
          <w:rFonts w:ascii="Montserrat" w:hAnsi="Montserrat" w:cs="Arial"/>
          <w:bCs/>
          <w:sz w:val="20"/>
          <w:szCs w:val="20"/>
        </w:rPr>
        <w:t xml:space="preserve">y el Folio Fiscal ingresado corresponde a una </w:t>
      </w:r>
      <w:r>
        <w:rPr>
          <w:rFonts w:ascii="Montserrat" w:hAnsi="Montserrat" w:cs="Arial"/>
          <w:b/>
          <w:bCs/>
          <w:sz w:val="20"/>
          <w:szCs w:val="20"/>
        </w:rPr>
        <w:t>Consulta Incidentes CFDI</w:t>
      </w:r>
      <w:r>
        <w:rPr>
          <w:rFonts w:ascii="Montserrat" w:hAnsi="Montserrat" w:cs="Arial"/>
          <w:bCs/>
          <w:sz w:val="20"/>
          <w:szCs w:val="20"/>
        </w:rPr>
        <w:t xml:space="preserve"> y se seleccione el botón de “</w:t>
      </w:r>
      <w:r>
        <w:rPr>
          <w:rFonts w:ascii="Montserrat" w:hAnsi="Montserrat" w:cs="Arial"/>
          <w:b/>
          <w:bCs/>
          <w:sz w:val="20"/>
          <w:szCs w:val="20"/>
        </w:rPr>
        <w:t>Consultar Incidentes</w:t>
      </w:r>
      <w:r>
        <w:rPr>
          <w:rFonts w:ascii="Montserrat" w:hAnsi="Montserrat" w:cs="Arial"/>
          <w:bCs/>
          <w:sz w:val="20"/>
          <w:szCs w:val="20"/>
        </w:rPr>
        <w:t>”, se deberá mostrar el mensaje:</w:t>
      </w:r>
    </w:p>
    <w:p w14:paraId="53BB7F5B" w14:textId="0DCD0A5B" w:rsidR="006A4FDA" w:rsidRDefault="00000000">
      <w:pPr>
        <w:pStyle w:val="Prrafodelista"/>
        <w:numPr>
          <w:ilvl w:val="2"/>
          <w:numId w:val="37"/>
        </w:numPr>
        <w:tabs>
          <w:tab w:val="left" w:pos="5460"/>
        </w:tabs>
        <w:spacing w:line="276" w:lineRule="auto"/>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El Folio Fiscal que desea consultar no se encuentra en la BD”</w:t>
      </w:r>
      <w:r>
        <w:rPr>
          <w:rFonts w:ascii="Montserrat" w:hAnsi="Montserrat" w:cs="Arial"/>
          <w:bCs/>
          <w:sz w:val="20"/>
          <w:szCs w:val="20"/>
        </w:rPr>
        <w:t>.</w:t>
      </w:r>
    </w:p>
    <w:p w14:paraId="5B11ACA2" w14:textId="77777777" w:rsidR="006A4FDA" w:rsidRDefault="006A4FDA">
      <w:pPr>
        <w:tabs>
          <w:tab w:val="left" w:pos="5460"/>
        </w:tabs>
        <w:spacing w:line="276" w:lineRule="auto"/>
        <w:ind w:left="720"/>
        <w:jc w:val="both"/>
        <w:rPr>
          <w:rFonts w:ascii="Montserrat" w:hAnsi="Montserrat" w:cs="Arial"/>
          <w:b/>
          <w:sz w:val="20"/>
          <w:szCs w:val="20"/>
        </w:rPr>
      </w:pPr>
    </w:p>
    <w:p w14:paraId="5018B63E" w14:textId="77777777" w:rsidR="006A4FDA" w:rsidRDefault="006A4FDA">
      <w:pPr>
        <w:tabs>
          <w:tab w:val="left" w:pos="5460"/>
        </w:tabs>
        <w:spacing w:line="276" w:lineRule="auto"/>
        <w:jc w:val="both"/>
        <w:rPr>
          <w:rFonts w:ascii="Montserrat" w:hAnsi="Montserrat" w:cs="Arial"/>
          <w:b/>
          <w:color w:val="000000" w:themeColor="text1"/>
          <w:sz w:val="22"/>
          <w:szCs w:val="22"/>
        </w:rPr>
      </w:pPr>
    </w:p>
    <w:p w14:paraId="1A72954F" w14:textId="77777777" w:rsidR="006A4FDA" w:rsidRDefault="00000000">
      <w:pPr>
        <w:tabs>
          <w:tab w:val="left" w:pos="5460"/>
        </w:tabs>
        <w:spacing w:line="276" w:lineRule="auto"/>
        <w:ind w:left="720"/>
        <w:jc w:val="center"/>
        <w:rPr>
          <w:rFonts w:ascii="Montserrat" w:hAnsi="Montserrat" w:cs="Arial"/>
          <w:b/>
          <w:color w:val="000000" w:themeColor="text1"/>
          <w:sz w:val="20"/>
          <w:szCs w:val="20"/>
          <w:highlight w:val="yellow"/>
        </w:rPr>
      </w:pPr>
      <w:r>
        <w:rPr>
          <w:noProof/>
        </w:rPr>
        <w:lastRenderedPageBreak/>
        <w:drawing>
          <wp:inline distT="0" distB="0" distL="0" distR="0" wp14:anchorId="65027D73" wp14:editId="2B9392A0">
            <wp:extent cx="5612130" cy="4370070"/>
            <wp:effectExtent l="0" t="0" r="0" b="0"/>
            <wp:docPr id="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7"/>
                    <pic:cNvPicPr>
                      <a:picLocks noChangeAspect="1" noChangeArrowheads="1"/>
                    </pic:cNvPicPr>
                  </pic:nvPicPr>
                  <pic:blipFill>
                    <a:blip r:embed="rId60"/>
                    <a:srcRect b="27779"/>
                    <a:stretch>
                      <a:fillRect/>
                    </a:stretch>
                  </pic:blipFill>
                  <pic:spPr bwMode="auto">
                    <a:xfrm>
                      <a:off x="0" y="0"/>
                      <a:ext cx="5612130" cy="4370070"/>
                    </a:xfrm>
                    <a:prstGeom prst="rect">
                      <a:avLst/>
                    </a:prstGeom>
                  </pic:spPr>
                </pic:pic>
              </a:graphicData>
            </a:graphic>
          </wp:inline>
        </w:drawing>
      </w:r>
    </w:p>
    <w:p w14:paraId="38D6A4E2" w14:textId="54FE45AA"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color w:val="BFBFBF" w:themeColor="background1" w:themeShade="BF"/>
          <w:sz w:val="16"/>
          <w:szCs w:val="14"/>
          <w:u w:val="single"/>
        </w:rPr>
        <w:t>Nota: La imagen es exclusivamente de carácter ilustrativo, mas no limitativo.</w:t>
      </w:r>
      <w:r>
        <w:rPr>
          <w:rFonts w:ascii="Montserrat" w:hAnsi="Montserrat" w:cs="Arial"/>
          <w:bCs/>
          <w:i/>
          <w:iCs/>
          <w:color w:val="000000" w:themeColor="text1"/>
          <w:sz w:val="16"/>
          <w:szCs w:val="16"/>
        </w:rPr>
        <w:t xml:space="preserve"> </w:t>
      </w:r>
    </w:p>
    <w:p w14:paraId="1D8039E3" w14:textId="77777777" w:rsidR="006A4FDA" w:rsidRDefault="006A4FDA">
      <w:pPr>
        <w:tabs>
          <w:tab w:val="left" w:pos="5460"/>
        </w:tabs>
        <w:spacing w:line="276" w:lineRule="auto"/>
        <w:ind w:left="720"/>
        <w:jc w:val="center"/>
        <w:rPr>
          <w:rFonts w:ascii="Montserrat" w:hAnsi="Montserrat" w:cs="Arial"/>
          <w:b/>
          <w:color w:val="000000" w:themeColor="text1"/>
          <w:sz w:val="20"/>
          <w:szCs w:val="20"/>
          <w:highlight w:val="yellow"/>
        </w:rPr>
      </w:pPr>
    </w:p>
    <w:p w14:paraId="5B396D64" w14:textId="77777777" w:rsidR="006A4FDA" w:rsidRDefault="006A4FDA">
      <w:pPr>
        <w:jc w:val="both"/>
        <w:rPr>
          <w:rFonts w:ascii="Montserrat" w:hAnsi="Montserrat" w:cs="Arial"/>
          <w:bCs/>
          <w:color w:val="000000" w:themeColor="text1"/>
          <w:sz w:val="20"/>
          <w:szCs w:val="20"/>
        </w:rPr>
      </w:pPr>
    </w:p>
    <w:p w14:paraId="45266A72"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El resultado de la consulta por Folio Fiscal deberá mostrar una tabla con el título “</w:t>
      </w:r>
      <w:r>
        <w:rPr>
          <w:rFonts w:ascii="Montserrat" w:hAnsi="Montserrat" w:cs="Arial"/>
          <w:b/>
          <w:bCs/>
          <w:color w:val="000000" w:themeColor="text1"/>
          <w:sz w:val="20"/>
          <w:szCs w:val="20"/>
        </w:rPr>
        <w:t>Resultado de consulta</w:t>
      </w:r>
      <w:r>
        <w:rPr>
          <w:rFonts w:ascii="Montserrat" w:hAnsi="Montserrat" w:cs="Arial"/>
          <w:bCs/>
          <w:color w:val="000000" w:themeColor="text1"/>
          <w:sz w:val="20"/>
          <w:szCs w:val="20"/>
        </w:rPr>
        <w:t>”, con los siguientes campos:</w:t>
      </w:r>
    </w:p>
    <w:p w14:paraId="6DCE7E70"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25D58587"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t>RFC del PAC</w:t>
      </w:r>
    </w:p>
    <w:p w14:paraId="0B7042D2"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t>Fecha de recepción</w:t>
      </w:r>
    </w:p>
    <w:p w14:paraId="6CC01D4C"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t>Nodo incidente</w:t>
      </w:r>
    </w:p>
    <w:p w14:paraId="2130D07E"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t>Número de incidentes</w:t>
      </w:r>
    </w:p>
    <w:p w14:paraId="68BB2A31" w14:textId="77777777" w:rsidR="006A4FDA" w:rsidRDefault="006A4FDA">
      <w:pPr>
        <w:tabs>
          <w:tab w:val="left" w:pos="5460"/>
        </w:tabs>
        <w:spacing w:line="276" w:lineRule="auto"/>
        <w:jc w:val="both"/>
        <w:rPr>
          <w:rFonts w:ascii="Montserrat" w:hAnsi="Montserrat" w:cs="Arial"/>
          <w:b/>
          <w:color w:val="000000" w:themeColor="text1"/>
          <w:sz w:val="20"/>
          <w:szCs w:val="20"/>
        </w:rPr>
      </w:pPr>
    </w:p>
    <w:p w14:paraId="6F4E9162"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Asimismo, se deberán mostrar los botones para la descarga del </w:t>
      </w:r>
      <w:r>
        <w:rPr>
          <w:rFonts w:ascii="Montserrat" w:hAnsi="Montserrat" w:cs="Arial"/>
          <w:b/>
          <w:bCs/>
          <w:color w:val="000000" w:themeColor="text1"/>
          <w:sz w:val="20"/>
          <w:szCs w:val="20"/>
        </w:rPr>
        <w:t>CSV</w:t>
      </w:r>
      <w:bookmarkStart w:id="454" w:name="_Hlk115791434"/>
      <w:r>
        <w:rPr>
          <w:rFonts w:ascii="Montserrat" w:hAnsi="Montserrat" w:cs="Arial"/>
          <w:bCs/>
          <w:color w:val="000000" w:themeColor="text1"/>
          <w:sz w:val="20"/>
          <w:szCs w:val="20"/>
        </w:rPr>
        <w:t xml:space="preserve">, </w:t>
      </w:r>
      <w:r>
        <w:rPr>
          <w:rFonts w:ascii="Montserrat" w:hAnsi="Montserrat" w:cs="Arial"/>
          <w:b/>
          <w:color w:val="000000" w:themeColor="text1"/>
          <w:sz w:val="20"/>
          <w:szCs w:val="20"/>
        </w:rPr>
        <w:t>JSON</w:t>
      </w:r>
      <w:r>
        <w:rPr>
          <w:rFonts w:ascii="Montserrat" w:hAnsi="Montserrat" w:cs="Arial"/>
          <w:bCs/>
          <w:color w:val="000000" w:themeColor="text1"/>
          <w:sz w:val="20"/>
          <w:szCs w:val="20"/>
        </w:rPr>
        <w:t xml:space="preserve"> o </w:t>
      </w:r>
      <w:r>
        <w:rPr>
          <w:rFonts w:ascii="Montserrat" w:hAnsi="Montserrat" w:cs="Arial"/>
          <w:b/>
          <w:bCs/>
          <w:color w:val="000000" w:themeColor="text1"/>
          <w:sz w:val="20"/>
          <w:szCs w:val="20"/>
        </w:rPr>
        <w:t>cualquier otro archivo de intercambio de información</w:t>
      </w:r>
      <w:bookmarkEnd w:id="454"/>
      <w:r>
        <w:rPr>
          <w:rFonts w:ascii="Montserrat" w:hAnsi="Montserrat" w:cs="Arial"/>
          <w:bCs/>
          <w:color w:val="000000" w:themeColor="text1"/>
          <w:sz w:val="20"/>
          <w:szCs w:val="20"/>
        </w:rPr>
        <w:t xml:space="preserve">, se incorpora la </w:t>
      </w:r>
      <w:r>
        <w:rPr>
          <w:rFonts w:ascii="Montserrat" w:hAnsi="Montserrat" w:cs="Arial"/>
          <w:b/>
          <w:color w:val="000000" w:themeColor="text1"/>
          <w:sz w:val="20"/>
          <w:szCs w:val="20"/>
        </w:rPr>
        <w:t xml:space="preserve">imagen </w:t>
      </w:r>
      <w:r>
        <w:rPr>
          <w:rFonts w:ascii="Montserrat" w:hAnsi="Montserrat" w:cs="Arial"/>
          <w:bCs/>
          <w:color w:val="000000" w:themeColor="text1"/>
          <w:sz w:val="20"/>
          <w:szCs w:val="20"/>
        </w:rPr>
        <w:t>como propuesta de pantalla.</w:t>
      </w:r>
    </w:p>
    <w:p w14:paraId="342C58E9"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245BA34F"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6A94DE2C" w14:textId="77777777" w:rsidR="006A4FDA" w:rsidRDefault="00000000">
      <w:pPr>
        <w:tabs>
          <w:tab w:val="left" w:pos="5460"/>
        </w:tabs>
        <w:spacing w:line="276" w:lineRule="auto"/>
        <w:ind w:left="720"/>
        <w:jc w:val="both"/>
        <w:rPr>
          <w:rFonts w:ascii="Montserrat" w:hAnsi="Montserrat" w:cs="Arial"/>
          <w:bCs/>
          <w:color w:val="000000" w:themeColor="text1"/>
          <w:sz w:val="20"/>
          <w:szCs w:val="20"/>
        </w:rPr>
      </w:pPr>
      <w:r>
        <w:rPr>
          <w:noProof/>
        </w:rPr>
        <w:lastRenderedPageBreak/>
        <w:drawing>
          <wp:inline distT="0" distB="0" distL="0" distR="0" wp14:anchorId="576CC28A" wp14:editId="02700DBD">
            <wp:extent cx="4476750" cy="4827270"/>
            <wp:effectExtent l="0" t="0" r="0" b="0"/>
            <wp:docPr id="61" name="Imagen3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39" descr="Interfaz de usuario gráfica, Aplicación&#10;&#10;Descripción generada automáticamente"/>
                    <pic:cNvPicPr>
                      <a:picLocks noChangeAspect="1" noChangeArrowheads="1"/>
                    </pic:cNvPicPr>
                  </pic:nvPicPr>
                  <pic:blipFill>
                    <a:blip r:embed="rId60"/>
                    <a:stretch>
                      <a:fillRect/>
                    </a:stretch>
                  </pic:blipFill>
                  <pic:spPr bwMode="auto">
                    <a:xfrm>
                      <a:off x="0" y="0"/>
                      <a:ext cx="4476750" cy="4827270"/>
                    </a:xfrm>
                    <a:prstGeom prst="rect">
                      <a:avLst/>
                    </a:prstGeom>
                  </pic:spPr>
                </pic:pic>
              </a:graphicData>
            </a:graphic>
          </wp:inline>
        </w:drawing>
      </w:r>
    </w:p>
    <w:p w14:paraId="6C1C1AF8" w14:textId="77777777"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color w:val="BFBFBF" w:themeColor="background1" w:themeShade="BF"/>
          <w:sz w:val="16"/>
          <w:szCs w:val="14"/>
          <w:u w:val="single"/>
        </w:rPr>
        <w:t>Nota: La imagen es exclusivamente de carácter ilustrativo, mas no limitativo.</w:t>
      </w:r>
      <w:r>
        <w:rPr>
          <w:rFonts w:ascii="Montserrat" w:hAnsi="Montserrat" w:cs="Arial"/>
          <w:bCs/>
          <w:i/>
          <w:iCs/>
          <w:color w:val="000000" w:themeColor="text1"/>
          <w:sz w:val="16"/>
          <w:szCs w:val="16"/>
        </w:rPr>
        <w:t xml:space="preserve"> </w:t>
      </w:r>
    </w:p>
    <w:p w14:paraId="731CFC9B" w14:textId="3F22DCF3"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bCs/>
          <w:i/>
          <w:iCs/>
          <w:color w:val="000000" w:themeColor="text1"/>
          <w:sz w:val="16"/>
          <w:szCs w:val="16"/>
        </w:rPr>
        <w:t xml:space="preserve"> </w:t>
      </w:r>
    </w:p>
    <w:p w14:paraId="3A13B13B" w14:textId="77777777" w:rsidR="006A4FDA" w:rsidRDefault="00000000" w:rsidP="00EE421F">
      <w:pPr>
        <w:rPr>
          <w:rFonts w:ascii="Montserrat" w:hAnsi="Montserrat" w:cs="Arial"/>
          <w:b/>
          <w:color w:val="000000" w:themeColor="text1"/>
          <w:sz w:val="20"/>
          <w:szCs w:val="20"/>
        </w:rPr>
      </w:pPr>
      <w:r>
        <w:rPr>
          <w:rFonts w:ascii="Montserrat" w:hAnsi="Montserrat" w:cs="Arial"/>
          <w:bCs/>
          <w:color w:val="000000" w:themeColor="text1"/>
          <w:sz w:val="20"/>
          <w:szCs w:val="20"/>
        </w:rPr>
        <w:t xml:space="preserve">Desplegados los incidentes identificados por el servicio de recepción asíncrono; el PAC podrá descargar el resultado en formato </w:t>
      </w:r>
      <w:r>
        <w:rPr>
          <w:rFonts w:ascii="Montserrat" w:hAnsi="Montserrat" w:cs="Arial"/>
          <w:b/>
          <w:color w:val="000000" w:themeColor="text1"/>
          <w:sz w:val="20"/>
          <w:szCs w:val="20"/>
        </w:rPr>
        <w:t>CSV</w:t>
      </w:r>
      <w:bookmarkStart w:id="455" w:name="_Hlk115791748"/>
      <w:r>
        <w:rPr>
          <w:rFonts w:ascii="Montserrat" w:hAnsi="Montserrat" w:cs="Arial"/>
          <w:b/>
          <w:color w:val="000000" w:themeColor="text1"/>
          <w:sz w:val="20"/>
          <w:szCs w:val="20"/>
        </w:rPr>
        <w:t>, JSON o cualquier otro archivo de intercambio</w:t>
      </w:r>
      <w:r>
        <w:rPr>
          <w:rFonts w:ascii="Montserrat" w:hAnsi="Montserrat" w:cs="Arial"/>
          <w:bCs/>
          <w:color w:val="000000" w:themeColor="text1"/>
          <w:sz w:val="20"/>
          <w:szCs w:val="20"/>
        </w:rPr>
        <w:t xml:space="preserve"> </w:t>
      </w:r>
      <w:r>
        <w:rPr>
          <w:rFonts w:ascii="Montserrat" w:hAnsi="Montserrat" w:cs="Arial"/>
          <w:b/>
          <w:bCs/>
          <w:color w:val="000000" w:themeColor="text1"/>
          <w:sz w:val="20"/>
          <w:szCs w:val="20"/>
        </w:rPr>
        <w:t>de información</w:t>
      </w:r>
      <w:r>
        <w:rPr>
          <w:rFonts w:ascii="Montserrat" w:hAnsi="Montserrat" w:cs="Arial"/>
          <w:b/>
          <w:color w:val="000000" w:themeColor="text1"/>
          <w:sz w:val="20"/>
          <w:szCs w:val="20"/>
        </w:rPr>
        <w:t>.</w:t>
      </w:r>
      <w:bookmarkEnd w:id="455"/>
    </w:p>
    <w:p w14:paraId="20830611"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5D8C87A6"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La información que debe contener el archivo </w:t>
      </w:r>
      <w:r>
        <w:rPr>
          <w:rFonts w:ascii="Montserrat" w:hAnsi="Montserrat" w:cs="Arial"/>
          <w:b/>
          <w:bCs/>
          <w:color w:val="000000" w:themeColor="text1"/>
          <w:sz w:val="20"/>
          <w:szCs w:val="20"/>
        </w:rPr>
        <w:t xml:space="preserve">CSV, </w:t>
      </w:r>
      <w:r>
        <w:rPr>
          <w:rFonts w:ascii="Montserrat" w:hAnsi="Montserrat" w:cs="Arial"/>
          <w:b/>
          <w:color w:val="000000" w:themeColor="text1"/>
          <w:sz w:val="20"/>
          <w:szCs w:val="20"/>
        </w:rPr>
        <w:t>JSON o archivo de intercambio</w:t>
      </w:r>
      <w:r>
        <w:rPr>
          <w:rFonts w:ascii="Montserrat" w:hAnsi="Montserrat" w:cs="Arial"/>
          <w:bCs/>
          <w:color w:val="000000" w:themeColor="text1"/>
          <w:sz w:val="20"/>
          <w:szCs w:val="20"/>
        </w:rPr>
        <w:t xml:space="preserve"> </w:t>
      </w:r>
      <w:r>
        <w:rPr>
          <w:rFonts w:ascii="Montserrat" w:hAnsi="Montserrat" w:cs="Arial"/>
          <w:b/>
          <w:bCs/>
          <w:color w:val="000000" w:themeColor="text1"/>
          <w:sz w:val="20"/>
          <w:szCs w:val="20"/>
        </w:rPr>
        <w:t>de información</w:t>
      </w:r>
      <w:r>
        <w:rPr>
          <w:rFonts w:ascii="Montserrat" w:hAnsi="Montserrat" w:cs="Arial"/>
          <w:bCs/>
          <w:color w:val="000000" w:themeColor="text1"/>
          <w:sz w:val="20"/>
          <w:szCs w:val="20"/>
        </w:rPr>
        <w:t>, es la siguiente:</w:t>
      </w:r>
    </w:p>
    <w:p w14:paraId="733CE476"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0215780F" w14:textId="77777777" w:rsidR="006A4FDA" w:rsidRDefault="00000000">
      <w:pPr>
        <w:pStyle w:val="Prrafodelista"/>
        <w:numPr>
          <w:ilvl w:val="0"/>
          <w:numId w:val="38"/>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RFC PAC </w:t>
      </w:r>
    </w:p>
    <w:p w14:paraId="0CAB8E3A" w14:textId="77777777" w:rsidR="006A4FDA" w:rsidRDefault="00000000">
      <w:pPr>
        <w:pStyle w:val="Prrafodelista"/>
        <w:numPr>
          <w:ilvl w:val="0"/>
          <w:numId w:val="39"/>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Fecha de Recepción </w:t>
      </w:r>
    </w:p>
    <w:p w14:paraId="2C7BF215" w14:textId="77777777" w:rsidR="006A4FDA" w:rsidRDefault="00000000">
      <w:pPr>
        <w:pStyle w:val="Prrafodelista"/>
        <w:numPr>
          <w:ilvl w:val="0"/>
          <w:numId w:val="40"/>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Folio Fiscal </w:t>
      </w:r>
    </w:p>
    <w:p w14:paraId="2A02E424" w14:textId="77777777" w:rsidR="006A4FDA" w:rsidRDefault="00000000">
      <w:pPr>
        <w:pStyle w:val="Prrafodelista"/>
        <w:numPr>
          <w:ilvl w:val="0"/>
          <w:numId w:val="41"/>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Nodo Incidencia</w:t>
      </w:r>
    </w:p>
    <w:p w14:paraId="4BF6FF79" w14:textId="77777777" w:rsidR="006A4FDA" w:rsidRDefault="00000000">
      <w:pPr>
        <w:pStyle w:val="Prrafodelista"/>
        <w:numPr>
          <w:ilvl w:val="0"/>
          <w:numId w:val="42"/>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Clave Incidencia </w:t>
      </w:r>
    </w:p>
    <w:p w14:paraId="5DB3A49A" w14:textId="77777777" w:rsidR="006A4FDA" w:rsidRDefault="00000000">
      <w:pPr>
        <w:pStyle w:val="Prrafodelista"/>
        <w:numPr>
          <w:ilvl w:val="0"/>
          <w:numId w:val="43"/>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Descripción del incidente</w:t>
      </w:r>
    </w:p>
    <w:p w14:paraId="5C9F5582" w14:textId="77777777" w:rsidR="006A4FDA" w:rsidRDefault="006A4FDA">
      <w:pPr>
        <w:pStyle w:val="Prrafodelista"/>
        <w:numPr>
          <w:ilvl w:val="0"/>
          <w:numId w:val="44"/>
        </w:numPr>
        <w:tabs>
          <w:tab w:val="left" w:pos="5460"/>
        </w:tabs>
        <w:spacing w:line="276" w:lineRule="auto"/>
        <w:jc w:val="both"/>
        <w:rPr>
          <w:rFonts w:ascii="Montserrat" w:hAnsi="Montserrat" w:cs="Arial"/>
          <w:b/>
          <w:color w:val="000000" w:themeColor="text1"/>
          <w:sz w:val="20"/>
          <w:szCs w:val="20"/>
        </w:rPr>
      </w:pPr>
    </w:p>
    <w:p w14:paraId="07B46272" w14:textId="1B8BCE5A" w:rsidR="006A4FDA" w:rsidRDefault="00000000">
      <w:pPr>
        <w:tabs>
          <w:tab w:val="left" w:pos="5460"/>
        </w:tabs>
        <w:spacing w:line="276" w:lineRule="auto"/>
        <w:rPr>
          <w:rFonts w:ascii="Montserrat" w:hAnsi="Montserrat" w:cs="Arial"/>
          <w:bCs/>
          <w:color w:val="000000" w:themeColor="text1"/>
          <w:sz w:val="20"/>
          <w:szCs w:val="20"/>
        </w:rPr>
      </w:pPr>
      <w:r>
        <w:rPr>
          <w:noProof/>
        </w:rPr>
        <w:drawing>
          <wp:inline distT="0" distB="0" distL="0" distR="0" wp14:anchorId="1FCBCAD4" wp14:editId="6830DF36">
            <wp:extent cx="5612130" cy="1094740"/>
            <wp:effectExtent l="0" t="0" r="0" b="0"/>
            <wp:docPr id="6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27"/>
                    <pic:cNvPicPr>
                      <a:picLocks noChangeAspect="1" noChangeArrowheads="1"/>
                    </pic:cNvPicPr>
                  </pic:nvPicPr>
                  <pic:blipFill>
                    <a:blip r:embed="rId61"/>
                    <a:stretch>
                      <a:fillRect/>
                    </a:stretch>
                  </pic:blipFill>
                  <pic:spPr bwMode="auto">
                    <a:xfrm>
                      <a:off x="0" y="0"/>
                      <a:ext cx="5612130" cy="1094740"/>
                    </a:xfrm>
                    <a:prstGeom prst="rect">
                      <a:avLst/>
                    </a:prstGeom>
                  </pic:spPr>
                </pic:pic>
              </a:graphicData>
            </a:graphic>
          </wp:inline>
        </w:drawing>
      </w:r>
      <w:r>
        <w:rPr>
          <w:rFonts w:ascii="Montserrat" w:hAnsi="Montserrat" w:cs="Arial"/>
          <w:color w:val="BFBFBF" w:themeColor="background1" w:themeShade="BF"/>
          <w:sz w:val="16"/>
          <w:szCs w:val="14"/>
          <w:u w:val="single"/>
        </w:rPr>
        <w:t>Nota: La imagen es exclusivamente de carácter ilustrativo, mas no limitativo.</w:t>
      </w:r>
      <w:r>
        <w:rPr>
          <w:rFonts w:ascii="Montserrat" w:hAnsi="Montserrat" w:cs="Arial"/>
          <w:bCs/>
          <w:i/>
          <w:iCs/>
          <w:color w:val="000000" w:themeColor="text1"/>
          <w:sz w:val="16"/>
          <w:szCs w:val="16"/>
        </w:rPr>
        <w:t xml:space="preserve"> </w:t>
      </w:r>
    </w:p>
    <w:p w14:paraId="407661C2" w14:textId="3A043FCD"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bCs/>
          <w:i/>
          <w:iCs/>
          <w:color w:val="000000" w:themeColor="text1"/>
          <w:sz w:val="16"/>
          <w:szCs w:val="16"/>
        </w:rPr>
        <w:t xml:space="preserve"> </w:t>
      </w:r>
    </w:p>
    <w:p w14:paraId="18912A84" w14:textId="77777777" w:rsidR="006A4FDA" w:rsidRDefault="00000000">
      <w:pPr>
        <w:pStyle w:val="Prrafodelista"/>
        <w:numPr>
          <w:ilvl w:val="0"/>
          <w:numId w:val="29"/>
        </w:numPr>
        <w:tabs>
          <w:tab w:val="left" w:pos="5460"/>
        </w:tabs>
        <w:spacing w:line="276" w:lineRule="auto"/>
        <w:jc w:val="both"/>
        <w:outlineLvl w:val="2"/>
        <w:rPr>
          <w:rFonts w:ascii="Montserrat" w:hAnsi="Montserrat" w:cs="Arial"/>
          <w:b/>
          <w:color w:val="000000" w:themeColor="text1"/>
          <w:sz w:val="20"/>
          <w:szCs w:val="20"/>
          <w:u w:val="single"/>
        </w:rPr>
      </w:pPr>
      <w:bookmarkStart w:id="456" w:name="_Hlk115792263"/>
      <w:bookmarkStart w:id="457" w:name="_Toc177657333"/>
      <w:r>
        <w:rPr>
          <w:rFonts w:ascii="Montserrat" w:hAnsi="Montserrat" w:cs="Arial"/>
          <w:b/>
          <w:color w:val="000000" w:themeColor="text1"/>
          <w:sz w:val="20"/>
          <w:szCs w:val="20"/>
          <w:u w:val="single"/>
        </w:rPr>
        <w:t xml:space="preserve">Incidentes Validaciones Adicionales - </w:t>
      </w:r>
      <w:r w:rsidRPr="00EE421F">
        <w:rPr>
          <w:rFonts w:ascii="Montserrat" w:hAnsi="Montserrat" w:cs="Arial"/>
          <w:b/>
          <w:color w:val="000000" w:themeColor="text1"/>
          <w:sz w:val="20"/>
          <w:szCs w:val="20"/>
          <w:u w:val="single"/>
        </w:rPr>
        <w:t>Consulta por Fecha</w:t>
      </w:r>
      <w:bookmarkEnd w:id="456"/>
      <w:bookmarkEnd w:id="457"/>
    </w:p>
    <w:p w14:paraId="1418D808" w14:textId="77777777" w:rsidR="006A4FDA" w:rsidRDefault="006A4FDA">
      <w:pPr>
        <w:tabs>
          <w:tab w:val="left" w:pos="5460"/>
        </w:tabs>
        <w:spacing w:line="276" w:lineRule="auto"/>
        <w:ind w:left="720"/>
        <w:jc w:val="both"/>
        <w:rPr>
          <w:rFonts w:ascii="Montserrat" w:hAnsi="Montserrat" w:cs="Arial"/>
          <w:b/>
          <w:color w:val="000000" w:themeColor="text1"/>
          <w:sz w:val="20"/>
          <w:szCs w:val="20"/>
          <w:highlight w:val="yellow"/>
        </w:rPr>
      </w:pPr>
    </w:p>
    <w:p w14:paraId="182468BA" w14:textId="77777777" w:rsidR="006A4FDA" w:rsidRDefault="00000000" w:rsidP="00EE421F">
      <w:pPr>
        <w:rPr>
          <w:rFonts w:ascii="Montserrat" w:hAnsi="Montserrat" w:cs="Arial"/>
          <w:bCs/>
          <w:color w:val="000000" w:themeColor="text1"/>
          <w:sz w:val="20"/>
          <w:szCs w:val="20"/>
        </w:rPr>
      </w:pPr>
      <w:bookmarkStart w:id="458" w:name="_Hlk112063325"/>
      <w:r>
        <w:rPr>
          <w:rFonts w:ascii="Montserrat" w:hAnsi="Montserrat" w:cs="Arial"/>
          <w:bCs/>
          <w:color w:val="000000" w:themeColor="text1"/>
          <w:sz w:val="20"/>
          <w:szCs w:val="20"/>
        </w:rPr>
        <w:t>Cuando el PAC</w:t>
      </w:r>
      <w:r>
        <w:rPr>
          <w:rFonts w:ascii="Montserrat" w:hAnsi="Montserrat" w:cs="Arial"/>
          <w:b/>
          <w:color w:val="000000" w:themeColor="text1"/>
          <w:sz w:val="20"/>
          <w:szCs w:val="20"/>
        </w:rPr>
        <w:t xml:space="preserve"> </w:t>
      </w:r>
      <w:r>
        <w:rPr>
          <w:rFonts w:ascii="Montserrat" w:hAnsi="Montserrat" w:cs="Arial"/>
          <w:bCs/>
          <w:color w:val="000000" w:themeColor="text1"/>
          <w:sz w:val="20"/>
          <w:szCs w:val="20"/>
        </w:rPr>
        <w:t xml:space="preserve">seleccione el </w:t>
      </w:r>
      <w:r>
        <w:rPr>
          <w:rFonts w:ascii="Montserrat" w:hAnsi="Montserrat" w:cs="Arial"/>
          <w:b/>
          <w:bCs/>
          <w:color w:val="000000" w:themeColor="text1"/>
          <w:sz w:val="20"/>
          <w:szCs w:val="20"/>
        </w:rPr>
        <w:t>bullet</w:t>
      </w:r>
      <w:r>
        <w:rPr>
          <w:rFonts w:ascii="Montserrat" w:hAnsi="Montserrat" w:cs="Arial"/>
          <w:bCs/>
          <w:color w:val="000000" w:themeColor="text1"/>
          <w:sz w:val="20"/>
          <w:szCs w:val="20"/>
        </w:rPr>
        <w:t xml:space="preserve"> de Fecha, se requiere habilitar el calendario de </w:t>
      </w:r>
      <w:r>
        <w:rPr>
          <w:rFonts w:ascii="Montserrat" w:hAnsi="Montserrat" w:cs="Arial"/>
          <w:b/>
          <w:bCs/>
          <w:color w:val="000000" w:themeColor="text1"/>
          <w:sz w:val="20"/>
          <w:szCs w:val="20"/>
        </w:rPr>
        <w:t xml:space="preserve">Fecha Inicial </w:t>
      </w:r>
      <w:r>
        <w:rPr>
          <w:rFonts w:ascii="Montserrat" w:hAnsi="Montserrat" w:cs="Arial"/>
          <w:b/>
          <w:color w:val="000000" w:themeColor="text1"/>
          <w:sz w:val="20"/>
          <w:szCs w:val="20"/>
        </w:rPr>
        <w:t>de Recepción</w:t>
      </w:r>
      <w:r>
        <w:rPr>
          <w:rFonts w:ascii="Montserrat" w:hAnsi="Montserrat" w:cs="Arial"/>
          <w:b/>
          <w:bCs/>
          <w:color w:val="000000" w:themeColor="text1"/>
          <w:sz w:val="20"/>
          <w:szCs w:val="20"/>
        </w:rPr>
        <w:t xml:space="preserve">, Fecha Final </w:t>
      </w:r>
      <w:r>
        <w:rPr>
          <w:rFonts w:ascii="Montserrat" w:hAnsi="Montserrat" w:cs="Arial"/>
          <w:b/>
          <w:color w:val="000000" w:themeColor="text1"/>
          <w:sz w:val="20"/>
          <w:szCs w:val="20"/>
        </w:rPr>
        <w:t>de Recepción</w:t>
      </w:r>
      <w:r>
        <w:rPr>
          <w:rFonts w:ascii="Montserrat" w:hAnsi="Montserrat" w:cs="Arial"/>
          <w:bCs/>
          <w:color w:val="000000" w:themeColor="text1"/>
          <w:sz w:val="20"/>
          <w:szCs w:val="20"/>
        </w:rPr>
        <w:t xml:space="preserve"> y el campo </w:t>
      </w:r>
      <w:r>
        <w:rPr>
          <w:rFonts w:ascii="Montserrat" w:hAnsi="Montserrat" w:cs="Arial"/>
          <w:b/>
          <w:bCs/>
          <w:color w:val="000000" w:themeColor="text1"/>
          <w:sz w:val="20"/>
          <w:szCs w:val="20"/>
        </w:rPr>
        <w:t>Versión del comprobante</w:t>
      </w:r>
      <w:r>
        <w:rPr>
          <w:rFonts w:ascii="Montserrat" w:hAnsi="Montserrat" w:cs="Arial"/>
          <w:bCs/>
          <w:color w:val="000000" w:themeColor="text1"/>
          <w:sz w:val="20"/>
          <w:szCs w:val="20"/>
        </w:rPr>
        <w:t xml:space="preserve">, y deshabilitado el campo </w:t>
      </w:r>
      <w:r>
        <w:rPr>
          <w:rFonts w:ascii="Montserrat" w:hAnsi="Montserrat" w:cs="Arial"/>
          <w:b/>
          <w:color w:val="000000" w:themeColor="text1"/>
          <w:sz w:val="20"/>
          <w:szCs w:val="20"/>
        </w:rPr>
        <w:t>Folio Fiscal</w:t>
      </w:r>
      <w:r>
        <w:rPr>
          <w:rFonts w:ascii="Montserrat" w:hAnsi="Montserrat" w:cs="Arial"/>
          <w:bCs/>
          <w:color w:val="000000" w:themeColor="text1"/>
          <w:sz w:val="20"/>
          <w:szCs w:val="20"/>
        </w:rPr>
        <w:t xml:space="preserve"> se incorpora la </w:t>
      </w:r>
      <w:r>
        <w:rPr>
          <w:rFonts w:ascii="Montserrat" w:hAnsi="Montserrat" w:cs="Arial"/>
          <w:b/>
          <w:color w:val="000000" w:themeColor="text1"/>
          <w:sz w:val="20"/>
          <w:szCs w:val="20"/>
        </w:rPr>
        <w:t>imagen 10</w:t>
      </w:r>
      <w:r>
        <w:rPr>
          <w:rFonts w:ascii="Montserrat" w:hAnsi="Montserrat" w:cs="Arial"/>
          <w:bCs/>
          <w:color w:val="000000" w:themeColor="text1"/>
          <w:sz w:val="20"/>
          <w:szCs w:val="20"/>
        </w:rPr>
        <w:t xml:space="preserve"> como propuesta de pantalla. </w:t>
      </w:r>
      <w:bookmarkEnd w:id="458"/>
    </w:p>
    <w:p w14:paraId="47D2556D"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6B2416BA" w14:textId="77777777" w:rsidR="006A4FDA" w:rsidRDefault="00000000" w:rsidP="00EE421F">
      <w:pPr>
        <w:rPr>
          <w:rFonts w:ascii="Montserrat" w:hAnsi="Montserrat" w:cs="Arial"/>
          <w:bCs/>
          <w:color w:val="000000" w:themeColor="text1"/>
          <w:sz w:val="20"/>
          <w:szCs w:val="20"/>
        </w:rPr>
      </w:pPr>
      <w:bookmarkStart w:id="459" w:name="_Hlk112063571"/>
      <w:r>
        <w:rPr>
          <w:rFonts w:ascii="Montserrat" w:hAnsi="Montserrat" w:cs="Arial"/>
          <w:bCs/>
          <w:color w:val="000000" w:themeColor="text1"/>
          <w:sz w:val="20"/>
          <w:szCs w:val="20"/>
        </w:rPr>
        <w:t>La consulta por fecha, no deberá ser mayor a un mes. Por defecto, el valor que se mostrará en ambas fechas será del día en que el Usuario de Negocio ingresa.</w:t>
      </w:r>
    </w:p>
    <w:p w14:paraId="6288DF7F" w14:textId="77777777" w:rsidR="006A4FDA" w:rsidRDefault="006A4FDA">
      <w:pPr>
        <w:tabs>
          <w:tab w:val="left" w:pos="5460"/>
        </w:tabs>
        <w:spacing w:line="276" w:lineRule="auto"/>
        <w:ind w:left="720" w:firstLine="720"/>
        <w:jc w:val="both"/>
        <w:rPr>
          <w:rFonts w:ascii="Montserrat" w:hAnsi="Montserrat" w:cs="Arial"/>
          <w:b/>
          <w:color w:val="000000" w:themeColor="text1"/>
          <w:sz w:val="20"/>
          <w:szCs w:val="20"/>
          <w:highlight w:val="yellow"/>
        </w:rPr>
      </w:pPr>
    </w:p>
    <w:p w14:paraId="37F2E3C7" w14:textId="77777777" w:rsidR="006A4FDA" w:rsidRDefault="00000000" w:rsidP="00EE421F">
      <w:pPr>
        <w:rPr>
          <w:rFonts w:ascii="Montserrat" w:hAnsi="Montserrat" w:cs="Arial"/>
          <w:color w:val="000000" w:themeColor="text1"/>
          <w:sz w:val="20"/>
          <w:szCs w:val="20"/>
        </w:rPr>
      </w:pPr>
      <w:r>
        <w:rPr>
          <w:rFonts w:ascii="Montserrat" w:hAnsi="Montserrat" w:cs="Arial"/>
          <w:bCs/>
          <w:color w:val="000000" w:themeColor="text1"/>
          <w:sz w:val="20"/>
          <w:szCs w:val="20"/>
        </w:rPr>
        <w:t xml:space="preserve">Cabe mencionar que el valor por defecto y único (hasta el momento) del campo </w:t>
      </w:r>
      <w:r>
        <w:rPr>
          <w:rFonts w:ascii="Montserrat" w:hAnsi="Montserrat" w:cs="Arial"/>
          <w:b/>
          <w:bCs/>
          <w:color w:val="000000" w:themeColor="text1"/>
          <w:sz w:val="20"/>
          <w:szCs w:val="20"/>
        </w:rPr>
        <w:t>Versión del Comprobante</w:t>
      </w:r>
      <w:r>
        <w:rPr>
          <w:rFonts w:ascii="Montserrat" w:hAnsi="Montserrat" w:cs="Arial"/>
          <w:color w:val="000000" w:themeColor="text1"/>
          <w:sz w:val="20"/>
          <w:szCs w:val="20"/>
        </w:rPr>
        <w:t>, debe ser 4.0 cuando se realicen consultas de comprobantes de CFDI y 2.0 cuando se realicen consultas de comprobantes CFDI de Retenciones.</w:t>
      </w:r>
      <w:bookmarkEnd w:id="459"/>
    </w:p>
    <w:p w14:paraId="7C191E8F" w14:textId="77777777" w:rsidR="006A4FDA" w:rsidRDefault="006A4FDA">
      <w:pPr>
        <w:tabs>
          <w:tab w:val="left" w:pos="5460"/>
        </w:tabs>
        <w:spacing w:line="276" w:lineRule="auto"/>
        <w:jc w:val="both"/>
        <w:rPr>
          <w:rFonts w:ascii="Montserrat" w:hAnsi="Montserrat" w:cs="Arial"/>
          <w:b/>
          <w:color w:val="000000" w:themeColor="text1"/>
          <w:sz w:val="20"/>
          <w:szCs w:val="20"/>
          <w:highlight w:val="yellow"/>
        </w:rPr>
      </w:pPr>
    </w:p>
    <w:p w14:paraId="6AB648E9" w14:textId="77777777" w:rsidR="006A4FDA" w:rsidRDefault="00000000" w:rsidP="00EE421F">
      <w:pPr>
        <w:rPr>
          <w:rFonts w:ascii="Montserrat" w:hAnsi="Montserrat" w:cs="Arial"/>
          <w:b/>
          <w:color w:val="000000" w:themeColor="text1"/>
          <w:sz w:val="20"/>
          <w:szCs w:val="20"/>
        </w:rPr>
      </w:pPr>
      <w:r>
        <w:rPr>
          <w:rFonts w:ascii="Montserrat" w:hAnsi="Montserrat" w:cs="Arial"/>
          <w:b/>
          <w:color w:val="000000" w:themeColor="text1"/>
          <w:sz w:val="20"/>
          <w:szCs w:val="20"/>
        </w:rPr>
        <w:t>Validaciones de consulta por Fecha y Versión:</w:t>
      </w:r>
    </w:p>
    <w:p w14:paraId="6E180150" w14:textId="77777777" w:rsidR="006A4FDA" w:rsidRDefault="00000000" w:rsidP="00EE421F">
      <w:pPr>
        <w:pStyle w:val="Prrafodelista"/>
        <w:numPr>
          <w:ilvl w:val="0"/>
          <w:numId w:val="11"/>
        </w:numPr>
        <w:tabs>
          <w:tab w:val="left" w:pos="5460"/>
        </w:tabs>
        <w:spacing w:line="276" w:lineRule="auto"/>
        <w:ind w:left="1134" w:hanging="425"/>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Cuando no se ingrese </w:t>
      </w:r>
      <w:r>
        <w:rPr>
          <w:rFonts w:ascii="Montserrat" w:hAnsi="Montserrat"/>
          <w:color w:val="000000" w:themeColor="text1"/>
          <w:sz w:val="20"/>
        </w:rPr>
        <w:t>la</w:t>
      </w:r>
      <w:r>
        <w:rPr>
          <w:rFonts w:ascii="Montserrat" w:hAnsi="Montserrat" w:cs="Arial"/>
          <w:b/>
          <w:color w:val="000000" w:themeColor="text1"/>
          <w:sz w:val="20"/>
          <w:szCs w:val="20"/>
        </w:rPr>
        <w:t xml:space="preserve"> Fecha Inicial de Recepción</w:t>
      </w:r>
      <w:r>
        <w:rPr>
          <w:rFonts w:ascii="Montserrat" w:hAnsi="Montserrat" w:cs="Arial"/>
          <w:bCs/>
          <w:color w:val="000000" w:themeColor="text1"/>
          <w:sz w:val="20"/>
          <w:szCs w:val="20"/>
        </w:rPr>
        <w:t xml:space="preserve"> o la </w:t>
      </w:r>
      <w:r>
        <w:rPr>
          <w:rFonts w:ascii="Montserrat" w:hAnsi="Montserrat" w:cs="Arial"/>
          <w:b/>
          <w:color w:val="000000" w:themeColor="text1"/>
          <w:sz w:val="20"/>
          <w:szCs w:val="20"/>
        </w:rPr>
        <w:t>Fecha Final de Recepción</w:t>
      </w:r>
      <w:r>
        <w:rPr>
          <w:rFonts w:ascii="Montserrat" w:hAnsi="Montserrat" w:cs="Arial"/>
          <w:bCs/>
          <w:color w:val="000000" w:themeColor="text1"/>
          <w:sz w:val="20"/>
          <w:szCs w:val="20"/>
        </w:rPr>
        <w:t xml:space="preserve"> y </w:t>
      </w:r>
      <w:r>
        <w:rPr>
          <w:rFonts w:ascii="Montserrat" w:hAnsi="Montserrat" w:cs="Arial"/>
          <w:color w:val="000000" w:themeColor="text1"/>
          <w:sz w:val="20"/>
          <w:szCs w:val="20"/>
        </w:rPr>
        <w:t>se seleccione el botón</w:t>
      </w:r>
      <w:r>
        <w:rPr>
          <w:rFonts w:ascii="Montserrat" w:hAnsi="Montserrat" w:cs="Arial"/>
          <w:b/>
          <w:color w:val="000000" w:themeColor="text1"/>
          <w:sz w:val="20"/>
          <w:szCs w:val="20"/>
        </w:rPr>
        <w:t xml:space="preserve"> “Consultar Incidentes”, </w:t>
      </w:r>
      <w:r>
        <w:rPr>
          <w:rFonts w:ascii="Montserrat" w:hAnsi="Montserrat" w:cs="Arial"/>
          <w:color w:val="000000" w:themeColor="text1"/>
          <w:sz w:val="20"/>
          <w:szCs w:val="20"/>
        </w:rPr>
        <w:t>el aplicativo deberá</w:t>
      </w:r>
      <w:r>
        <w:rPr>
          <w:rFonts w:ascii="Montserrat" w:hAnsi="Montserrat" w:cs="Arial"/>
          <w:bCs/>
          <w:color w:val="000000" w:themeColor="text1"/>
          <w:sz w:val="20"/>
          <w:szCs w:val="20"/>
        </w:rPr>
        <w:t xml:space="preserve"> mostrar los siguientes mensajes según corresponda:</w:t>
      </w:r>
    </w:p>
    <w:p w14:paraId="29F73EC5" w14:textId="77777777" w:rsidR="006A4FDA" w:rsidRDefault="00000000">
      <w:pPr>
        <w:pStyle w:val="Prrafodelista"/>
        <w:numPr>
          <w:ilvl w:val="0"/>
          <w:numId w:val="8"/>
        </w:numPr>
        <w:tabs>
          <w:tab w:val="left" w:pos="5460"/>
        </w:tabs>
        <w:spacing w:line="276" w:lineRule="auto"/>
        <w:contextualSpacing w:val="0"/>
        <w:jc w:val="both"/>
        <w:rPr>
          <w:rFonts w:ascii="Montserrat" w:hAnsi="Montserrat" w:cs="Arial"/>
          <w:bCs/>
          <w:color w:val="000000" w:themeColor="text1"/>
          <w:sz w:val="20"/>
          <w:szCs w:val="20"/>
        </w:rPr>
      </w:pPr>
      <w:r w:rsidRPr="00EE421F">
        <w:rPr>
          <w:rFonts w:ascii="Montserrat" w:hAnsi="Montserrat" w:cs="Arial"/>
          <w:b/>
          <w:color w:val="000000" w:themeColor="text1"/>
          <w:sz w:val="20"/>
          <w:szCs w:val="20"/>
          <w:shd w:val="clear" w:color="auto" w:fill="F2DBDB"/>
        </w:rPr>
        <w:t>ERROR:</w:t>
      </w:r>
      <w:r w:rsidRPr="00EE421F">
        <w:rPr>
          <w:rFonts w:ascii="Montserrat" w:hAnsi="Montserrat" w:cs="Arial"/>
          <w:bCs/>
          <w:color w:val="000000" w:themeColor="text1"/>
          <w:sz w:val="20"/>
          <w:szCs w:val="20"/>
          <w:shd w:val="clear" w:color="auto" w:fill="F2DBDB"/>
        </w:rPr>
        <w:t xml:space="preserve"> Favor de proporcionar la fecha inicial de recepción</w:t>
      </w:r>
      <w:r>
        <w:rPr>
          <w:rFonts w:ascii="Montserrat" w:hAnsi="Montserrat" w:cs="Arial"/>
          <w:bCs/>
          <w:color w:val="000000" w:themeColor="text1"/>
          <w:sz w:val="20"/>
          <w:szCs w:val="20"/>
          <w:shd w:val="clear" w:color="auto" w:fill="FFFFFF"/>
        </w:rPr>
        <w:t>.</w:t>
      </w:r>
    </w:p>
    <w:p w14:paraId="0D2FC3D7" w14:textId="77777777" w:rsidR="006A4FDA" w:rsidRDefault="00000000">
      <w:pPr>
        <w:pStyle w:val="Prrafodelista"/>
        <w:numPr>
          <w:ilvl w:val="0"/>
          <w:numId w:val="8"/>
        </w:numPr>
        <w:tabs>
          <w:tab w:val="left" w:pos="5460"/>
        </w:tabs>
        <w:spacing w:line="276" w:lineRule="auto"/>
        <w:contextualSpacing w:val="0"/>
        <w:jc w:val="both"/>
        <w:rPr>
          <w:rFonts w:ascii="Montserrat" w:hAnsi="Montserrat" w:cs="Arial"/>
          <w:bCs/>
          <w:color w:val="000000" w:themeColor="text1"/>
          <w:sz w:val="20"/>
          <w:szCs w:val="20"/>
        </w:rPr>
      </w:pPr>
      <w:r w:rsidRPr="00EE421F">
        <w:rPr>
          <w:rFonts w:ascii="Montserrat" w:hAnsi="Montserrat" w:cs="Arial"/>
          <w:b/>
          <w:color w:val="000000" w:themeColor="text1"/>
          <w:sz w:val="20"/>
          <w:szCs w:val="20"/>
          <w:shd w:val="clear" w:color="auto" w:fill="F2DBDB"/>
        </w:rPr>
        <w:t>ERROR:</w:t>
      </w:r>
      <w:r w:rsidRPr="00EE421F">
        <w:rPr>
          <w:rFonts w:ascii="Montserrat" w:hAnsi="Montserrat" w:cs="Arial"/>
          <w:bCs/>
          <w:color w:val="000000" w:themeColor="text1"/>
          <w:sz w:val="20"/>
          <w:szCs w:val="20"/>
          <w:shd w:val="clear" w:color="auto" w:fill="F2DBDB"/>
        </w:rPr>
        <w:t xml:space="preserve"> Favor de proporcionar la fecha final de recepción</w:t>
      </w:r>
      <w:r>
        <w:rPr>
          <w:rFonts w:ascii="Montserrat" w:hAnsi="Montserrat" w:cs="Arial"/>
          <w:bCs/>
          <w:color w:val="000000" w:themeColor="text1"/>
          <w:sz w:val="20"/>
          <w:szCs w:val="20"/>
        </w:rPr>
        <w:t>.</w:t>
      </w:r>
    </w:p>
    <w:p w14:paraId="7C78D263" w14:textId="77777777" w:rsidR="006A4FDA" w:rsidRDefault="006A4FDA">
      <w:pPr>
        <w:tabs>
          <w:tab w:val="left" w:pos="5460"/>
        </w:tabs>
        <w:spacing w:line="276" w:lineRule="auto"/>
        <w:jc w:val="both"/>
        <w:rPr>
          <w:rFonts w:ascii="Montserrat" w:hAnsi="Montserrat" w:cs="Arial"/>
          <w:bCs/>
          <w:color w:val="000000" w:themeColor="text1"/>
          <w:sz w:val="20"/>
          <w:szCs w:val="20"/>
        </w:rPr>
      </w:pPr>
    </w:p>
    <w:p w14:paraId="422C2483" w14:textId="77777777" w:rsidR="006A4FDA" w:rsidRDefault="00000000" w:rsidP="00EE421F">
      <w:pPr>
        <w:pStyle w:val="Prrafodelista"/>
        <w:numPr>
          <w:ilvl w:val="0"/>
          <w:numId w:val="11"/>
        </w:numPr>
        <w:tabs>
          <w:tab w:val="left" w:pos="5460"/>
        </w:tabs>
        <w:spacing w:line="276" w:lineRule="auto"/>
        <w:ind w:left="1134" w:hanging="425"/>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Cuando en el campo </w:t>
      </w:r>
      <w:r>
        <w:rPr>
          <w:rFonts w:ascii="Montserrat" w:hAnsi="Montserrat" w:cs="Arial"/>
          <w:b/>
          <w:color w:val="000000" w:themeColor="text1"/>
          <w:sz w:val="20"/>
          <w:szCs w:val="20"/>
        </w:rPr>
        <w:t>Versión</w:t>
      </w:r>
      <w:r>
        <w:rPr>
          <w:rFonts w:ascii="Montserrat" w:hAnsi="Montserrat" w:cs="Arial"/>
          <w:bCs/>
          <w:color w:val="000000" w:themeColor="text1"/>
          <w:sz w:val="20"/>
          <w:szCs w:val="20"/>
        </w:rPr>
        <w:t xml:space="preserve"> no se seleccione una opción,</w:t>
      </w:r>
      <w:r>
        <w:rPr>
          <w:rFonts w:ascii="Montserrat" w:hAnsi="Montserrat" w:cs="Arial"/>
          <w:color w:val="000000" w:themeColor="text1"/>
          <w:sz w:val="20"/>
          <w:szCs w:val="20"/>
        </w:rPr>
        <w:t xml:space="preserve"> y se seleccione el botón</w:t>
      </w:r>
      <w:r>
        <w:rPr>
          <w:rFonts w:ascii="Montserrat" w:hAnsi="Montserrat" w:cs="Arial"/>
          <w:b/>
          <w:color w:val="000000" w:themeColor="text1"/>
          <w:sz w:val="20"/>
          <w:szCs w:val="20"/>
        </w:rPr>
        <w:t xml:space="preserve"> “Consultar Incidentes”</w:t>
      </w:r>
      <w:r>
        <w:rPr>
          <w:rFonts w:ascii="Montserrat" w:hAnsi="Montserrat" w:cs="Arial"/>
          <w:color w:val="000000" w:themeColor="text1"/>
          <w:sz w:val="20"/>
          <w:szCs w:val="20"/>
        </w:rPr>
        <w:t>, el aplicativo</w:t>
      </w:r>
      <w:r>
        <w:rPr>
          <w:rFonts w:ascii="Montserrat" w:hAnsi="Montserrat" w:cs="Arial"/>
          <w:bCs/>
          <w:color w:val="000000" w:themeColor="text1"/>
          <w:sz w:val="20"/>
          <w:szCs w:val="20"/>
        </w:rPr>
        <w:t xml:space="preserve"> deberá mostrar el siguiente mensaje:</w:t>
      </w:r>
    </w:p>
    <w:p w14:paraId="32819BDE" w14:textId="77777777" w:rsidR="006A4FDA" w:rsidRDefault="00000000">
      <w:pPr>
        <w:pStyle w:val="Prrafodelista"/>
        <w:numPr>
          <w:ilvl w:val="1"/>
          <w:numId w:val="11"/>
        </w:numPr>
        <w:tabs>
          <w:tab w:val="left" w:pos="5460"/>
        </w:tabs>
        <w:spacing w:line="276" w:lineRule="auto"/>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 </w:t>
      </w:r>
      <w:r w:rsidRPr="00EE421F">
        <w:rPr>
          <w:rFonts w:ascii="Montserrat" w:hAnsi="Montserrat" w:cs="Arial"/>
          <w:bCs/>
          <w:color w:val="000000" w:themeColor="text1"/>
          <w:sz w:val="20"/>
          <w:szCs w:val="20"/>
          <w:shd w:val="clear" w:color="auto" w:fill="F2DBDB"/>
        </w:rPr>
        <w:t>“</w:t>
      </w:r>
      <w:r w:rsidRPr="00EE421F">
        <w:rPr>
          <w:rFonts w:ascii="Montserrat" w:hAnsi="Montserrat" w:cs="Arial"/>
          <w:b/>
          <w:color w:val="000000" w:themeColor="text1"/>
          <w:sz w:val="20"/>
          <w:szCs w:val="20"/>
          <w:shd w:val="clear" w:color="auto" w:fill="F2DBDB"/>
        </w:rPr>
        <w:t xml:space="preserve">ERROR: </w:t>
      </w:r>
      <w:r w:rsidRPr="00EE421F">
        <w:rPr>
          <w:rFonts w:ascii="Montserrat" w:hAnsi="Montserrat" w:cs="Arial"/>
          <w:bCs/>
          <w:color w:val="000000" w:themeColor="text1"/>
          <w:sz w:val="20"/>
          <w:szCs w:val="20"/>
          <w:shd w:val="clear" w:color="auto" w:fill="F2DBDB"/>
        </w:rPr>
        <w:t>Favor de seleccionar la versión de CFDI a consultar”</w:t>
      </w:r>
      <w:r>
        <w:rPr>
          <w:rFonts w:ascii="Montserrat" w:hAnsi="Montserrat" w:cs="Arial"/>
          <w:bCs/>
          <w:color w:val="000000" w:themeColor="text1"/>
          <w:sz w:val="20"/>
          <w:szCs w:val="20"/>
        </w:rPr>
        <w:t xml:space="preserve">. </w:t>
      </w:r>
    </w:p>
    <w:p w14:paraId="31456B2A" w14:textId="77777777" w:rsidR="006A4FDA" w:rsidRDefault="006A4FDA">
      <w:pPr>
        <w:jc w:val="both"/>
        <w:rPr>
          <w:rFonts w:ascii="Montserrat" w:hAnsi="Montserrat" w:cs="Arial"/>
          <w:bCs/>
          <w:color w:val="000000" w:themeColor="text1"/>
          <w:sz w:val="20"/>
          <w:szCs w:val="20"/>
        </w:rPr>
      </w:pPr>
    </w:p>
    <w:p w14:paraId="4F2D0A17" w14:textId="77777777" w:rsidR="006A4FDA" w:rsidRDefault="00000000" w:rsidP="00EE421F">
      <w:pPr>
        <w:pStyle w:val="Prrafodelista"/>
        <w:numPr>
          <w:ilvl w:val="0"/>
          <w:numId w:val="11"/>
        </w:numPr>
        <w:tabs>
          <w:tab w:val="left" w:pos="5460"/>
        </w:tabs>
        <w:spacing w:line="276" w:lineRule="auto"/>
        <w:ind w:left="1134" w:hanging="425"/>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Cuando se ingrese un rango de fecha mayor a un mes, </w:t>
      </w:r>
      <w:r>
        <w:rPr>
          <w:rFonts w:ascii="Montserrat" w:hAnsi="Montserrat" w:cs="Arial"/>
          <w:color w:val="000000" w:themeColor="text1"/>
          <w:sz w:val="20"/>
          <w:szCs w:val="20"/>
        </w:rPr>
        <w:t>y se seleccione el botón</w:t>
      </w:r>
      <w:r>
        <w:rPr>
          <w:rFonts w:ascii="Montserrat" w:hAnsi="Montserrat" w:cs="Arial"/>
          <w:b/>
          <w:color w:val="000000" w:themeColor="text1"/>
          <w:sz w:val="20"/>
          <w:szCs w:val="20"/>
        </w:rPr>
        <w:t xml:space="preserve"> “Consultar Incidentes”, </w:t>
      </w:r>
      <w:r>
        <w:rPr>
          <w:rFonts w:ascii="Montserrat" w:hAnsi="Montserrat" w:cs="Arial"/>
          <w:color w:val="000000" w:themeColor="text1"/>
          <w:sz w:val="20"/>
          <w:szCs w:val="20"/>
        </w:rPr>
        <w:t xml:space="preserve">el aplicativo </w:t>
      </w:r>
      <w:r>
        <w:rPr>
          <w:rFonts w:ascii="Montserrat" w:hAnsi="Montserrat" w:cs="Arial"/>
          <w:bCs/>
          <w:color w:val="000000" w:themeColor="text1"/>
          <w:sz w:val="20"/>
          <w:szCs w:val="20"/>
        </w:rPr>
        <w:t xml:space="preserve">deberá mostrar el </w:t>
      </w:r>
      <w:r>
        <w:rPr>
          <w:rFonts w:ascii="Montserrat" w:hAnsi="Montserrat" w:cs="Arial"/>
          <w:color w:val="000000" w:themeColor="text1"/>
          <w:sz w:val="20"/>
          <w:szCs w:val="20"/>
        </w:rPr>
        <w:t xml:space="preserve">siguiente </w:t>
      </w:r>
      <w:r>
        <w:rPr>
          <w:rFonts w:ascii="Montserrat" w:hAnsi="Montserrat" w:cs="Arial"/>
          <w:bCs/>
          <w:color w:val="000000" w:themeColor="text1"/>
          <w:sz w:val="20"/>
          <w:szCs w:val="20"/>
        </w:rPr>
        <w:t xml:space="preserve">mensaje: </w:t>
      </w:r>
    </w:p>
    <w:p w14:paraId="0DE8FA69" w14:textId="77777777" w:rsidR="006A4FDA" w:rsidRDefault="006A4FDA">
      <w:pPr>
        <w:pStyle w:val="Prrafodelista"/>
        <w:jc w:val="both"/>
        <w:rPr>
          <w:rFonts w:ascii="Montserrat" w:hAnsi="Montserrat" w:cs="Arial"/>
          <w:bCs/>
          <w:color w:val="000000" w:themeColor="text1"/>
          <w:sz w:val="20"/>
          <w:szCs w:val="20"/>
        </w:rPr>
      </w:pPr>
    </w:p>
    <w:p w14:paraId="3DDB50C2" w14:textId="77777777" w:rsidR="006A4FDA" w:rsidRDefault="00000000">
      <w:pPr>
        <w:pStyle w:val="Prrafodelista"/>
        <w:numPr>
          <w:ilvl w:val="1"/>
          <w:numId w:val="11"/>
        </w:numPr>
        <w:tabs>
          <w:tab w:val="left" w:pos="5460"/>
        </w:tabs>
        <w:spacing w:line="276" w:lineRule="auto"/>
        <w:contextualSpacing w:val="0"/>
        <w:jc w:val="both"/>
        <w:rPr>
          <w:rFonts w:ascii="Montserrat" w:hAnsi="Montserrat" w:cs="Arial"/>
          <w:bCs/>
          <w:color w:val="000000" w:themeColor="text1"/>
          <w:sz w:val="20"/>
          <w:szCs w:val="20"/>
        </w:rPr>
      </w:pPr>
      <w:r w:rsidRPr="00EE421F">
        <w:rPr>
          <w:rFonts w:ascii="Montserrat" w:hAnsi="Montserrat" w:cs="Arial"/>
          <w:bCs/>
          <w:color w:val="000000" w:themeColor="text1"/>
          <w:sz w:val="20"/>
          <w:szCs w:val="20"/>
          <w:shd w:val="clear" w:color="auto" w:fill="F2DBDB"/>
        </w:rPr>
        <w:t>“</w:t>
      </w:r>
      <w:r w:rsidRPr="00EE421F">
        <w:rPr>
          <w:rFonts w:ascii="Montserrat" w:hAnsi="Montserrat" w:cs="Arial"/>
          <w:b/>
          <w:color w:val="000000" w:themeColor="text1"/>
          <w:sz w:val="20"/>
          <w:szCs w:val="20"/>
          <w:shd w:val="clear" w:color="auto" w:fill="F2DBDB"/>
        </w:rPr>
        <w:t xml:space="preserve">ERROR: </w:t>
      </w:r>
      <w:r w:rsidRPr="00EE421F">
        <w:rPr>
          <w:rFonts w:ascii="Montserrat" w:hAnsi="Montserrat" w:cs="Arial"/>
          <w:bCs/>
          <w:color w:val="000000" w:themeColor="text1"/>
          <w:sz w:val="20"/>
          <w:szCs w:val="20"/>
          <w:shd w:val="clear" w:color="auto" w:fill="F2DBDB"/>
        </w:rPr>
        <w:t>La consulta no debe ser mayor a un mes”</w:t>
      </w:r>
      <w:r>
        <w:rPr>
          <w:rFonts w:ascii="Montserrat" w:hAnsi="Montserrat" w:cs="Arial"/>
          <w:bCs/>
          <w:color w:val="000000" w:themeColor="text1"/>
          <w:sz w:val="20"/>
          <w:szCs w:val="20"/>
        </w:rPr>
        <w:t>.</w:t>
      </w:r>
    </w:p>
    <w:p w14:paraId="21B5E850" w14:textId="77777777" w:rsidR="006A4FDA" w:rsidRDefault="006A4FDA">
      <w:pPr>
        <w:tabs>
          <w:tab w:val="left" w:pos="5460"/>
        </w:tabs>
        <w:spacing w:line="276" w:lineRule="auto"/>
        <w:ind w:left="720"/>
        <w:jc w:val="both"/>
        <w:rPr>
          <w:rFonts w:ascii="Montserrat" w:hAnsi="Montserrat" w:cs="Arial"/>
          <w:b/>
          <w:color w:val="000000" w:themeColor="text1"/>
          <w:sz w:val="20"/>
          <w:szCs w:val="20"/>
          <w:highlight w:val="yellow"/>
        </w:rPr>
      </w:pPr>
    </w:p>
    <w:p w14:paraId="5A9E03A0"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El resultado de la consulta por Fecha deberá mostrar una tabla con el título “</w:t>
      </w:r>
      <w:r>
        <w:rPr>
          <w:rFonts w:ascii="Montserrat" w:hAnsi="Montserrat" w:cs="Arial"/>
          <w:b/>
          <w:bCs/>
          <w:color w:val="000000" w:themeColor="text1"/>
          <w:sz w:val="20"/>
          <w:szCs w:val="20"/>
        </w:rPr>
        <w:t>Resultado de consulta</w:t>
      </w:r>
      <w:r>
        <w:rPr>
          <w:rFonts w:ascii="Montserrat" w:hAnsi="Montserrat" w:cs="Arial"/>
          <w:bCs/>
          <w:color w:val="000000" w:themeColor="text1"/>
          <w:sz w:val="20"/>
          <w:szCs w:val="20"/>
        </w:rPr>
        <w:t>” y con los siguientes campos:</w:t>
      </w:r>
    </w:p>
    <w:p w14:paraId="7AFE04A9"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7E05CB0A"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t>Nodo incidente</w:t>
      </w:r>
    </w:p>
    <w:p w14:paraId="3F4B4461" w14:textId="77777777" w:rsidR="006A4FDA" w:rsidRDefault="00000000">
      <w:pPr>
        <w:pStyle w:val="Prrafodelista"/>
        <w:numPr>
          <w:ilvl w:val="0"/>
          <w:numId w:val="13"/>
        </w:numPr>
        <w:tabs>
          <w:tab w:val="left" w:pos="5460"/>
        </w:tabs>
        <w:spacing w:line="276" w:lineRule="auto"/>
        <w:contextualSpacing w:val="0"/>
        <w:jc w:val="both"/>
        <w:rPr>
          <w:rFonts w:ascii="Montserrat" w:hAnsi="Montserrat" w:cs="Arial"/>
          <w:b/>
          <w:color w:val="000000" w:themeColor="text1"/>
          <w:sz w:val="20"/>
          <w:szCs w:val="20"/>
        </w:rPr>
      </w:pPr>
      <w:r>
        <w:rPr>
          <w:rFonts w:ascii="Montserrat" w:hAnsi="Montserrat" w:cs="Arial"/>
          <w:b/>
          <w:color w:val="000000" w:themeColor="text1"/>
          <w:sz w:val="20"/>
          <w:szCs w:val="20"/>
        </w:rPr>
        <w:lastRenderedPageBreak/>
        <w:t>Número de incidentes</w:t>
      </w:r>
    </w:p>
    <w:p w14:paraId="458B1FEB" w14:textId="77777777" w:rsidR="006A4FDA" w:rsidRDefault="006A4FDA">
      <w:pPr>
        <w:tabs>
          <w:tab w:val="left" w:pos="5460"/>
        </w:tabs>
        <w:spacing w:line="276" w:lineRule="auto"/>
        <w:ind w:left="720"/>
        <w:jc w:val="both"/>
        <w:rPr>
          <w:rFonts w:ascii="Montserrat" w:hAnsi="Montserrat" w:cs="Arial"/>
          <w:b/>
          <w:color w:val="000000" w:themeColor="text1"/>
          <w:sz w:val="20"/>
          <w:szCs w:val="20"/>
          <w:highlight w:val="yellow"/>
        </w:rPr>
      </w:pPr>
    </w:p>
    <w:p w14:paraId="05545CAE"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Para la descarga del </w:t>
      </w:r>
      <w:r>
        <w:rPr>
          <w:rFonts w:ascii="Montserrat" w:hAnsi="Montserrat" w:cs="Arial"/>
          <w:b/>
          <w:color w:val="000000" w:themeColor="text1"/>
          <w:sz w:val="20"/>
          <w:szCs w:val="20"/>
        </w:rPr>
        <w:t>CSV</w:t>
      </w:r>
      <w:r>
        <w:rPr>
          <w:rFonts w:ascii="Montserrat" w:hAnsi="Montserrat" w:cs="Arial"/>
          <w:bCs/>
          <w:color w:val="000000" w:themeColor="text1"/>
          <w:sz w:val="20"/>
          <w:szCs w:val="20"/>
        </w:rPr>
        <w:t xml:space="preserve">, </w:t>
      </w:r>
      <w:r>
        <w:rPr>
          <w:rFonts w:ascii="Montserrat" w:hAnsi="Montserrat" w:cs="Arial"/>
          <w:b/>
          <w:color w:val="000000" w:themeColor="text1"/>
          <w:sz w:val="20"/>
          <w:szCs w:val="20"/>
        </w:rPr>
        <w:t>JSON o archivo de intercambio</w:t>
      </w:r>
      <w:r>
        <w:rPr>
          <w:rFonts w:ascii="Montserrat" w:hAnsi="Montserrat" w:cs="Arial"/>
          <w:bCs/>
          <w:color w:val="000000" w:themeColor="text1"/>
          <w:sz w:val="20"/>
          <w:szCs w:val="20"/>
        </w:rPr>
        <w:t xml:space="preserve"> </w:t>
      </w:r>
      <w:r>
        <w:rPr>
          <w:rFonts w:ascii="Montserrat" w:hAnsi="Montserrat" w:cs="Arial"/>
          <w:b/>
          <w:bCs/>
          <w:color w:val="000000" w:themeColor="text1"/>
          <w:sz w:val="20"/>
          <w:szCs w:val="20"/>
        </w:rPr>
        <w:t>de información</w:t>
      </w:r>
      <w:r>
        <w:rPr>
          <w:rFonts w:ascii="Montserrat" w:hAnsi="Montserrat" w:cs="Arial"/>
          <w:bCs/>
          <w:color w:val="000000" w:themeColor="text1"/>
          <w:sz w:val="20"/>
          <w:szCs w:val="20"/>
        </w:rPr>
        <w:t xml:space="preserve">, se deberán habilitar los botones correspondientes, se incorpora la </w:t>
      </w:r>
      <w:r>
        <w:rPr>
          <w:rFonts w:ascii="Montserrat" w:hAnsi="Montserrat" w:cs="Arial"/>
          <w:b/>
          <w:bCs/>
          <w:color w:val="000000" w:themeColor="text1"/>
          <w:sz w:val="20"/>
          <w:szCs w:val="20"/>
        </w:rPr>
        <w:t>imagen 10</w:t>
      </w:r>
      <w:r>
        <w:rPr>
          <w:rFonts w:ascii="Montserrat" w:hAnsi="Montserrat" w:cs="Arial"/>
          <w:bCs/>
          <w:color w:val="000000" w:themeColor="text1"/>
          <w:sz w:val="20"/>
          <w:szCs w:val="20"/>
        </w:rPr>
        <w:t xml:space="preserve"> como propuesta de pantalla.</w:t>
      </w:r>
    </w:p>
    <w:p w14:paraId="10743EAE"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569546EB" w14:textId="77777777" w:rsidR="006A4FDA" w:rsidRDefault="00000000">
      <w:pPr>
        <w:rPr>
          <w:rFonts w:ascii="Montserrat" w:hAnsi="Montserrat" w:cs="Arial"/>
          <w:b/>
          <w:color w:val="000000" w:themeColor="text1"/>
          <w:sz w:val="20"/>
          <w:szCs w:val="20"/>
        </w:rPr>
      </w:pPr>
      <w:r>
        <w:rPr>
          <w:rFonts w:ascii="Montserrat" w:hAnsi="Montserrat" w:cs="Arial"/>
          <w:b/>
          <w:color w:val="000000" w:themeColor="text1"/>
          <w:sz w:val="20"/>
          <w:szCs w:val="20"/>
        </w:rPr>
        <w:t xml:space="preserve">Consideraciones Generales </w:t>
      </w:r>
      <w:bookmarkStart w:id="460" w:name="_Hlk115792321"/>
      <w:r>
        <w:rPr>
          <w:rFonts w:ascii="Montserrat" w:hAnsi="Montserrat" w:cs="Arial"/>
          <w:b/>
          <w:color w:val="000000" w:themeColor="text1"/>
          <w:sz w:val="20"/>
          <w:szCs w:val="20"/>
        </w:rPr>
        <w:t>de Consulta por fecha</w:t>
      </w:r>
      <w:bookmarkEnd w:id="460"/>
      <w:r>
        <w:rPr>
          <w:rFonts w:ascii="Montserrat" w:hAnsi="Montserrat" w:cs="Arial"/>
          <w:b/>
          <w:color w:val="000000" w:themeColor="text1"/>
          <w:sz w:val="20"/>
          <w:szCs w:val="20"/>
        </w:rPr>
        <w:t>:</w:t>
      </w:r>
    </w:p>
    <w:p w14:paraId="37CE7791" w14:textId="77777777" w:rsidR="006A4FDA" w:rsidRDefault="006A4FDA" w:rsidP="00EE421F">
      <w:pPr>
        <w:rPr>
          <w:rFonts w:ascii="Montserrat" w:hAnsi="Montserrat" w:cs="Arial"/>
          <w:bCs/>
          <w:color w:val="000000" w:themeColor="text1"/>
          <w:sz w:val="20"/>
          <w:szCs w:val="20"/>
        </w:rPr>
      </w:pPr>
    </w:p>
    <w:p w14:paraId="06CDD97C" w14:textId="77777777" w:rsidR="006A4FDA" w:rsidRDefault="00000000" w:rsidP="00EE421F">
      <w:pPr>
        <w:pStyle w:val="Prrafodelista"/>
        <w:numPr>
          <w:ilvl w:val="0"/>
          <w:numId w:val="9"/>
        </w:numPr>
        <w:tabs>
          <w:tab w:val="left" w:pos="5460"/>
        </w:tabs>
        <w:spacing w:line="276" w:lineRule="auto"/>
        <w:ind w:left="567"/>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Los campos </w:t>
      </w:r>
      <w:r>
        <w:rPr>
          <w:rFonts w:ascii="Montserrat" w:hAnsi="Montserrat"/>
          <w:b/>
          <w:color w:val="000000" w:themeColor="text1"/>
          <w:sz w:val="20"/>
        </w:rPr>
        <w:t>Tipo de Consulta</w:t>
      </w:r>
      <w:r>
        <w:rPr>
          <w:rFonts w:ascii="Montserrat" w:hAnsi="Montserrat" w:cs="Arial"/>
          <w:bCs/>
          <w:color w:val="000000" w:themeColor="text1"/>
          <w:sz w:val="20"/>
          <w:szCs w:val="20"/>
        </w:rPr>
        <w:t xml:space="preserve">, </w:t>
      </w:r>
      <w:bookmarkStart w:id="461" w:name="_Hlk115792330"/>
      <w:r>
        <w:rPr>
          <w:rFonts w:ascii="Montserrat" w:hAnsi="Montserrat" w:cs="Arial"/>
          <w:b/>
          <w:bCs/>
          <w:color w:val="000000" w:themeColor="text1"/>
          <w:sz w:val="20"/>
          <w:szCs w:val="20"/>
        </w:rPr>
        <w:t>Versión</w:t>
      </w:r>
      <w:bookmarkEnd w:id="461"/>
      <w:r>
        <w:rPr>
          <w:rFonts w:ascii="Montserrat" w:hAnsi="Montserrat" w:cs="Arial"/>
          <w:bCs/>
          <w:color w:val="000000" w:themeColor="text1"/>
          <w:sz w:val="20"/>
          <w:szCs w:val="20"/>
        </w:rPr>
        <w:t xml:space="preserve">, </w:t>
      </w:r>
      <w:r>
        <w:rPr>
          <w:rFonts w:ascii="Montserrat" w:hAnsi="Montserrat" w:cs="Arial"/>
          <w:b/>
          <w:bCs/>
          <w:color w:val="000000" w:themeColor="text1"/>
          <w:sz w:val="20"/>
          <w:szCs w:val="20"/>
        </w:rPr>
        <w:t>Fecha Inicial de Recepción</w:t>
      </w:r>
      <w:r>
        <w:rPr>
          <w:rFonts w:ascii="Montserrat" w:hAnsi="Montserrat" w:cs="Arial"/>
          <w:bCs/>
          <w:color w:val="000000" w:themeColor="text1"/>
          <w:sz w:val="20"/>
          <w:szCs w:val="20"/>
        </w:rPr>
        <w:t xml:space="preserve"> y </w:t>
      </w:r>
      <w:r>
        <w:rPr>
          <w:rFonts w:ascii="Montserrat" w:hAnsi="Montserrat" w:cs="Arial"/>
          <w:b/>
          <w:bCs/>
          <w:color w:val="000000" w:themeColor="text1"/>
          <w:sz w:val="20"/>
          <w:szCs w:val="20"/>
        </w:rPr>
        <w:t>Fecha Final de Recepción</w:t>
      </w:r>
      <w:r>
        <w:rPr>
          <w:rFonts w:ascii="Montserrat" w:hAnsi="Montserrat" w:cs="Arial"/>
          <w:bCs/>
          <w:color w:val="000000" w:themeColor="text1"/>
          <w:sz w:val="20"/>
          <w:szCs w:val="20"/>
        </w:rPr>
        <w:t xml:space="preserve"> serán obligatorios, por lo que se requiere </w:t>
      </w:r>
      <w:bookmarkStart w:id="462" w:name="_Hlk115792389"/>
      <w:r>
        <w:rPr>
          <w:rFonts w:ascii="Montserrat" w:hAnsi="Montserrat" w:cs="Arial"/>
          <w:bCs/>
          <w:color w:val="000000" w:themeColor="text1"/>
          <w:sz w:val="20"/>
          <w:szCs w:val="20"/>
        </w:rPr>
        <w:t>agregar un asterisco a cada campo</w:t>
      </w:r>
      <w:bookmarkEnd w:id="462"/>
      <w:r>
        <w:rPr>
          <w:rFonts w:ascii="Montserrat" w:hAnsi="Montserrat" w:cs="Arial"/>
          <w:bCs/>
          <w:color w:val="000000" w:themeColor="text1"/>
          <w:sz w:val="20"/>
          <w:szCs w:val="20"/>
        </w:rPr>
        <w:t xml:space="preserve"> e incorporar la etiqueta </w:t>
      </w:r>
      <w:r>
        <w:rPr>
          <w:rFonts w:ascii="Montserrat" w:hAnsi="Montserrat" w:cs="Arial"/>
          <w:b/>
          <w:i/>
          <w:iCs/>
          <w:color w:val="000000" w:themeColor="text1"/>
          <w:sz w:val="20"/>
          <w:szCs w:val="20"/>
        </w:rPr>
        <w:t>“*Campos obligatorios”</w:t>
      </w:r>
      <w:r>
        <w:rPr>
          <w:rFonts w:ascii="Montserrat" w:hAnsi="Montserrat" w:cs="Arial"/>
          <w:bCs/>
          <w:color w:val="000000" w:themeColor="text1"/>
          <w:sz w:val="20"/>
          <w:szCs w:val="20"/>
        </w:rPr>
        <w:t xml:space="preserve"> que indique al PAC </w:t>
      </w:r>
      <w:bookmarkStart w:id="463" w:name="_Hlk115792426"/>
      <w:r>
        <w:rPr>
          <w:rFonts w:ascii="Montserrat" w:hAnsi="Montserrat" w:cs="Arial"/>
          <w:bCs/>
          <w:color w:val="000000" w:themeColor="text1"/>
          <w:sz w:val="20"/>
          <w:szCs w:val="20"/>
        </w:rPr>
        <w:t>la obligatoriedad de los campos</w:t>
      </w:r>
      <w:bookmarkEnd w:id="463"/>
      <w:r>
        <w:rPr>
          <w:rFonts w:ascii="Montserrat" w:hAnsi="Montserrat" w:cs="Arial"/>
          <w:bCs/>
          <w:color w:val="000000" w:themeColor="text1"/>
          <w:sz w:val="20"/>
          <w:szCs w:val="20"/>
        </w:rPr>
        <w:t>, así mismo se deberán sombrear los campos que presenten algún error.</w:t>
      </w:r>
    </w:p>
    <w:p w14:paraId="221D1B6D" w14:textId="77777777" w:rsidR="006A4FDA" w:rsidRDefault="00000000" w:rsidP="00EE421F">
      <w:pPr>
        <w:pStyle w:val="Prrafodelista"/>
        <w:numPr>
          <w:ilvl w:val="0"/>
          <w:numId w:val="9"/>
        </w:numPr>
        <w:tabs>
          <w:tab w:val="left" w:pos="5460"/>
        </w:tabs>
        <w:spacing w:line="276" w:lineRule="auto"/>
        <w:ind w:left="567"/>
        <w:contextualSpacing w:val="0"/>
        <w:jc w:val="both"/>
        <w:rPr>
          <w:rFonts w:ascii="Montserrat" w:hAnsi="Montserrat" w:cs="Arial"/>
          <w:bCs/>
          <w:color w:val="000000" w:themeColor="text1"/>
          <w:sz w:val="20"/>
          <w:szCs w:val="20"/>
        </w:rPr>
      </w:pPr>
      <w:r>
        <w:rPr>
          <w:rFonts w:ascii="Montserrat" w:hAnsi="Montserrat" w:cs="Arial"/>
          <w:bCs/>
          <w:color w:val="000000" w:themeColor="text1"/>
          <w:sz w:val="20"/>
          <w:szCs w:val="20"/>
        </w:rPr>
        <w:t xml:space="preserve">Para esta consulta únicamente se debe presentar al </w:t>
      </w:r>
      <w:r>
        <w:rPr>
          <w:rFonts w:ascii="Montserrat" w:hAnsi="Montserrat" w:cs="Arial"/>
          <w:b/>
          <w:color w:val="000000" w:themeColor="text1"/>
          <w:sz w:val="20"/>
          <w:szCs w:val="20"/>
        </w:rPr>
        <w:t>PAC</w:t>
      </w:r>
      <w:r>
        <w:rPr>
          <w:rFonts w:ascii="Montserrat" w:hAnsi="Montserrat" w:cs="Arial"/>
          <w:bCs/>
          <w:color w:val="000000" w:themeColor="text1"/>
          <w:sz w:val="20"/>
          <w:szCs w:val="20"/>
        </w:rPr>
        <w:t>, las incidencias de los comprobantes que el certificó.</w:t>
      </w:r>
    </w:p>
    <w:p w14:paraId="7B22C4C3" w14:textId="2FB6794F" w:rsidR="006A4FDA" w:rsidRDefault="00000000">
      <w:pPr>
        <w:tabs>
          <w:tab w:val="left" w:pos="5460"/>
        </w:tabs>
        <w:spacing w:line="276" w:lineRule="auto"/>
        <w:ind w:left="720"/>
        <w:jc w:val="center"/>
        <w:rPr>
          <w:rFonts w:ascii="Montserrat" w:hAnsi="Montserrat" w:cs="Arial"/>
          <w:b/>
          <w:color w:val="000000" w:themeColor="text1"/>
          <w:sz w:val="20"/>
          <w:szCs w:val="20"/>
        </w:rPr>
      </w:pPr>
      <w:r>
        <w:br w:type="page"/>
      </w:r>
      <w:r>
        <w:rPr>
          <w:noProof/>
        </w:rPr>
        <w:lastRenderedPageBreak/>
        <w:drawing>
          <wp:inline distT="0" distB="0" distL="0" distR="0" wp14:anchorId="15E6A946" wp14:editId="4CF89010">
            <wp:extent cx="4048760" cy="4364990"/>
            <wp:effectExtent l="0" t="0" r="0" b="0"/>
            <wp:docPr id="64"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22" descr="Interfaz de usuario gráfica, Aplicación&#10;&#10;Descripción generada automáticamente"/>
                    <pic:cNvPicPr>
                      <a:picLocks noChangeAspect="1" noChangeArrowheads="1"/>
                    </pic:cNvPicPr>
                  </pic:nvPicPr>
                  <pic:blipFill>
                    <a:blip r:embed="rId62"/>
                    <a:stretch>
                      <a:fillRect/>
                    </a:stretch>
                  </pic:blipFill>
                  <pic:spPr bwMode="auto">
                    <a:xfrm>
                      <a:off x="0" y="0"/>
                      <a:ext cx="4048760" cy="4364990"/>
                    </a:xfrm>
                    <a:prstGeom prst="rect">
                      <a:avLst/>
                    </a:prstGeom>
                  </pic:spPr>
                </pic:pic>
              </a:graphicData>
            </a:graphic>
          </wp:inline>
        </w:drawing>
      </w:r>
    </w:p>
    <w:p w14:paraId="7FE360AD" w14:textId="77777777"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color w:val="BFBFBF" w:themeColor="background1" w:themeShade="BF"/>
          <w:sz w:val="16"/>
          <w:szCs w:val="14"/>
          <w:u w:val="single"/>
        </w:rPr>
        <w:t>Nota: La imagen es exclusivamente de carácter ilustrativo, mas no limitativo.</w:t>
      </w:r>
      <w:r>
        <w:rPr>
          <w:rFonts w:ascii="Montserrat" w:hAnsi="Montserrat" w:cs="Arial"/>
          <w:bCs/>
          <w:i/>
          <w:iCs/>
          <w:color w:val="000000" w:themeColor="text1"/>
          <w:sz w:val="16"/>
          <w:szCs w:val="16"/>
        </w:rPr>
        <w:t xml:space="preserve"> </w:t>
      </w:r>
    </w:p>
    <w:p w14:paraId="5D439AE9"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Desplegados los incidentes identificados por el servicio de recepción asíncrono; el PAC podrá descargar el resultado en formato </w:t>
      </w:r>
      <w:r>
        <w:rPr>
          <w:rFonts w:ascii="Montserrat" w:hAnsi="Montserrat" w:cs="Arial"/>
          <w:b/>
          <w:color w:val="000000" w:themeColor="text1"/>
          <w:sz w:val="20"/>
          <w:szCs w:val="20"/>
        </w:rPr>
        <w:t>CSV, JSON o archivo de intercambio de información</w:t>
      </w:r>
      <w:r>
        <w:rPr>
          <w:rFonts w:ascii="Montserrat" w:hAnsi="Montserrat" w:cs="Arial"/>
          <w:bCs/>
          <w:color w:val="000000" w:themeColor="text1"/>
          <w:sz w:val="20"/>
          <w:szCs w:val="20"/>
        </w:rPr>
        <w:t>.</w:t>
      </w:r>
    </w:p>
    <w:p w14:paraId="059ABBA8" w14:textId="77777777" w:rsidR="006A4FDA" w:rsidRDefault="006A4FDA">
      <w:pPr>
        <w:tabs>
          <w:tab w:val="left" w:pos="5460"/>
        </w:tabs>
        <w:spacing w:line="276" w:lineRule="auto"/>
        <w:ind w:left="720"/>
        <w:jc w:val="both"/>
        <w:rPr>
          <w:rFonts w:ascii="Montserrat" w:hAnsi="Montserrat" w:cs="Arial"/>
          <w:bCs/>
          <w:color w:val="000000" w:themeColor="text1"/>
          <w:sz w:val="20"/>
          <w:szCs w:val="20"/>
        </w:rPr>
      </w:pPr>
    </w:p>
    <w:p w14:paraId="1C1DDBCC" w14:textId="77777777" w:rsidR="006A4FDA" w:rsidRDefault="00000000" w:rsidP="00EE421F">
      <w:pPr>
        <w:rPr>
          <w:rFonts w:ascii="Montserrat" w:hAnsi="Montserrat" w:cs="Arial"/>
          <w:bCs/>
          <w:color w:val="000000" w:themeColor="text1"/>
          <w:sz w:val="20"/>
          <w:szCs w:val="20"/>
        </w:rPr>
      </w:pPr>
      <w:r>
        <w:rPr>
          <w:rFonts w:ascii="Montserrat" w:hAnsi="Montserrat" w:cs="Arial"/>
          <w:bCs/>
          <w:color w:val="000000" w:themeColor="text1"/>
          <w:sz w:val="20"/>
          <w:szCs w:val="20"/>
        </w:rPr>
        <w:t xml:space="preserve">La información que debe contener el archivo </w:t>
      </w:r>
      <w:r>
        <w:rPr>
          <w:rFonts w:ascii="Montserrat" w:hAnsi="Montserrat" w:cs="Arial"/>
          <w:b/>
          <w:bCs/>
          <w:color w:val="000000" w:themeColor="text1"/>
          <w:sz w:val="20"/>
          <w:szCs w:val="20"/>
        </w:rPr>
        <w:t xml:space="preserve">CSV, </w:t>
      </w:r>
      <w:r>
        <w:rPr>
          <w:rFonts w:ascii="Montserrat" w:hAnsi="Montserrat" w:cs="Arial"/>
          <w:b/>
          <w:color w:val="000000" w:themeColor="text1"/>
          <w:sz w:val="20"/>
          <w:szCs w:val="20"/>
        </w:rPr>
        <w:t xml:space="preserve">JSON o </w:t>
      </w:r>
      <w:bookmarkStart w:id="464" w:name="_Hlk115792577"/>
      <w:r>
        <w:rPr>
          <w:rFonts w:ascii="Montserrat" w:hAnsi="Montserrat" w:cs="Arial"/>
          <w:b/>
          <w:color w:val="000000" w:themeColor="text1"/>
          <w:sz w:val="20"/>
          <w:szCs w:val="20"/>
        </w:rPr>
        <w:t>archivo de intercambio</w:t>
      </w:r>
      <w:r>
        <w:rPr>
          <w:rFonts w:ascii="Montserrat" w:hAnsi="Montserrat" w:cs="Arial"/>
          <w:b/>
          <w:bCs/>
          <w:color w:val="000000" w:themeColor="text1"/>
          <w:sz w:val="20"/>
          <w:szCs w:val="20"/>
        </w:rPr>
        <w:t xml:space="preserve"> de información</w:t>
      </w:r>
      <w:r>
        <w:rPr>
          <w:rFonts w:ascii="Montserrat" w:hAnsi="Montserrat" w:cs="Arial"/>
          <w:bCs/>
          <w:color w:val="000000" w:themeColor="text1"/>
          <w:sz w:val="20"/>
          <w:szCs w:val="20"/>
        </w:rPr>
        <w:t xml:space="preserve">, </w:t>
      </w:r>
      <w:bookmarkEnd w:id="464"/>
      <w:r>
        <w:rPr>
          <w:rFonts w:ascii="Montserrat" w:hAnsi="Montserrat" w:cs="Arial"/>
          <w:bCs/>
          <w:color w:val="000000" w:themeColor="text1"/>
          <w:sz w:val="20"/>
          <w:szCs w:val="20"/>
        </w:rPr>
        <w:t>es la siguiente:</w:t>
      </w:r>
    </w:p>
    <w:p w14:paraId="4085EAB0" w14:textId="77777777" w:rsidR="006A4FDA" w:rsidRDefault="006A4FDA">
      <w:pPr>
        <w:tabs>
          <w:tab w:val="left" w:pos="5460"/>
        </w:tabs>
        <w:spacing w:line="276" w:lineRule="auto"/>
        <w:ind w:left="720"/>
        <w:jc w:val="both"/>
        <w:rPr>
          <w:rFonts w:ascii="Montserrat" w:hAnsi="Montserrat"/>
        </w:rPr>
      </w:pPr>
    </w:p>
    <w:p w14:paraId="6C894A03" w14:textId="77777777" w:rsidR="006A4FDA" w:rsidRDefault="00000000">
      <w:pPr>
        <w:pStyle w:val="Prrafodelista"/>
        <w:numPr>
          <w:ilvl w:val="0"/>
          <w:numId w:val="45"/>
        </w:numPr>
        <w:rPr>
          <w:rFonts w:ascii="Montserrat" w:hAnsi="Montserrat" w:cs="Arial"/>
          <w:b/>
          <w:color w:val="000000" w:themeColor="text1"/>
          <w:sz w:val="20"/>
          <w:szCs w:val="20"/>
        </w:rPr>
      </w:pPr>
      <w:r>
        <w:rPr>
          <w:rFonts w:ascii="Montserrat" w:hAnsi="Montserrat" w:cs="Arial"/>
          <w:b/>
          <w:color w:val="000000" w:themeColor="text1"/>
          <w:sz w:val="20"/>
          <w:szCs w:val="20"/>
        </w:rPr>
        <w:t xml:space="preserve">RFC PAC </w:t>
      </w:r>
    </w:p>
    <w:p w14:paraId="69E93A64" w14:textId="77777777" w:rsidR="006A4FDA" w:rsidRDefault="00000000">
      <w:pPr>
        <w:pStyle w:val="Prrafodelista"/>
        <w:numPr>
          <w:ilvl w:val="0"/>
          <w:numId w:val="46"/>
        </w:numPr>
        <w:rPr>
          <w:rFonts w:ascii="Montserrat" w:hAnsi="Montserrat" w:cs="Arial"/>
          <w:b/>
          <w:color w:val="000000" w:themeColor="text1"/>
          <w:sz w:val="20"/>
          <w:szCs w:val="20"/>
        </w:rPr>
      </w:pPr>
      <w:r>
        <w:rPr>
          <w:rFonts w:ascii="Montserrat" w:hAnsi="Montserrat" w:cs="Arial"/>
          <w:b/>
          <w:color w:val="000000" w:themeColor="text1"/>
          <w:sz w:val="20"/>
          <w:szCs w:val="20"/>
        </w:rPr>
        <w:t>Fecha de Recepción</w:t>
      </w:r>
    </w:p>
    <w:p w14:paraId="3371FE59" w14:textId="77777777" w:rsidR="006A4FDA" w:rsidRDefault="00000000">
      <w:pPr>
        <w:pStyle w:val="Prrafodelista"/>
        <w:numPr>
          <w:ilvl w:val="0"/>
          <w:numId w:val="47"/>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Folio Fiscal </w:t>
      </w:r>
    </w:p>
    <w:p w14:paraId="37376503" w14:textId="77777777" w:rsidR="006A4FDA" w:rsidRDefault="00000000">
      <w:pPr>
        <w:pStyle w:val="Prrafodelista"/>
        <w:numPr>
          <w:ilvl w:val="0"/>
          <w:numId w:val="48"/>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Nodo Incidencia</w:t>
      </w:r>
    </w:p>
    <w:p w14:paraId="632B0545" w14:textId="77777777" w:rsidR="006A4FDA" w:rsidRDefault="00000000">
      <w:pPr>
        <w:pStyle w:val="Prrafodelista"/>
        <w:numPr>
          <w:ilvl w:val="0"/>
          <w:numId w:val="49"/>
        </w:numPr>
        <w:tabs>
          <w:tab w:val="left" w:pos="5460"/>
        </w:tabs>
        <w:spacing w:line="276" w:lineRule="auto"/>
        <w:jc w:val="both"/>
        <w:rPr>
          <w:rFonts w:ascii="Montserrat" w:hAnsi="Montserrat" w:cs="Arial"/>
          <w:b/>
          <w:color w:val="000000" w:themeColor="text1"/>
          <w:sz w:val="20"/>
          <w:szCs w:val="20"/>
        </w:rPr>
      </w:pPr>
      <w:r>
        <w:rPr>
          <w:rFonts w:ascii="Montserrat" w:hAnsi="Montserrat" w:cs="Arial"/>
          <w:b/>
          <w:color w:val="000000" w:themeColor="text1"/>
          <w:sz w:val="20"/>
          <w:szCs w:val="20"/>
        </w:rPr>
        <w:t xml:space="preserve">Clave Incidencia </w:t>
      </w:r>
    </w:p>
    <w:p w14:paraId="04761876" w14:textId="77777777" w:rsidR="006A4FDA" w:rsidRDefault="00000000">
      <w:pPr>
        <w:pStyle w:val="Prrafodelista"/>
        <w:numPr>
          <w:ilvl w:val="0"/>
          <w:numId w:val="50"/>
        </w:numPr>
        <w:tabs>
          <w:tab w:val="left" w:pos="5460"/>
        </w:tabs>
        <w:spacing w:line="276" w:lineRule="auto"/>
        <w:jc w:val="both"/>
        <w:rPr>
          <w:rFonts w:ascii="Montserrat" w:hAnsi="Montserrat" w:cs="Arial"/>
          <w:b/>
          <w:color w:val="000000" w:themeColor="text1"/>
          <w:sz w:val="20"/>
          <w:szCs w:val="20"/>
        </w:rPr>
      </w:pPr>
      <w:bookmarkStart w:id="465" w:name="_Hlk115791901"/>
      <w:r>
        <w:rPr>
          <w:rFonts w:ascii="Montserrat" w:hAnsi="Montserrat" w:cs="Arial"/>
          <w:b/>
          <w:color w:val="000000" w:themeColor="text1"/>
          <w:sz w:val="20"/>
          <w:szCs w:val="20"/>
        </w:rPr>
        <w:t>Descripción del Incidente</w:t>
      </w:r>
      <w:bookmarkEnd w:id="465"/>
    </w:p>
    <w:p w14:paraId="41952C07" w14:textId="77777777" w:rsidR="006A4FDA" w:rsidRDefault="006A4FDA">
      <w:pPr>
        <w:tabs>
          <w:tab w:val="left" w:pos="5460"/>
        </w:tabs>
        <w:spacing w:line="276" w:lineRule="auto"/>
        <w:jc w:val="both"/>
        <w:rPr>
          <w:rFonts w:ascii="Montserrat" w:hAnsi="Montserrat" w:cs="Arial"/>
          <w:b/>
          <w:color w:val="000000" w:themeColor="text1"/>
          <w:sz w:val="20"/>
          <w:szCs w:val="20"/>
        </w:rPr>
      </w:pPr>
    </w:p>
    <w:p w14:paraId="12C6D51F" w14:textId="77777777" w:rsidR="006A4FDA" w:rsidRDefault="00000000">
      <w:pPr>
        <w:tabs>
          <w:tab w:val="left" w:pos="5460"/>
        </w:tabs>
        <w:spacing w:line="276" w:lineRule="auto"/>
        <w:ind w:left="720"/>
        <w:jc w:val="center"/>
        <w:rPr>
          <w:rFonts w:ascii="Montserrat" w:hAnsi="Montserrat" w:cs="Arial"/>
          <w:b/>
          <w:color w:val="000000" w:themeColor="text1"/>
          <w:sz w:val="20"/>
          <w:szCs w:val="20"/>
        </w:rPr>
      </w:pPr>
      <w:r>
        <w:rPr>
          <w:noProof/>
        </w:rPr>
        <w:lastRenderedPageBreak/>
        <w:drawing>
          <wp:inline distT="0" distB="0" distL="0" distR="0" wp14:anchorId="76BB810A" wp14:editId="12524490">
            <wp:extent cx="5612130" cy="1095375"/>
            <wp:effectExtent l="0" t="0" r="0" b="0"/>
            <wp:docPr id="6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18"/>
                    <pic:cNvPicPr>
                      <a:picLocks noChangeAspect="1" noChangeArrowheads="1"/>
                    </pic:cNvPicPr>
                  </pic:nvPicPr>
                  <pic:blipFill>
                    <a:blip r:embed="rId63"/>
                    <a:stretch>
                      <a:fillRect/>
                    </a:stretch>
                  </pic:blipFill>
                  <pic:spPr bwMode="auto">
                    <a:xfrm>
                      <a:off x="0" y="0"/>
                      <a:ext cx="5612130" cy="1095375"/>
                    </a:xfrm>
                    <a:prstGeom prst="rect">
                      <a:avLst/>
                    </a:prstGeom>
                  </pic:spPr>
                </pic:pic>
              </a:graphicData>
            </a:graphic>
          </wp:inline>
        </w:drawing>
      </w:r>
    </w:p>
    <w:p w14:paraId="70EAD229" w14:textId="77777777" w:rsidR="006A4FDA" w:rsidRDefault="00000000">
      <w:pPr>
        <w:tabs>
          <w:tab w:val="left" w:pos="5460"/>
        </w:tabs>
        <w:spacing w:line="276" w:lineRule="auto"/>
        <w:jc w:val="center"/>
        <w:rPr>
          <w:rFonts w:ascii="Montserrat" w:hAnsi="Montserrat" w:cs="Arial"/>
          <w:bCs/>
          <w:i/>
          <w:iCs/>
          <w:color w:val="000000" w:themeColor="text1"/>
          <w:sz w:val="16"/>
          <w:szCs w:val="16"/>
        </w:rPr>
      </w:pPr>
      <w:r>
        <w:rPr>
          <w:rFonts w:ascii="Montserrat" w:hAnsi="Montserrat" w:cs="Arial"/>
          <w:bCs/>
          <w:i/>
          <w:iCs/>
          <w:color w:val="000000" w:themeColor="text1"/>
          <w:sz w:val="16"/>
          <w:szCs w:val="16"/>
        </w:rPr>
        <w:t>“Las imágenes son exclusivamente de carácter ilustrativo, mas no limitativo”</w:t>
      </w:r>
    </w:p>
    <w:p w14:paraId="7B8D6F2B" w14:textId="77777777" w:rsidR="006A4FDA" w:rsidRDefault="006A4FDA">
      <w:pPr>
        <w:tabs>
          <w:tab w:val="left" w:pos="5460"/>
        </w:tabs>
        <w:spacing w:line="276" w:lineRule="auto"/>
        <w:ind w:left="720"/>
        <w:jc w:val="center"/>
        <w:rPr>
          <w:rFonts w:ascii="Montserrat" w:hAnsi="Montserrat" w:cs="Arial"/>
          <w:b/>
          <w:color w:val="000000" w:themeColor="text1"/>
          <w:sz w:val="20"/>
          <w:szCs w:val="20"/>
        </w:rPr>
      </w:pPr>
    </w:p>
    <w:p w14:paraId="7BEEC39F" w14:textId="77777777" w:rsidR="006A4FDA" w:rsidRDefault="00000000" w:rsidP="00EE421F">
      <w:pPr>
        <w:rPr>
          <w:rFonts w:ascii="Montserrat" w:hAnsi="Montserrat" w:cs="Arial"/>
          <w:b/>
          <w:sz w:val="20"/>
          <w:szCs w:val="20"/>
        </w:rPr>
      </w:pPr>
      <w:r>
        <w:rPr>
          <w:rFonts w:ascii="Montserrat" w:hAnsi="Montserrat" w:cs="Arial"/>
          <w:b/>
          <w:sz w:val="20"/>
          <w:szCs w:val="20"/>
        </w:rPr>
        <w:t>Códigos de error VA:</w:t>
      </w:r>
    </w:p>
    <w:p w14:paraId="11D3A679" w14:textId="77777777" w:rsidR="006A4FDA" w:rsidRDefault="00000000">
      <w:pPr>
        <w:pStyle w:val="Prrafodelista"/>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En caso de que el sistema detecté un error al realizar la consulta de las peticiones regresará como referencia un código de error para conocer donde se truncó el procesamiento.</w:t>
      </w:r>
    </w:p>
    <w:p w14:paraId="2309323E" w14:textId="1E219B0B" w:rsidR="006A4FDA" w:rsidRDefault="00000000" w:rsidP="00EE421F">
      <w:pPr>
        <w:pStyle w:val="Prrafodelista"/>
        <w:tabs>
          <w:tab w:val="left" w:pos="5460"/>
        </w:tabs>
        <w:spacing w:line="276" w:lineRule="auto"/>
        <w:contextualSpacing w:val="0"/>
        <w:jc w:val="both"/>
        <w:rPr>
          <w:rFonts w:ascii="Montserrat" w:hAnsi="Montserrat" w:cs="Arial"/>
          <w:sz w:val="20"/>
          <w:szCs w:val="20"/>
        </w:rPr>
      </w:pPr>
      <w:r>
        <w:rPr>
          <w:rFonts w:ascii="Montserrat" w:hAnsi="Montserrat" w:cs="Arial"/>
          <w:bCs/>
          <w:sz w:val="20"/>
          <w:szCs w:val="20"/>
        </w:rPr>
        <w:t xml:space="preserve">Para mayor referencia </w:t>
      </w:r>
      <w:r>
        <w:rPr>
          <w:rFonts w:ascii="Montserrat" w:hAnsi="Montserrat" w:cs="Arial"/>
          <w:sz w:val="20"/>
          <w:szCs w:val="20"/>
        </w:rPr>
        <w:t>referirse al documento Anexo “Correlación V2.0.xls”</w:t>
      </w:r>
    </w:p>
    <w:p w14:paraId="32D9284D" w14:textId="00F798B8" w:rsidR="006A4FDA" w:rsidRDefault="00000000" w:rsidP="00EE421F">
      <w:pPr>
        <w:pStyle w:val="Ttulo1"/>
        <w:rPr>
          <w:rFonts w:ascii="Montserrat" w:hAnsi="Montserrat"/>
          <w:color w:val="000000" w:themeColor="text1"/>
          <w:sz w:val="20"/>
          <w:szCs w:val="20"/>
        </w:rPr>
      </w:pPr>
      <w:bookmarkStart w:id="466" w:name="_Toc177657334"/>
      <w:r>
        <w:rPr>
          <w:rFonts w:ascii="Montserrat" w:hAnsi="Montserrat"/>
          <w:color w:val="000000" w:themeColor="text1"/>
          <w:sz w:val="20"/>
          <w:szCs w:val="20"/>
        </w:rPr>
        <w:t>ROLES USUARIO PAC</w:t>
      </w:r>
      <w:bookmarkEnd w:id="466"/>
    </w:p>
    <w:p w14:paraId="4FEBD927" w14:textId="77777777" w:rsidR="006A4FDA" w:rsidRDefault="00000000">
      <w:pPr>
        <w:pStyle w:val="Prrafodelista"/>
        <w:numPr>
          <w:ilvl w:val="0"/>
          <w:numId w:val="14"/>
        </w:numPr>
        <w:tabs>
          <w:tab w:val="left" w:pos="5460"/>
        </w:tabs>
        <w:jc w:val="both"/>
        <w:rPr>
          <w:rFonts w:ascii="Montserrat" w:hAnsi="Montserrat" w:cs="Arial"/>
          <w:bCs/>
          <w:color w:val="000000" w:themeColor="text1"/>
          <w:sz w:val="20"/>
          <w:szCs w:val="20"/>
        </w:rPr>
      </w:pPr>
      <w:r>
        <w:rPr>
          <w:rFonts w:ascii="Montserrat" w:hAnsi="Montserrat" w:cs="Arial"/>
          <w:bCs/>
          <w:color w:val="000000" w:themeColor="text1"/>
          <w:sz w:val="20"/>
          <w:szCs w:val="20"/>
        </w:rPr>
        <w:t>Dado que los PACs no tienen un ROL definido, es necesario que se verifique que el PAC cuente con la autorización para emitir CFDI, por lo que solo deberán ser PAC vigentes.</w:t>
      </w:r>
    </w:p>
    <w:p w14:paraId="25F69C70" w14:textId="77777777" w:rsidR="006A4FDA" w:rsidRDefault="00000000">
      <w:pPr>
        <w:rPr>
          <w:rFonts w:ascii="Montserrat" w:hAnsi="Montserrat" w:cs="Arial"/>
          <w:bCs/>
          <w:color w:val="000000" w:themeColor="text1"/>
          <w:sz w:val="20"/>
          <w:szCs w:val="20"/>
        </w:rPr>
      </w:pPr>
      <w:r>
        <w:br w:type="page"/>
      </w:r>
    </w:p>
    <w:p w14:paraId="00DC446A" w14:textId="77777777" w:rsidR="006A4FDA" w:rsidRDefault="006A4FDA">
      <w:pPr>
        <w:tabs>
          <w:tab w:val="left" w:pos="5460"/>
        </w:tabs>
        <w:jc w:val="both"/>
        <w:rPr>
          <w:rFonts w:ascii="Montserrat" w:hAnsi="Montserrat" w:cs="Arial"/>
          <w:bCs/>
          <w:color w:val="000000" w:themeColor="text1"/>
          <w:sz w:val="20"/>
          <w:szCs w:val="20"/>
        </w:rPr>
      </w:pPr>
    </w:p>
    <w:p w14:paraId="1D39542D" w14:textId="77777777" w:rsidR="006A4FDA" w:rsidRDefault="006A4FDA">
      <w:pPr>
        <w:tabs>
          <w:tab w:val="left" w:pos="5460"/>
        </w:tabs>
        <w:jc w:val="both"/>
        <w:rPr>
          <w:rFonts w:ascii="Montserrat" w:hAnsi="Montserrat" w:cs="Arial"/>
          <w:b/>
          <w:color w:val="000000" w:themeColor="text1"/>
          <w:sz w:val="20"/>
          <w:szCs w:val="20"/>
        </w:rPr>
      </w:pPr>
    </w:p>
    <w:p w14:paraId="3B5F08A2" w14:textId="77777777" w:rsidR="006A4FDA" w:rsidRDefault="00000000">
      <w:pPr>
        <w:jc w:val="both"/>
        <w:rPr>
          <w:rFonts w:ascii="Montserrat" w:hAnsi="Montserrat" w:cs="Arial"/>
          <w:i/>
          <w:vanish/>
          <w:color w:val="0000FF"/>
          <w:sz w:val="20"/>
          <w:szCs w:val="20"/>
        </w:rPr>
      </w:pPr>
      <w:r>
        <w:rPr>
          <w:rFonts w:ascii="Montserrat" w:hAnsi="Montserrat" w:cs="Arial"/>
          <w:i/>
          <w:vanish/>
          <w:color w:val="0000FF"/>
          <w:sz w:val="20"/>
          <w:szCs w:val="20"/>
        </w:rPr>
        <w:t>El siguiente rubro no aplica para Servicios Comunes:</w:t>
      </w:r>
    </w:p>
    <w:tbl>
      <w:tblPr>
        <w:tblStyle w:val="Tablaconcuadrcula"/>
        <w:tblW w:w="9351" w:type="dxa"/>
        <w:tblLayout w:type="fixed"/>
        <w:tblLook w:val="04A0" w:firstRow="1" w:lastRow="0" w:firstColumn="1" w:lastColumn="0" w:noHBand="0" w:noVBand="1"/>
      </w:tblPr>
      <w:tblGrid>
        <w:gridCol w:w="9351"/>
      </w:tblGrid>
      <w:tr w:rsidR="006A4FDA" w14:paraId="37106549" w14:textId="77777777">
        <w:trPr>
          <w:trHeight w:val="375"/>
        </w:trPr>
        <w:tc>
          <w:tcPr>
            <w:tcW w:w="9351" w:type="dxa"/>
            <w:shd w:val="clear" w:color="auto" w:fill="BFBFBF" w:themeFill="background1" w:themeFillShade="BF"/>
            <w:vAlign w:val="center"/>
          </w:tcPr>
          <w:p w14:paraId="47DAFC5D" w14:textId="77777777" w:rsidR="006A4FDA" w:rsidRDefault="00000000">
            <w:pPr>
              <w:widowControl w:val="0"/>
              <w:tabs>
                <w:tab w:val="left" w:pos="5460"/>
              </w:tabs>
              <w:jc w:val="both"/>
              <w:rPr>
                <w:rFonts w:ascii="Montserrat" w:hAnsi="Montserrat" w:cs="Arial"/>
                <w:bCs/>
                <w:sz w:val="20"/>
                <w:szCs w:val="20"/>
                <w:lang w:val="es-ES"/>
              </w:rPr>
            </w:pPr>
            <w:r>
              <w:rPr>
                <w:rFonts w:ascii="Montserrat" w:hAnsi="Montserrat" w:cs="Arial"/>
                <w:b/>
                <w:sz w:val="20"/>
                <w:szCs w:val="20"/>
                <w:lang w:val="es-ES"/>
              </w:rPr>
              <w:t>Requerimientos No Funcionales Exclusivos de Usuario por Especificación</w:t>
            </w:r>
            <w:r>
              <w:rPr>
                <w:rFonts w:ascii="Montserrat" w:hAnsi="Montserrat"/>
                <w:sz w:val="20"/>
                <w:szCs w:val="20"/>
                <w:lang w:val="es-ES"/>
              </w:rPr>
              <w:t xml:space="preserve"> </w:t>
            </w:r>
          </w:p>
        </w:tc>
      </w:tr>
    </w:tbl>
    <w:p w14:paraId="0B0A71C5" w14:textId="77777777" w:rsidR="006A4FDA" w:rsidRDefault="00000000">
      <w:pPr>
        <w:jc w:val="both"/>
        <w:rPr>
          <w:rFonts w:ascii="Montserrat" w:hAnsi="Montserrat" w:cs="Arial"/>
          <w:b/>
          <w:i/>
          <w:vanish/>
          <w:color w:val="0000FF"/>
          <w:sz w:val="20"/>
          <w:szCs w:val="20"/>
        </w:rPr>
      </w:pPr>
      <w:r>
        <w:rPr>
          <w:rStyle w:val="InfoHiddenChar"/>
          <w:rFonts w:ascii="Montserrat" w:hAnsi="Montserrat"/>
          <w:b/>
          <w:i w:val="0"/>
          <w:sz w:val="20"/>
          <w:szCs w:val="20"/>
        </w:rPr>
        <w:t>[Fase Análisis/Especificación funcional] (ACSN)</w:t>
      </w:r>
    </w:p>
    <w:p w14:paraId="2ABB5AA6" w14:textId="77777777" w:rsidR="006A4FDA" w:rsidRDefault="00000000">
      <w:pPr>
        <w:jc w:val="both"/>
        <w:rPr>
          <w:rFonts w:ascii="Montserrat" w:hAnsi="Montserrat" w:cs="Arial"/>
          <w:i/>
          <w:vanish/>
          <w:color w:val="0000FF"/>
          <w:sz w:val="20"/>
          <w:szCs w:val="20"/>
        </w:rPr>
      </w:pPr>
      <w:r>
        <w:rPr>
          <w:rFonts w:ascii="Montserrat" w:hAnsi="Montserrat" w:cs="Arial"/>
          <w:i/>
          <w:vanish/>
          <w:color w:val="0000FF"/>
          <w:sz w:val="20"/>
          <w:szCs w:val="20"/>
        </w:rPr>
        <w:t xml:space="preserve">Asociar los Requerimientos No Funcionales </w:t>
      </w:r>
      <w:r>
        <w:rPr>
          <w:rFonts w:ascii="Montserrat" w:hAnsi="Montserrat" w:cs="Arial"/>
          <w:b/>
          <w:i/>
          <w:vanish/>
          <w:color w:val="0000FF"/>
          <w:sz w:val="20"/>
          <w:szCs w:val="20"/>
        </w:rPr>
        <w:t>específicos de usuario</w:t>
      </w:r>
      <w:r>
        <w:rPr>
          <w:rFonts w:ascii="Montserrat" w:hAnsi="Montserrat" w:cs="Arial"/>
          <w:i/>
          <w:vanish/>
          <w:color w:val="0000FF"/>
          <w:sz w:val="20"/>
          <w:szCs w:val="20"/>
        </w:rPr>
        <w:t xml:space="preserve"> que deben cumplirse con esta </w:t>
      </w:r>
      <w:r>
        <w:rPr>
          <w:rFonts w:ascii="Montserrat" w:hAnsi="Montserrat" w:cs="Arial"/>
          <w:b/>
          <w:i/>
          <w:vanish/>
          <w:color w:val="0000FF"/>
          <w:sz w:val="20"/>
          <w:szCs w:val="20"/>
        </w:rPr>
        <w:t xml:space="preserve">funcionalidad particular </w:t>
      </w:r>
      <w:r>
        <w:rPr>
          <w:rFonts w:ascii="Montserrat" w:hAnsi="Montserrat" w:cs="Arial"/>
          <w:i/>
          <w:vanish/>
          <w:color w:val="0000FF"/>
          <w:sz w:val="20"/>
          <w:szCs w:val="20"/>
        </w:rPr>
        <w:t xml:space="preserve">documentada en el “Requerimiento de Servicios” (RES), y con las reglas de negocio y de validación que correspondan. </w:t>
      </w:r>
    </w:p>
    <w:p w14:paraId="7091621A" w14:textId="77777777" w:rsidR="006A4FDA" w:rsidRDefault="006A4FDA">
      <w:pPr>
        <w:ind w:left="426"/>
        <w:jc w:val="both"/>
        <w:rPr>
          <w:rFonts w:ascii="Montserrat" w:hAnsi="Montserrat" w:cs="Arial"/>
          <w:sz w:val="20"/>
          <w:szCs w:val="20"/>
        </w:rPr>
      </w:pPr>
    </w:p>
    <w:p w14:paraId="146D6A72" w14:textId="77777777" w:rsidR="006A4FDA" w:rsidRDefault="00000000">
      <w:pPr>
        <w:jc w:val="both"/>
        <w:rPr>
          <w:rFonts w:ascii="Montserrat" w:hAnsi="Montserrat" w:cs="Arial"/>
          <w:i/>
          <w:vanish/>
          <w:color w:val="0000FF"/>
          <w:sz w:val="20"/>
          <w:szCs w:val="20"/>
        </w:rPr>
      </w:pPr>
      <w:r>
        <w:fldChar w:fldCharType="begin">
          <w:ffData>
            <w:name w:val=""/>
            <w:enabled/>
            <w:calcOnExit w:val="0"/>
            <w:checkBox>
              <w:sizeAuto/>
              <w:default w:val="0"/>
              <w:checked/>
            </w:checkBox>
          </w:ffData>
        </w:fldChar>
      </w:r>
      <w:r>
        <w:rPr>
          <w:rFonts w:ascii="Montserrat" w:hAnsi="Montserrat"/>
          <w:sz w:val="20"/>
          <w:szCs w:val="20"/>
        </w:rPr>
        <w:instrText xml:space="preserve"> FORMCHECKBOX </w:instrText>
      </w:r>
      <w:r>
        <w:rPr>
          <w:rFonts w:ascii="Montserrat" w:hAnsi="Montserrat"/>
          <w:sz w:val="20"/>
          <w:szCs w:val="20"/>
        </w:rPr>
      </w:r>
      <w:r>
        <w:rPr>
          <w:rFonts w:ascii="Montserrat" w:hAnsi="Montserrat"/>
          <w:sz w:val="20"/>
          <w:szCs w:val="20"/>
        </w:rPr>
        <w:fldChar w:fldCharType="separate"/>
      </w:r>
      <w:bookmarkStart w:id="467" w:name="__Fieldmark__2219_2928905588"/>
      <w:bookmarkEnd w:id="467"/>
      <w:r>
        <w:rPr>
          <w:rFonts w:ascii="Montserrat" w:hAnsi="Montserrat"/>
          <w:sz w:val="20"/>
          <w:szCs w:val="20"/>
        </w:rPr>
        <w:fldChar w:fldCharType="end"/>
      </w:r>
      <w:bookmarkStart w:id="468" w:name="__Fieldmark__3052_3508476374"/>
      <w:bookmarkEnd w:id="468"/>
      <w:r>
        <w:rPr>
          <w:rFonts w:ascii="Montserrat" w:hAnsi="Montserrat" w:cs="Arial"/>
          <w:b/>
          <w:sz w:val="20"/>
          <w:szCs w:val="20"/>
        </w:rPr>
        <w:t xml:space="preserve"> Impacto valorado por responsable de la Administración de Proyectos Específicos (RAPE) para gestionar este cambio como un Servicio común a través de Requerimiento de Operación (RO). </w:t>
      </w:r>
      <w:r>
        <w:rPr>
          <w:rFonts w:ascii="Montserrat" w:hAnsi="Montserrat" w:cs="Arial"/>
          <w:i/>
          <w:vanish/>
          <w:color w:val="0000FF"/>
          <w:sz w:val="20"/>
          <w:szCs w:val="20"/>
        </w:rPr>
        <w:t>Seleccionar la caja para indicar que se cuenta con la valoración del RAPE.</w:t>
      </w:r>
    </w:p>
    <w:p w14:paraId="44995993" w14:textId="77777777" w:rsidR="006A4FDA" w:rsidRDefault="006A4FDA">
      <w:pPr>
        <w:jc w:val="both"/>
        <w:rPr>
          <w:rFonts w:ascii="Montserrat" w:hAnsi="Montserrat" w:cs="Arial"/>
          <w:i/>
          <w:vanish/>
          <w:color w:val="0000FF"/>
          <w:sz w:val="20"/>
          <w:szCs w:val="20"/>
        </w:rPr>
      </w:pPr>
    </w:p>
    <w:p w14:paraId="4A0E4527" w14:textId="77777777" w:rsidR="006A4FDA" w:rsidRDefault="006A4FDA">
      <w:pPr>
        <w:jc w:val="both"/>
        <w:rPr>
          <w:rFonts w:ascii="Montserrat" w:hAnsi="Montserrat" w:cs="Arial"/>
          <w:bCs/>
          <w:sz w:val="20"/>
          <w:szCs w:val="20"/>
        </w:rPr>
      </w:pPr>
    </w:p>
    <w:p w14:paraId="207FC076" w14:textId="77777777" w:rsidR="006A4FDA" w:rsidRDefault="006A4FDA">
      <w:pPr>
        <w:jc w:val="both"/>
        <w:rPr>
          <w:rFonts w:ascii="Montserrat" w:hAnsi="Montserrat" w:cs="Arial"/>
          <w:bCs/>
          <w:sz w:val="20"/>
          <w:szCs w:val="20"/>
        </w:rPr>
      </w:pPr>
    </w:p>
    <w:tbl>
      <w:tblPr>
        <w:tblW w:w="5000" w:type="pct"/>
        <w:jc w:val="center"/>
        <w:tblLayout w:type="fixed"/>
        <w:tblLook w:val="04A0" w:firstRow="1" w:lastRow="0" w:firstColumn="1" w:lastColumn="0" w:noHBand="0" w:noVBand="1"/>
      </w:tblPr>
      <w:tblGrid>
        <w:gridCol w:w="4673"/>
        <w:gridCol w:w="4673"/>
      </w:tblGrid>
      <w:tr w:rsidR="006A4FDA" w14:paraId="3FFBB6C9" w14:textId="77777777">
        <w:trPr>
          <w:trHeight w:val="219"/>
          <w:jc w:val="center"/>
        </w:trPr>
        <w:tc>
          <w:tcPr>
            <w:tcW w:w="9355"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600739CB" w14:textId="77777777" w:rsidR="006A4FDA" w:rsidRDefault="00000000">
            <w:pPr>
              <w:widowControl w:val="0"/>
              <w:jc w:val="center"/>
              <w:rPr>
                <w:rFonts w:ascii="Montserrat" w:hAnsi="Montserrat" w:cs="Arial"/>
                <w:b/>
                <w:sz w:val="20"/>
                <w:szCs w:val="20"/>
              </w:rPr>
            </w:pPr>
            <w:r>
              <w:rPr>
                <w:rFonts w:ascii="Montserrat" w:hAnsi="Montserrat" w:cs="Arial"/>
                <w:b/>
                <w:sz w:val="20"/>
                <w:szCs w:val="20"/>
              </w:rPr>
              <w:t>FIRMAS DE CONFORMIDAD</w:t>
            </w:r>
          </w:p>
          <w:p w14:paraId="1041132A" w14:textId="77777777" w:rsidR="006A4FDA" w:rsidRDefault="00000000">
            <w:pPr>
              <w:pStyle w:val="Textoindependiente1"/>
              <w:widowControl w:val="0"/>
              <w:spacing w:before="0" w:after="0"/>
              <w:contextualSpacing/>
              <w:jc w:val="both"/>
              <w:rPr>
                <w:rFonts w:ascii="Montserrat" w:hAnsi="Montserrat" w:cs="Arial"/>
                <w:i/>
                <w:vanish/>
                <w:color w:val="0000FF"/>
                <w:sz w:val="20"/>
              </w:rPr>
            </w:pPr>
            <w:r>
              <w:rPr>
                <w:rFonts w:ascii="Montserrat" w:hAnsi="Montserrat" w:cs="Arial"/>
                <w:i/>
                <w:vanish/>
                <w:color w:val="0000FF"/>
                <w:sz w:val="20"/>
              </w:rPr>
              <w:t xml:space="preserve">Instrucciones: Esta sección se refiere sólo a las personas que participan en la elaboración y aprobación del documento </w:t>
            </w:r>
          </w:p>
          <w:p w14:paraId="2B88F3BF" w14:textId="77777777" w:rsidR="006A4FDA" w:rsidRDefault="00000000">
            <w:pPr>
              <w:pStyle w:val="Textoindependiente1"/>
              <w:widowControl w:val="0"/>
              <w:spacing w:before="0" w:after="0"/>
              <w:contextualSpacing/>
              <w:jc w:val="both"/>
              <w:rPr>
                <w:rFonts w:ascii="Montserrat" w:hAnsi="Montserrat" w:cs="Tahoma"/>
                <w:vanish/>
                <w:color w:val="0000FF"/>
                <w:sz w:val="20"/>
              </w:rPr>
            </w:pPr>
            <w:r>
              <w:rPr>
                <w:rFonts w:ascii="Montserrat" w:hAnsi="Montserrat" w:cs="Arial"/>
                <w:i/>
                <w:vanish/>
                <w:color w:val="0000FF"/>
                <w:sz w:val="20"/>
              </w:rPr>
              <w:t>No es limitativo. En caso de existir más involucrados, se agregarán las columnas y filas necesarias, respetando el formato.</w:t>
            </w:r>
            <w:r>
              <w:rPr>
                <w:rFonts w:ascii="Montserrat" w:hAnsi="Montserrat" w:cs="Tahoma"/>
                <w:i/>
                <w:vanish/>
                <w:color w:val="0000FF"/>
                <w:sz w:val="20"/>
              </w:rPr>
              <w:t xml:space="preserve"> </w:t>
            </w:r>
          </w:p>
        </w:tc>
      </w:tr>
      <w:tr w:rsidR="006A4FDA" w14:paraId="7849938E" w14:textId="77777777">
        <w:trPr>
          <w:trHeight w:val="190"/>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6A0130A" w14:textId="77777777" w:rsidR="006A4FDA" w:rsidRDefault="00000000">
            <w:pPr>
              <w:pStyle w:val="Textoindependiente1"/>
              <w:widowControl w:val="0"/>
              <w:spacing w:before="0" w:after="0"/>
              <w:contextualSpacing/>
              <w:jc w:val="center"/>
              <w:rPr>
                <w:rFonts w:ascii="Montserrat" w:hAnsi="Montserrat" w:cs="Arial"/>
                <w:i/>
                <w:vanish/>
                <w:color w:val="0000FF"/>
                <w:sz w:val="20"/>
              </w:rPr>
            </w:pPr>
            <w:r>
              <w:rPr>
                <w:rFonts w:ascii="Montserrat" w:hAnsi="Montserrat" w:cs="Arial"/>
                <w:b/>
                <w:sz w:val="20"/>
              </w:rPr>
              <w:t>Autorizó</w:t>
            </w:r>
            <w:r>
              <w:rPr>
                <w:rFonts w:ascii="Montserrat" w:hAnsi="Montserrat" w:cs="Arial"/>
                <w:i/>
                <w:vanish/>
                <w:color w:val="0000FF"/>
                <w:sz w:val="20"/>
              </w:rPr>
              <w:t>(Ejemplo: Responsable de Fase Especificación Funcional).</w:t>
            </w:r>
          </w:p>
          <w:p w14:paraId="36072E31" w14:textId="77777777" w:rsidR="006A4FDA" w:rsidRDefault="006A4FDA">
            <w:pPr>
              <w:widowControl w:val="0"/>
              <w:jc w:val="center"/>
              <w:rPr>
                <w:rFonts w:ascii="Montserrat" w:hAnsi="Montserrat" w:cs="Arial"/>
                <w:b/>
                <w:sz w:val="20"/>
                <w:szCs w:val="20"/>
              </w:rPr>
            </w:pPr>
          </w:p>
        </w:tc>
        <w:tc>
          <w:tcPr>
            <w:tcW w:w="46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C83D32F" w14:textId="77777777" w:rsidR="006A4FDA" w:rsidRDefault="00000000">
            <w:pPr>
              <w:widowControl w:val="0"/>
              <w:jc w:val="center"/>
              <w:rPr>
                <w:rFonts w:ascii="Montserrat" w:hAnsi="Montserrat" w:cs="Arial"/>
                <w:b/>
                <w:sz w:val="20"/>
                <w:szCs w:val="22"/>
              </w:rPr>
            </w:pPr>
            <w:r>
              <w:rPr>
                <w:rFonts w:ascii="Montserrat" w:hAnsi="Montserrat" w:cs="Arial"/>
                <w:b/>
                <w:sz w:val="20"/>
                <w:szCs w:val="22"/>
              </w:rPr>
              <w:t>Autorizó</w:t>
            </w:r>
          </w:p>
        </w:tc>
      </w:tr>
      <w:tr w:rsidR="006A4FDA" w14:paraId="3F31BBDA"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39AE947D" w14:textId="77777777" w:rsidR="006A4FD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Pedro López Bernal.</w:t>
            </w:r>
          </w:p>
        </w:tc>
        <w:tc>
          <w:tcPr>
            <w:tcW w:w="4678" w:type="dxa"/>
            <w:tcBorders>
              <w:top w:val="single" w:sz="4" w:space="0" w:color="000000"/>
              <w:left w:val="single" w:sz="4" w:space="0" w:color="000000"/>
              <w:bottom w:val="single" w:sz="4" w:space="0" w:color="000000"/>
              <w:right w:val="single" w:sz="4" w:space="0" w:color="000000"/>
            </w:tcBorders>
          </w:tcPr>
          <w:p w14:paraId="79835A72" w14:textId="77777777" w:rsidR="006A4FD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Diana Maribel Velazquez Barroso</w:t>
            </w:r>
          </w:p>
        </w:tc>
      </w:tr>
      <w:tr w:rsidR="006A4FDA" w14:paraId="3C1335C9" w14:textId="77777777">
        <w:trPr>
          <w:trHeight w:val="150"/>
          <w:jc w:val="center"/>
        </w:trPr>
        <w:tc>
          <w:tcPr>
            <w:tcW w:w="4677" w:type="dxa"/>
            <w:tcBorders>
              <w:top w:val="single" w:sz="4" w:space="0" w:color="000000"/>
              <w:left w:val="single" w:sz="4" w:space="0" w:color="000000"/>
              <w:bottom w:val="single" w:sz="4" w:space="0" w:color="000000"/>
              <w:right w:val="single" w:sz="4" w:space="0" w:color="000000"/>
            </w:tcBorders>
          </w:tcPr>
          <w:p w14:paraId="72007E86" w14:textId="77777777" w:rsidR="006A4FDA" w:rsidRDefault="00000000">
            <w:pPr>
              <w:widowControl w:val="0"/>
              <w:spacing w:before="40" w:after="40"/>
              <w:contextualSpacing/>
              <w:jc w:val="both"/>
              <w:rPr>
                <w:rFonts w:ascii="Montserrat" w:hAnsi="Montserrat" w:cs="Arial"/>
                <w:sz w:val="20"/>
              </w:rPr>
            </w:pPr>
            <w:r>
              <w:rPr>
                <w:rFonts w:ascii="Montserrat" w:hAnsi="Montserrat" w:cs="Arial"/>
                <w:b/>
                <w:sz w:val="20"/>
              </w:rPr>
              <w:t>Puesto</w:t>
            </w:r>
            <w:r>
              <w:rPr>
                <w:rFonts w:ascii="Montserrat" w:hAnsi="Montserrat" w:cs="Arial"/>
                <w:sz w:val="20"/>
              </w:rPr>
              <w:t>: Administrador de Gestión de Servicios y Trámites con Medios Electrónicos 3</w:t>
            </w:r>
          </w:p>
        </w:tc>
        <w:tc>
          <w:tcPr>
            <w:tcW w:w="4678" w:type="dxa"/>
            <w:tcBorders>
              <w:top w:val="single" w:sz="4" w:space="0" w:color="000000"/>
              <w:left w:val="single" w:sz="4" w:space="0" w:color="000000"/>
              <w:bottom w:val="single" w:sz="4" w:space="0" w:color="000000"/>
              <w:right w:val="single" w:sz="4" w:space="0" w:color="000000"/>
            </w:tcBorders>
          </w:tcPr>
          <w:p w14:paraId="1802BCD7" w14:textId="77777777" w:rsidR="006A4FDA" w:rsidRDefault="00000000">
            <w:pPr>
              <w:widowControl w:val="0"/>
              <w:spacing w:before="40" w:after="40"/>
              <w:contextualSpacing/>
              <w:jc w:val="both"/>
              <w:rPr>
                <w:rFonts w:ascii="Montserrat" w:hAnsi="Montserrat" w:cs="Arial"/>
                <w:sz w:val="20"/>
              </w:rPr>
            </w:pPr>
            <w:r>
              <w:rPr>
                <w:rFonts w:ascii="Montserrat" w:hAnsi="Montserrat" w:cs="Arial"/>
                <w:b/>
                <w:sz w:val="20"/>
              </w:rPr>
              <w:t>Puesto</w:t>
            </w:r>
            <w:r>
              <w:rPr>
                <w:rFonts w:ascii="Montserrat" w:hAnsi="Montserrat" w:cs="Arial"/>
                <w:sz w:val="20"/>
              </w:rPr>
              <w:t xml:space="preserve">: </w:t>
            </w:r>
            <w:r>
              <w:rPr>
                <w:rFonts w:ascii="Montserrat" w:hAnsi="Montserrat" w:cs="Arial"/>
                <w:sz w:val="20"/>
                <w:szCs w:val="20"/>
              </w:rPr>
              <w:t xml:space="preserve">Administradora de Soluciones de Negocio 3 </w:t>
            </w:r>
          </w:p>
        </w:tc>
      </w:tr>
      <w:tr w:rsidR="006A4FDA" w14:paraId="02A134A6"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480323E8" w14:textId="77777777" w:rsidR="006A4FD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4678" w:type="dxa"/>
            <w:tcBorders>
              <w:top w:val="single" w:sz="4" w:space="0" w:color="000000"/>
              <w:left w:val="single" w:sz="4" w:space="0" w:color="000000"/>
              <w:bottom w:val="single" w:sz="4" w:space="0" w:color="000000"/>
              <w:right w:val="single" w:sz="4" w:space="0" w:color="000000"/>
            </w:tcBorders>
          </w:tcPr>
          <w:p w14:paraId="3B85447D" w14:textId="77777777" w:rsidR="006A4FDA" w:rsidRDefault="00000000">
            <w:pPr>
              <w:widowControl w:val="0"/>
              <w:jc w:val="both"/>
              <w:rPr>
                <w:rFonts w:ascii="Montserrat" w:hAnsi="Montserrat" w:cs="Arial"/>
                <w:sz w:val="20"/>
              </w:rPr>
            </w:pPr>
            <w:r>
              <w:rPr>
                <w:rFonts w:ascii="Montserrat" w:hAnsi="Montserrat" w:cs="Arial"/>
                <w:b/>
                <w:sz w:val="20"/>
              </w:rPr>
              <w:t xml:space="preserve">Fecha: </w:t>
            </w:r>
          </w:p>
        </w:tc>
      </w:tr>
      <w:tr w:rsidR="006A4FDA" w14:paraId="3953992B" w14:textId="77777777">
        <w:trPr>
          <w:trHeight w:val="773"/>
          <w:jc w:val="center"/>
        </w:trPr>
        <w:tc>
          <w:tcPr>
            <w:tcW w:w="4677" w:type="dxa"/>
            <w:tcBorders>
              <w:top w:val="single" w:sz="4" w:space="0" w:color="000000"/>
              <w:left w:val="single" w:sz="4" w:space="0" w:color="000000"/>
              <w:bottom w:val="single" w:sz="4" w:space="0" w:color="000000"/>
              <w:right w:val="single" w:sz="4" w:space="0" w:color="000000"/>
            </w:tcBorders>
          </w:tcPr>
          <w:p w14:paraId="7D6D717C" w14:textId="77777777" w:rsidR="006A4FDA" w:rsidRDefault="00000000">
            <w:pPr>
              <w:widowControl w:val="0"/>
              <w:jc w:val="both"/>
              <w:rPr>
                <w:rFonts w:ascii="Montserrat" w:hAnsi="Montserrat" w:cs="Arial"/>
                <w:sz w:val="20"/>
                <w:szCs w:val="20"/>
              </w:rPr>
            </w:pPr>
            <w:r>
              <w:rPr>
                <w:rFonts w:ascii="Montserrat" w:hAnsi="Montserrat" w:cs="Arial"/>
                <w:sz w:val="20"/>
                <w:szCs w:val="20"/>
              </w:rPr>
              <w:t>‍</w:t>
            </w:r>
          </w:p>
        </w:tc>
        <w:tc>
          <w:tcPr>
            <w:tcW w:w="4678" w:type="dxa"/>
            <w:tcBorders>
              <w:top w:val="single" w:sz="4" w:space="0" w:color="000000"/>
              <w:left w:val="single" w:sz="4" w:space="0" w:color="000000"/>
              <w:bottom w:val="single" w:sz="4" w:space="0" w:color="000000"/>
              <w:right w:val="single" w:sz="4" w:space="0" w:color="000000"/>
            </w:tcBorders>
          </w:tcPr>
          <w:p w14:paraId="6AA79031" w14:textId="77777777" w:rsidR="006A4FDA" w:rsidRDefault="006A4FDA">
            <w:pPr>
              <w:widowControl w:val="0"/>
              <w:jc w:val="both"/>
              <w:rPr>
                <w:rFonts w:ascii="Montserrat" w:hAnsi="Montserrat" w:cs="Arial"/>
                <w:b/>
                <w:sz w:val="20"/>
                <w:szCs w:val="22"/>
              </w:rPr>
            </w:pPr>
          </w:p>
        </w:tc>
      </w:tr>
      <w:tr w:rsidR="006A4FDA" w14:paraId="47DD4379" w14:textId="77777777">
        <w:trPr>
          <w:trHeight w:val="201"/>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27D9A4" w14:textId="77777777" w:rsidR="006A4FDA" w:rsidRDefault="00000000">
            <w:pPr>
              <w:pStyle w:val="Textoindependiente1"/>
              <w:widowControl w:val="0"/>
              <w:spacing w:before="0" w:after="0"/>
              <w:contextualSpacing/>
              <w:jc w:val="center"/>
              <w:rPr>
                <w:rFonts w:ascii="Montserrat" w:hAnsi="Montserrat" w:cs="Arial"/>
                <w:b/>
                <w:sz w:val="20"/>
              </w:rPr>
            </w:pPr>
            <w:r>
              <w:rPr>
                <w:rFonts w:ascii="Montserrat" w:hAnsi="Montserrat" w:cs="Arial"/>
                <w:b/>
                <w:sz w:val="20"/>
              </w:rPr>
              <w:t>Revisó</w:t>
            </w:r>
          </w:p>
        </w:tc>
        <w:tc>
          <w:tcPr>
            <w:tcW w:w="46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D54C4F" w14:textId="77777777" w:rsidR="006A4FDA" w:rsidRDefault="00000000">
            <w:pPr>
              <w:pStyle w:val="Textoindependiente1"/>
              <w:widowControl w:val="0"/>
              <w:spacing w:before="0" w:after="0"/>
              <w:contextualSpacing/>
              <w:jc w:val="center"/>
              <w:rPr>
                <w:rFonts w:ascii="Montserrat" w:hAnsi="Montserrat" w:cs="Arial"/>
                <w:b/>
                <w:sz w:val="20"/>
              </w:rPr>
            </w:pPr>
            <w:r>
              <w:rPr>
                <w:rFonts w:ascii="Montserrat" w:hAnsi="Montserrat" w:cs="Arial"/>
                <w:b/>
                <w:sz w:val="20"/>
              </w:rPr>
              <w:t>Revisó</w:t>
            </w:r>
          </w:p>
        </w:tc>
      </w:tr>
      <w:tr w:rsidR="006A4FDA" w14:paraId="1FF7A1C3"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0E724B75" w14:textId="77777777" w:rsidR="006A4FD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xml:space="preserve">: Mario Alberto Huerta Velazquez </w:t>
            </w:r>
          </w:p>
        </w:tc>
        <w:tc>
          <w:tcPr>
            <w:tcW w:w="4678" w:type="dxa"/>
            <w:tcBorders>
              <w:top w:val="single" w:sz="4" w:space="0" w:color="000000"/>
              <w:left w:val="single" w:sz="4" w:space="0" w:color="000000"/>
              <w:bottom w:val="single" w:sz="4" w:space="0" w:color="000000"/>
              <w:right w:val="single" w:sz="4" w:space="0" w:color="000000"/>
            </w:tcBorders>
            <w:vAlign w:val="center"/>
          </w:tcPr>
          <w:p w14:paraId="51C57A74" w14:textId="77777777" w:rsidR="006A4FDA" w:rsidRDefault="00000000">
            <w:pPr>
              <w:widowControl w:val="0"/>
              <w:jc w:val="both"/>
              <w:rPr>
                <w:rFonts w:ascii="Montserrat" w:hAnsi="Montserrat" w:cs="Arial"/>
                <w:b/>
                <w:sz w:val="20"/>
                <w:szCs w:val="22"/>
              </w:rPr>
            </w:pPr>
            <w:r>
              <w:rPr>
                <w:rFonts w:ascii="Montserrat" w:hAnsi="Montserrat" w:cs="Arial"/>
                <w:b/>
                <w:sz w:val="20"/>
                <w:szCs w:val="20"/>
              </w:rPr>
              <w:t xml:space="preserve">Nombre: </w:t>
            </w:r>
            <w:r>
              <w:rPr>
                <w:rFonts w:ascii="Montserrat" w:hAnsi="Montserrat" w:cs="Arial"/>
                <w:sz w:val="20"/>
                <w:szCs w:val="20"/>
              </w:rPr>
              <w:t>Roberto Benjamín Monroy Vargas</w:t>
            </w:r>
          </w:p>
        </w:tc>
      </w:tr>
      <w:tr w:rsidR="006A4FDA" w14:paraId="0D82CF1C"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7A0585B6" w14:textId="77777777" w:rsidR="006A4FDA" w:rsidRDefault="00000000">
            <w:pPr>
              <w:widowControl w:val="0"/>
              <w:jc w:val="both"/>
              <w:rPr>
                <w:rFonts w:ascii="Montserrat" w:hAnsi="Montserrat" w:cs="Arial"/>
                <w:sz w:val="20"/>
                <w:szCs w:val="20"/>
              </w:rPr>
            </w:pPr>
            <w:r>
              <w:rPr>
                <w:rFonts w:ascii="Montserrat" w:hAnsi="Montserrat" w:cs="Arial"/>
                <w:b/>
                <w:sz w:val="20"/>
                <w:szCs w:val="20"/>
              </w:rPr>
              <w:t>Puesto</w:t>
            </w:r>
            <w:r>
              <w:rPr>
                <w:rFonts w:ascii="Montserrat" w:hAnsi="Montserrat" w:cs="Arial"/>
                <w:sz w:val="20"/>
                <w:szCs w:val="20"/>
              </w:rPr>
              <w:t>: Subadministrador de Gestión de Servicios y Trámites con Medios Electrónicos</w:t>
            </w:r>
          </w:p>
        </w:tc>
        <w:tc>
          <w:tcPr>
            <w:tcW w:w="4678" w:type="dxa"/>
            <w:tcBorders>
              <w:top w:val="single" w:sz="4" w:space="0" w:color="000000"/>
              <w:left w:val="single" w:sz="4" w:space="0" w:color="000000"/>
              <w:bottom w:val="single" w:sz="4" w:space="0" w:color="000000"/>
              <w:right w:val="single" w:sz="4" w:space="0" w:color="000000"/>
            </w:tcBorders>
          </w:tcPr>
          <w:p w14:paraId="40E78915" w14:textId="77777777" w:rsidR="006A4FDA" w:rsidRDefault="00000000">
            <w:pPr>
              <w:widowControl w:val="0"/>
              <w:jc w:val="both"/>
              <w:rPr>
                <w:rFonts w:ascii="Montserrat" w:hAnsi="Montserrat" w:cs="Arial"/>
                <w:b/>
                <w:sz w:val="20"/>
                <w:szCs w:val="22"/>
              </w:rPr>
            </w:pPr>
            <w:r>
              <w:rPr>
                <w:rFonts w:ascii="Montserrat" w:hAnsi="Montserrat" w:cs="Arial"/>
                <w:b/>
                <w:sz w:val="20"/>
                <w:szCs w:val="20"/>
              </w:rPr>
              <w:t>Puesto</w:t>
            </w:r>
            <w:r>
              <w:rPr>
                <w:rFonts w:ascii="Montserrat" w:hAnsi="Montserrat" w:cs="Arial"/>
                <w:sz w:val="20"/>
                <w:szCs w:val="20"/>
              </w:rPr>
              <w:t xml:space="preserve">: </w:t>
            </w:r>
            <w:r>
              <w:rPr>
                <w:rFonts w:ascii="Montserrat" w:hAnsi="Montserrat" w:cs="Arial"/>
                <w:sz w:val="20"/>
              </w:rPr>
              <w:t>Subadministrador de Soluciones de Negocio</w:t>
            </w:r>
          </w:p>
        </w:tc>
      </w:tr>
      <w:tr w:rsidR="006A4FDA" w14:paraId="26754ED0" w14:textId="77777777">
        <w:trPr>
          <w:trHeight w:val="197"/>
          <w:jc w:val="center"/>
        </w:trPr>
        <w:tc>
          <w:tcPr>
            <w:tcW w:w="4677" w:type="dxa"/>
            <w:tcBorders>
              <w:top w:val="single" w:sz="4" w:space="0" w:color="000000"/>
              <w:left w:val="single" w:sz="4" w:space="0" w:color="000000"/>
              <w:bottom w:val="single" w:sz="4" w:space="0" w:color="000000"/>
              <w:right w:val="single" w:sz="4" w:space="0" w:color="000000"/>
            </w:tcBorders>
          </w:tcPr>
          <w:p w14:paraId="6E502EE6" w14:textId="77777777" w:rsidR="006A4FD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4678" w:type="dxa"/>
            <w:tcBorders>
              <w:top w:val="single" w:sz="4" w:space="0" w:color="000000"/>
              <w:left w:val="single" w:sz="4" w:space="0" w:color="000000"/>
              <w:bottom w:val="single" w:sz="4" w:space="0" w:color="000000"/>
              <w:right w:val="single" w:sz="4" w:space="0" w:color="000000"/>
            </w:tcBorders>
          </w:tcPr>
          <w:p w14:paraId="15242392" w14:textId="77777777" w:rsidR="006A4FDA" w:rsidRDefault="00000000">
            <w:pPr>
              <w:widowControl w:val="0"/>
              <w:jc w:val="both"/>
              <w:rPr>
                <w:rFonts w:ascii="Montserrat" w:hAnsi="Montserrat" w:cs="Arial"/>
                <w:b/>
                <w:sz w:val="20"/>
                <w:szCs w:val="22"/>
              </w:rPr>
            </w:pPr>
            <w:r>
              <w:rPr>
                <w:rFonts w:ascii="Montserrat" w:hAnsi="Montserrat" w:cs="Arial"/>
                <w:b/>
                <w:sz w:val="20"/>
                <w:szCs w:val="20"/>
              </w:rPr>
              <w:t>Fecha</w:t>
            </w:r>
            <w:r>
              <w:rPr>
                <w:rFonts w:ascii="Montserrat" w:hAnsi="Montserrat" w:cs="Arial"/>
                <w:sz w:val="20"/>
                <w:szCs w:val="20"/>
              </w:rPr>
              <w:t xml:space="preserve">: </w:t>
            </w:r>
          </w:p>
        </w:tc>
      </w:tr>
      <w:tr w:rsidR="006A4FDA" w14:paraId="3C01F619" w14:textId="77777777">
        <w:trPr>
          <w:trHeight w:val="773"/>
          <w:jc w:val="center"/>
        </w:trPr>
        <w:tc>
          <w:tcPr>
            <w:tcW w:w="4677" w:type="dxa"/>
            <w:tcBorders>
              <w:top w:val="single" w:sz="4" w:space="0" w:color="000000"/>
              <w:left w:val="single" w:sz="4" w:space="0" w:color="000000"/>
              <w:bottom w:val="single" w:sz="4" w:space="0" w:color="000000"/>
              <w:right w:val="single" w:sz="4" w:space="0" w:color="000000"/>
            </w:tcBorders>
          </w:tcPr>
          <w:p w14:paraId="7D5D52EE" w14:textId="77777777" w:rsidR="006A4FDA" w:rsidRDefault="006A4FDA">
            <w:pPr>
              <w:widowControl w:val="0"/>
              <w:jc w:val="both"/>
              <w:rPr>
                <w:rFonts w:ascii="Montserrat" w:hAnsi="Montserrat" w:cs="Arial"/>
                <w:sz w:val="20"/>
                <w:szCs w:val="20"/>
              </w:rPr>
            </w:pPr>
          </w:p>
          <w:p w14:paraId="00437EB5" w14:textId="77777777" w:rsidR="006A4FDA" w:rsidRDefault="006A4FDA">
            <w:pPr>
              <w:widowControl w:val="0"/>
              <w:jc w:val="both"/>
              <w:rPr>
                <w:rFonts w:ascii="Montserrat" w:hAnsi="Montserrat" w:cs="Arial"/>
                <w:sz w:val="20"/>
                <w:szCs w:val="20"/>
              </w:rPr>
            </w:pPr>
          </w:p>
          <w:p w14:paraId="38609E2D" w14:textId="77777777" w:rsidR="006A4FDA" w:rsidRDefault="006A4FDA">
            <w:pPr>
              <w:widowControl w:val="0"/>
              <w:jc w:val="both"/>
              <w:rPr>
                <w:rFonts w:ascii="Montserrat" w:hAnsi="Montserrat" w:cs="Arial"/>
                <w:sz w:val="20"/>
                <w:szCs w:val="20"/>
              </w:rPr>
            </w:pPr>
          </w:p>
          <w:p w14:paraId="6DA0F592" w14:textId="77777777" w:rsidR="006A4FDA" w:rsidRDefault="006A4FDA">
            <w:pPr>
              <w:widowControl w:val="0"/>
              <w:jc w:val="both"/>
              <w:rPr>
                <w:rFonts w:ascii="Montserrat" w:hAnsi="Montserrat" w:cs="Arial"/>
                <w:sz w:val="20"/>
                <w:szCs w:val="20"/>
              </w:rPr>
            </w:pPr>
          </w:p>
          <w:p w14:paraId="52F9C65E" w14:textId="77777777" w:rsidR="006A4FDA" w:rsidRDefault="006A4FDA">
            <w:pPr>
              <w:widowControl w:val="0"/>
              <w:jc w:val="both"/>
              <w:rPr>
                <w:rFonts w:ascii="Montserrat" w:hAnsi="Montserrat" w:cs="Arial"/>
                <w:sz w:val="20"/>
                <w:szCs w:val="20"/>
              </w:rPr>
            </w:pPr>
          </w:p>
        </w:tc>
        <w:tc>
          <w:tcPr>
            <w:tcW w:w="4678" w:type="dxa"/>
            <w:tcBorders>
              <w:top w:val="single" w:sz="4" w:space="0" w:color="000000"/>
              <w:left w:val="single" w:sz="4" w:space="0" w:color="000000"/>
              <w:bottom w:val="single" w:sz="4" w:space="0" w:color="000000"/>
              <w:right w:val="single" w:sz="4" w:space="0" w:color="000000"/>
            </w:tcBorders>
          </w:tcPr>
          <w:p w14:paraId="533BE661" w14:textId="77777777" w:rsidR="006A4FDA" w:rsidRDefault="006A4FDA">
            <w:pPr>
              <w:widowControl w:val="0"/>
              <w:jc w:val="both"/>
              <w:rPr>
                <w:rFonts w:ascii="Montserrat" w:hAnsi="Montserrat" w:cs="Arial"/>
                <w:b/>
                <w:sz w:val="20"/>
                <w:szCs w:val="22"/>
              </w:rPr>
            </w:pPr>
          </w:p>
        </w:tc>
      </w:tr>
      <w:tr w:rsidR="006A4FDA" w14:paraId="07038E94" w14:textId="77777777">
        <w:trPr>
          <w:trHeight w:val="202"/>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4AF546" w14:textId="77777777" w:rsidR="006A4FDA" w:rsidRDefault="00000000">
            <w:pPr>
              <w:pStyle w:val="Textoindependiente1"/>
              <w:widowControl w:val="0"/>
              <w:spacing w:before="0" w:after="0"/>
              <w:contextualSpacing/>
              <w:jc w:val="center"/>
              <w:rPr>
                <w:rFonts w:ascii="Montserrat" w:hAnsi="Montserrat" w:cs="Arial"/>
                <w:b/>
                <w:sz w:val="20"/>
              </w:rPr>
            </w:pPr>
            <w:r>
              <w:rPr>
                <w:rFonts w:ascii="Montserrat" w:hAnsi="Montserrat" w:cs="Arial"/>
                <w:b/>
                <w:sz w:val="20"/>
              </w:rPr>
              <w:t>Elaboró</w:t>
            </w:r>
          </w:p>
        </w:tc>
        <w:tc>
          <w:tcPr>
            <w:tcW w:w="46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B05041" w14:textId="77777777" w:rsidR="006A4FDA" w:rsidRDefault="00000000">
            <w:pPr>
              <w:pStyle w:val="Textoindependiente1"/>
              <w:widowControl w:val="0"/>
              <w:spacing w:before="0" w:after="0"/>
              <w:contextualSpacing/>
              <w:jc w:val="center"/>
              <w:rPr>
                <w:rFonts w:ascii="Montserrat" w:hAnsi="Montserrat" w:cs="Arial"/>
                <w:b/>
                <w:sz w:val="20"/>
              </w:rPr>
            </w:pPr>
            <w:r>
              <w:rPr>
                <w:rFonts w:ascii="Montserrat" w:hAnsi="Montserrat" w:cs="Arial"/>
                <w:b/>
                <w:sz w:val="20"/>
              </w:rPr>
              <w:t>Elaboró</w:t>
            </w:r>
          </w:p>
        </w:tc>
      </w:tr>
      <w:tr w:rsidR="006A4FDA" w14:paraId="036F59B3"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2E8189C0" w14:textId="77777777" w:rsidR="006A4FDA" w:rsidRDefault="00000000">
            <w:pPr>
              <w:widowControl w:val="0"/>
              <w:jc w:val="both"/>
              <w:rPr>
                <w:rFonts w:ascii="Montserrat" w:hAnsi="Montserrat" w:cs="Arial"/>
                <w:sz w:val="20"/>
                <w:szCs w:val="20"/>
              </w:rPr>
            </w:pPr>
            <w:r>
              <w:rPr>
                <w:rFonts w:ascii="Montserrat" w:hAnsi="Montserrat" w:cs="Arial"/>
                <w:b/>
                <w:sz w:val="20"/>
                <w:szCs w:val="22"/>
              </w:rPr>
              <w:t xml:space="preserve">Nombre: </w:t>
            </w:r>
            <w:r>
              <w:rPr>
                <w:rFonts w:ascii="Montserrat" w:hAnsi="Montserrat" w:cs="Arial"/>
                <w:sz w:val="20"/>
                <w:szCs w:val="22"/>
              </w:rPr>
              <w:t>Nadia Anahí Ortega Nava</w:t>
            </w:r>
            <w:r>
              <w:rPr>
                <w:rFonts w:ascii="Montserrat" w:hAnsi="Montserrat" w:cs="Arial"/>
                <w:b/>
                <w:sz w:val="20"/>
                <w:szCs w:val="22"/>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3A8E62C1" w14:textId="77777777" w:rsidR="006A4FDA" w:rsidRDefault="00000000">
            <w:pPr>
              <w:widowControl w:val="0"/>
              <w:jc w:val="both"/>
              <w:rPr>
                <w:rFonts w:ascii="Montserrat" w:hAnsi="Montserrat" w:cs="Arial"/>
                <w:b/>
                <w:sz w:val="20"/>
                <w:szCs w:val="22"/>
              </w:rPr>
            </w:pPr>
            <w:r>
              <w:rPr>
                <w:rFonts w:ascii="Montserrat" w:hAnsi="Montserrat" w:cs="Arial"/>
                <w:b/>
                <w:sz w:val="20"/>
                <w:szCs w:val="22"/>
              </w:rPr>
              <w:t xml:space="preserve">Nombre: </w:t>
            </w:r>
            <w:r>
              <w:rPr>
                <w:rFonts w:ascii="Montserrat" w:hAnsi="Montserrat" w:cs="Arial"/>
                <w:sz w:val="20"/>
                <w:szCs w:val="22"/>
              </w:rPr>
              <w:t>Alma Quetzabeth Torres González</w:t>
            </w:r>
            <w:r>
              <w:rPr>
                <w:rFonts w:ascii="Montserrat" w:hAnsi="Montserrat" w:cs="Arial"/>
                <w:b/>
                <w:sz w:val="20"/>
                <w:szCs w:val="22"/>
              </w:rPr>
              <w:t xml:space="preserve"> </w:t>
            </w:r>
          </w:p>
        </w:tc>
      </w:tr>
      <w:tr w:rsidR="006A4FDA" w14:paraId="65E55D7D"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61D0E012" w14:textId="77777777" w:rsidR="006A4FDA" w:rsidRDefault="00000000">
            <w:pPr>
              <w:widowControl w:val="0"/>
              <w:jc w:val="both"/>
              <w:rPr>
                <w:rFonts w:ascii="Montserrat" w:hAnsi="Montserrat" w:cs="Arial"/>
                <w:sz w:val="20"/>
                <w:szCs w:val="20"/>
              </w:rPr>
            </w:pPr>
            <w:r>
              <w:rPr>
                <w:rFonts w:ascii="Montserrat" w:hAnsi="Montserrat" w:cs="Arial"/>
                <w:b/>
                <w:sz w:val="20"/>
                <w:szCs w:val="22"/>
              </w:rPr>
              <w:t xml:space="preserve">Puesto: </w:t>
            </w:r>
            <w:r>
              <w:rPr>
                <w:rFonts w:ascii="Montserrat" w:hAnsi="Montserrat" w:cs="Arial"/>
                <w:sz w:val="20"/>
                <w:szCs w:val="22"/>
              </w:rPr>
              <w:t xml:space="preserve">Jefe de Departamento </w:t>
            </w:r>
            <w:r>
              <w:rPr>
                <w:rFonts w:ascii="Montserrat" w:hAnsi="Montserrat" w:cs="Arial"/>
                <w:sz w:val="20"/>
                <w:szCs w:val="20"/>
              </w:rPr>
              <w:t>de Gestión de Servicios y Trámites con Medios Electrónicos</w:t>
            </w:r>
          </w:p>
        </w:tc>
        <w:tc>
          <w:tcPr>
            <w:tcW w:w="4678" w:type="dxa"/>
            <w:tcBorders>
              <w:top w:val="single" w:sz="4" w:space="0" w:color="000000"/>
              <w:left w:val="single" w:sz="4" w:space="0" w:color="000000"/>
              <w:bottom w:val="single" w:sz="4" w:space="0" w:color="000000"/>
              <w:right w:val="single" w:sz="4" w:space="0" w:color="000000"/>
            </w:tcBorders>
          </w:tcPr>
          <w:p w14:paraId="25310DA6" w14:textId="77777777" w:rsidR="006A4FDA" w:rsidRDefault="00000000">
            <w:pPr>
              <w:widowControl w:val="0"/>
              <w:jc w:val="both"/>
              <w:rPr>
                <w:rFonts w:ascii="Montserrat" w:hAnsi="Montserrat" w:cs="Arial"/>
                <w:b/>
                <w:sz w:val="20"/>
                <w:szCs w:val="22"/>
              </w:rPr>
            </w:pPr>
            <w:r>
              <w:rPr>
                <w:rFonts w:ascii="Montserrat" w:hAnsi="Montserrat" w:cs="Arial"/>
                <w:b/>
                <w:sz w:val="20"/>
                <w:szCs w:val="22"/>
              </w:rPr>
              <w:t xml:space="preserve">Puesto: </w:t>
            </w:r>
            <w:r>
              <w:rPr>
                <w:rFonts w:ascii="Montserrat" w:hAnsi="Montserrat" w:cs="Arial"/>
                <w:sz w:val="20"/>
                <w:szCs w:val="22"/>
              </w:rPr>
              <w:t>Jefe de Departamento de Soluciones de Negocio</w:t>
            </w:r>
          </w:p>
        </w:tc>
      </w:tr>
      <w:tr w:rsidR="006A4FDA" w14:paraId="7FF5D8B8" w14:textId="77777777">
        <w:trPr>
          <w:trHeight w:val="145"/>
          <w:jc w:val="center"/>
        </w:trPr>
        <w:tc>
          <w:tcPr>
            <w:tcW w:w="4677" w:type="dxa"/>
            <w:tcBorders>
              <w:top w:val="single" w:sz="4" w:space="0" w:color="000000"/>
              <w:left w:val="single" w:sz="4" w:space="0" w:color="000000"/>
              <w:bottom w:val="single" w:sz="4" w:space="0" w:color="000000"/>
              <w:right w:val="single" w:sz="4" w:space="0" w:color="000000"/>
            </w:tcBorders>
          </w:tcPr>
          <w:p w14:paraId="2B40697D" w14:textId="77777777" w:rsidR="006A4FD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4678" w:type="dxa"/>
            <w:tcBorders>
              <w:top w:val="single" w:sz="4" w:space="0" w:color="000000"/>
              <w:left w:val="single" w:sz="4" w:space="0" w:color="000000"/>
              <w:bottom w:val="single" w:sz="4" w:space="0" w:color="000000"/>
              <w:right w:val="single" w:sz="4" w:space="0" w:color="000000"/>
            </w:tcBorders>
          </w:tcPr>
          <w:p w14:paraId="611BBB85" w14:textId="77777777" w:rsidR="006A4FDA" w:rsidRDefault="00000000">
            <w:pPr>
              <w:widowControl w:val="0"/>
              <w:jc w:val="both"/>
              <w:rPr>
                <w:rFonts w:ascii="Montserrat" w:hAnsi="Montserrat" w:cs="Arial"/>
                <w:b/>
                <w:sz w:val="20"/>
                <w:szCs w:val="22"/>
              </w:rPr>
            </w:pPr>
            <w:r>
              <w:rPr>
                <w:rFonts w:ascii="Montserrat" w:hAnsi="Montserrat" w:cs="Arial"/>
                <w:b/>
                <w:sz w:val="20"/>
                <w:szCs w:val="22"/>
              </w:rPr>
              <w:t xml:space="preserve">Fecha: </w:t>
            </w:r>
          </w:p>
        </w:tc>
      </w:tr>
      <w:tr w:rsidR="006A4FDA" w14:paraId="14D8AF0E" w14:textId="77777777">
        <w:trPr>
          <w:trHeight w:val="773"/>
          <w:jc w:val="center"/>
        </w:trPr>
        <w:tc>
          <w:tcPr>
            <w:tcW w:w="4677" w:type="dxa"/>
            <w:tcBorders>
              <w:top w:val="single" w:sz="4" w:space="0" w:color="000000"/>
              <w:left w:val="single" w:sz="4" w:space="0" w:color="000000"/>
              <w:bottom w:val="single" w:sz="4" w:space="0" w:color="000000"/>
              <w:right w:val="single" w:sz="4" w:space="0" w:color="000000"/>
            </w:tcBorders>
          </w:tcPr>
          <w:p w14:paraId="15881145" w14:textId="77777777" w:rsidR="006A4FDA" w:rsidRDefault="006A4FDA">
            <w:pPr>
              <w:widowControl w:val="0"/>
              <w:jc w:val="both"/>
              <w:rPr>
                <w:rFonts w:ascii="Montserrat" w:hAnsi="Montserrat" w:cs="Arial"/>
                <w:sz w:val="20"/>
                <w:szCs w:val="20"/>
              </w:rPr>
            </w:pPr>
          </w:p>
          <w:p w14:paraId="200B3273" w14:textId="77777777" w:rsidR="006A4FDA" w:rsidRDefault="006A4FDA">
            <w:pPr>
              <w:widowControl w:val="0"/>
              <w:jc w:val="both"/>
              <w:rPr>
                <w:rFonts w:ascii="Montserrat" w:hAnsi="Montserrat" w:cs="Arial"/>
                <w:sz w:val="20"/>
                <w:szCs w:val="20"/>
              </w:rPr>
            </w:pPr>
          </w:p>
          <w:p w14:paraId="689B29F6" w14:textId="77777777" w:rsidR="006A4FDA" w:rsidRDefault="006A4FDA">
            <w:pPr>
              <w:widowControl w:val="0"/>
              <w:jc w:val="both"/>
              <w:rPr>
                <w:rFonts w:ascii="Montserrat" w:hAnsi="Montserrat" w:cs="Arial"/>
                <w:sz w:val="20"/>
                <w:szCs w:val="20"/>
              </w:rPr>
            </w:pPr>
          </w:p>
          <w:p w14:paraId="23A5A773" w14:textId="77777777" w:rsidR="006A4FDA" w:rsidRDefault="006A4FDA">
            <w:pPr>
              <w:widowControl w:val="0"/>
              <w:jc w:val="both"/>
              <w:rPr>
                <w:rFonts w:ascii="Montserrat" w:hAnsi="Montserrat" w:cs="Arial"/>
                <w:sz w:val="20"/>
                <w:szCs w:val="20"/>
              </w:rPr>
            </w:pPr>
          </w:p>
          <w:p w14:paraId="25159B87" w14:textId="77777777" w:rsidR="006A4FDA" w:rsidRDefault="006A4FDA">
            <w:pPr>
              <w:widowControl w:val="0"/>
              <w:jc w:val="both"/>
              <w:rPr>
                <w:rFonts w:ascii="Montserrat" w:hAnsi="Montserrat" w:cs="Arial"/>
                <w:sz w:val="20"/>
                <w:szCs w:val="20"/>
              </w:rPr>
            </w:pPr>
          </w:p>
        </w:tc>
        <w:tc>
          <w:tcPr>
            <w:tcW w:w="4678" w:type="dxa"/>
            <w:tcBorders>
              <w:top w:val="single" w:sz="4" w:space="0" w:color="000000"/>
              <w:left w:val="single" w:sz="4" w:space="0" w:color="000000"/>
              <w:bottom w:val="single" w:sz="4" w:space="0" w:color="000000"/>
              <w:right w:val="single" w:sz="4" w:space="0" w:color="000000"/>
            </w:tcBorders>
          </w:tcPr>
          <w:p w14:paraId="48FC5F16" w14:textId="77777777" w:rsidR="006A4FDA" w:rsidRDefault="006A4FDA">
            <w:pPr>
              <w:widowControl w:val="0"/>
              <w:jc w:val="both"/>
              <w:rPr>
                <w:rFonts w:ascii="Montserrat" w:hAnsi="Montserrat" w:cs="Arial"/>
                <w:b/>
                <w:sz w:val="20"/>
                <w:szCs w:val="22"/>
              </w:rPr>
            </w:pPr>
          </w:p>
        </w:tc>
      </w:tr>
    </w:tbl>
    <w:p w14:paraId="0955B20A" w14:textId="77777777" w:rsidR="006A4FDA" w:rsidRDefault="006A4FDA">
      <w:pPr>
        <w:jc w:val="both"/>
        <w:rPr>
          <w:rFonts w:ascii="Montserrat" w:hAnsi="Montserrat" w:cs="Arial"/>
          <w:bCs/>
          <w:sz w:val="20"/>
          <w:szCs w:val="20"/>
        </w:rPr>
      </w:pPr>
    </w:p>
    <w:p w14:paraId="6010324A" w14:textId="77777777" w:rsidR="006A4FDA" w:rsidRDefault="006A4FDA">
      <w:pPr>
        <w:jc w:val="both"/>
        <w:rPr>
          <w:rFonts w:ascii="Montserrat" w:hAnsi="Montserrat" w:cs="Arial"/>
          <w:bCs/>
          <w:sz w:val="20"/>
          <w:szCs w:val="20"/>
        </w:rPr>
      </w:pPr>
    </w:p>
    <w:p w14:paraId="17B1A747" w14:textId="77777777" w:rsidR="006A4FDA" w:rsidRDefault="006A4FDA">
      <w:pPr>
        <w:jc w:val="both"/>
        <w:rPr>
          <w:rFonts w:ascii="Montserrat" w:hAnsi="Montserrat" w:cs="Arial"/>
          <w:bCs/>
          <w:sz w:val="20"/>
          <w:szCs w:val="20"/>
        </w:rPr>
      </w:pPr>
    </w:p>
    <w:p w14:paraId="156B0558" w14:textId="77777777" w:rsidR="006A4FDA" w:rsidRDefault="006A4FDA">
      <w:pPr>
        <w:jc w:val="both"/>
        <w:rPr>
          <w:rFonts w:ascii="Montserrat" w:hAnsi="Montserrat" w:cs="Arial"/>
          <w:bCs/>
          <w:sz w:val="20"/>
          <w:szCs w:val="20"/>
        </w:rPr>
      </w:pPr>
    </w:p>
    <w:sectPr w:rsidR="006A4FDA">
      <w:headerReference w:type="even" r:id="rId64"/>
      <w:headerReference w:type="default" r:id="rId65"/>
      <w:footerReference w:type="even" r:id="rId66"/>
      <w:footerReference w:type="default" r:id="rId67"/>
      <w:headerReference w:type="first" r:id="rId68"/>
      <w:footerReference w:type="first" r:id="rId69"/>
      <w:pgSz w:w="12240" w:h="15840"/>
      <w:pgMar w:top="1134" w:right="1183" w:bottom="1134" w:left="1701" w:header="72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6" w:author="Autor desconocido" w:date="2024-10-17T10:57:00Z" w:initials="">
    <w:p w14:paraId="3A183B97" w14:textId="77777777" w:rsidR="006A4FDA" w:rsidRDefault="009639FD">
      <w:r>
        <w:rPr>
          <w:rStyle w:val="Refdecomentario"/>
        </w:rPr>
        <w:annotationRef/>
      </w:r>
      <w:r>
        <w:rPr>
          <w:sz w:val="20"/>
          <w:szCs w:val="20"/>
          <w:lang w:eastAsia="es-MX"/>
        </w:rPr>
        <w:t>En producción se despliega el RFC</w:t>
      </w:r>
    </w:p>
  </w:comment>
  <w:comment w:id="138" w:author="Colaborador 80" w:date="2024-11-08T10:55:00Z" w:initials="C8">
    <w:p w14:paraId="61249811" w14:textId="77777777" w:rsidR="00BD340D" w:rsidRDefault="00BD340D" w:rsidP="00BD340D">
      <w:pPr>
        <w:pStyle w:val="Textocomentario"/>
      </w:pPr>
      <w:r>
        <w:rPr>
          <w:rStyle w:val="Refdecomentario"/>
        </w:rPr>
        <w:annotationRef/>
      </w:r>
      <w:r>
        <w:t>Nueva opción</w:t>
      </w:r>
    </w:p>
  </w:comment>
  <w:comment w:id="137" w:author="Colaborador 80" w:date="2024-11-08T10:57:00Z" w:initials="C8">
    <w:p w14:paraId="66AF341E" w14:textId="77777777" w:rsidR="00BD340D" w:rsidRDefault="00BD340D" w:rsidP="00BD340D">
      <w:pPr>
        <w:pStyle w:val="Textocomentario"/>
      </w:pPr>
      <w:r>
        <w:rPr>
          <w:rStyle w:val="Refdecomentario"/>
        </w:rPr>
        <w:annotationRef/>
      </w:r>
      <w:r>
        <w:t>Esta opción es nueva, no esta en CFDI</w:t>
      </w:r>
    </w:p>
  </w:comment>
  <w:comment w:id="167" w:author="Autor desconocido" w:date="2024-10-17T17:18:00Z" w:initials="">
    <w:p w14:paraId="4EB2E7D2" w14:textId="57B29D10" w:rsidR="006A4FDA" w:rsidRDefault="009639FD">
      <w:r>
        <w:rPr>
          <w:rStyle w:val="Refdecomentario"/>
        </w:rPr>
        <w:annotationRef/>
      </w:r>
      <w:r>
        <w:rPr>
          <w:sz w:val="20"/>
          <w:szCs w:val="20"/>
          <w:lang w:eastAsia="es-MX"/>
        </w:rPr>
        <w:t>Es RFC</w:t>
      </w:r>
    </w:p>
  </w:comment>
  <w:comment w:id="196" w:author="Autor desconocido" w:date="2024-10-17T17:49:00Z" w:initials="">
    <w:p w14:paraId="40744692" w14:textId="77777777" w:rsidR="006A4FDA" w:rsidRDefault="009639FD">
      <w:r>
        <w:rPr>
          <w:rStyle w:val="Refdecomentario"/>
        </w:rPr>
        <w:annotationRef/>
      </w:r>
      <w:r>
        <w:rPr>
          <w:sz w:val="20"/>
          <w:szCs w:val="20"/>
          <w:lang w:eastAsia="es-MX"/>
        </w:rPr>
        <w:t>Es RFC</w:t>
      </w:r>
    </w:p>
  </w:comment>
  <w:comment w:id="246" w:author="Licencia Office" w:date="2026-03-12T09:23:00Z" w:initials="LO">
    <w:p w14:paraId="2A2EF3DD" w14:textId="77777777" w:rsidR="00997972" w:rsidRDefault="00997972" w:rsidP="00997972">
      <w:pPr>
        <w:pStyle w:val="Textocomentario"/>
      </w:pPr>
      <w:r>
        <w:rPr>
          <w:rStyle w:val="Refdecomentario"/>
        </w:rPr>
        <w:annotationRef/>
      </w:r>
      <w:r>
        <w:t>Se especifica que no se realiza una búsqueda general</w:t>
      </w:r>
    </w:p>
    <w:p w14:paraId="7E2D5330" w14:textId="77777777" w:rsidR="00997972" w:rsidRDefault="00997972" w:rsidP="00997972">
      <w:pPr>
        <w:pStyle w:val="Textocomentario"/>
      </w:pPr>
      <w:r>
        <w:t>Esto se confirmo con los de Microsoft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183B97" w15:done="0"/>
  <w15:commentEx w15:paraId="61249811" w15:done="0"/>
  <w15:commentEx w15:paraId="66AF341E" w15:done="0"/>
  <w15:commentEx w15:paraId="4EB2E7D2" w15:done="0"/>
  <w15:commentEx w15:paraId="40744692" w15:done="0"/>
  <w15:commentEx w15:paraId="7E2D53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593B8" w16cex:dateUtc="2024-11-08T16:55:00Z"/>
  <w16cex:commentExtensible w16cex:durableId="06FC0506" w16cex:dateUtc="2024-11-08T16:57:00Z"/>
  <w16cex:commentExtensible w16cex:durableId="771AF9F0" w16cex:dateUtc="2026-03-12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183B97" w16cid:durableId="469DEE5E"/>
  <w16cid:commentId w16cid:paraId="61249811" w16cid:durableId="450593B8"/>
  <w16cid:commentId w16cid:paraId="66AF341E" w16cid:durableId="06FC0506"/>
  <w16cid:commentId w16cid:paraId="4EB2E7D2" w16cid:durableId="3F62847A"/>
  <w16cid:commentId w16cid:paraId="40744692" w16cid:durableId="642C91E7"/>
  <w16cid:commentId w16cid:paraId="7E2D5330" w16cid:durableId="771AF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2C84" w14:textId="77777777" w:rsidR="00E258A8" w:rsidRDefault="00E258A8">
      <w:r>
        <w:separator/>
      </w:r>
    </w:p>
  </w:endnote>
  <w:endnote w:type="continuationSeparator" w:id="0">
    <w:p w14:paraId="2055C5D9" w14:textId="77777777" w:rsidR="00E258A8" w:rsidRDefault="00E2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ohit Devanagari">
    <w:charset w:val="00"/>
    <w:family w:val="auto"/>
    <w:pitch w:val="variable"/>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A76E" w14:textId="77777777" w:rsidR="006A4FDA" w:rsidRDefault="006A4FDA">
    <w:pPr>
      <w:pStyle w:val="Piedepgina"/>
    </w:pPr>
  </w:p>
  <w:p w14:paraId="6D0BEEAA" w14:textId="77777777" w:rsidR="006A4FDA" w:rsidRDefault="006A4F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 w:type="dxa"/>
      <w:tblLayout w:type="fixed"/>
      <w:tblLook w:val="0000" w:firstRow="0" w:lastRow="0" w:firstColumn="0" w:lastColumn="0" w:noHBand="0" w:noVBand="0"/>
    </w:tblPr>
    <w:tblGrid>
      <w:gridCol w:w="3869"/>
      <w:gridCol w:w="2742"/>
      <w:gridCol w:w="2745"/>
    </w:tblGrid>
    <w:tr w:rsidR="006A4FDA" w14:paraId="38006979" w14:textId="77777777">
      <w:tc>
        <w:tcPr>
          <w:tcW w:w="3869" w:type="dxa"/>
        </w:tcPr>
        <w:p w14:paraId="2C3B6D4B" w14:textId="77777777" w:rsidR="006A4FDA" w:rsidRDefault="006A4FDA">
          <w:pPr>
            <w:widowControl w:val="0"/>
            <w:ind w:right="360"/>
            <w:rPr>
              <w:rFonts w:ascii="Tahoma" w:hAnsi="Tahoma" w:cs="Tahoma"/>
              <w:color w:val="999999"/>
              <w:sz w:val="16"/>
              <w:szCs w:val="16"/>
              <w:lang w:val="es-ES"/>
            </w:rPr>
          </w:pPr>
        </w:p>
      </w:tc>
      <w:tc>
        <w:tcPr>
          <w:tcW w:w="2742" w:type="dxa"/>
        </w:tcPr>
        <w:p w14:paraId="7EDC969B" w14:textId="77777777" w:rsidR="006A4FDA" w:rsidRDefault="006A4FDA">
          <w:pPr>
            <w:widowControl w:val="0"/>
            <w:jc w:val="center"/>
            <w:rPr>
              <w:rFonts w:ascii="Tahoma" w:hAnsi="Tahoma" w:cs="Tahoma"/>
              <w:color w:val="999999"/>
              <w:sz w:val="18"/>
            </w:rPr>
          </w:pPr>
        </w:p>
      </w:tc>
      <w:tc>
        <w:tcPr>
          <w:tcW w:w="2745" w:type="dxa"/>
        </w:tcPr>
        <w:p w14:paraId="6F8AB9A2" w14:textId="77777777" w:rsidR="006A4FDA" w:rsidRDefault="00000000">
          <w:pPr>
            <w:widowControl w:val="0"/>
            <w:jc w:val="right"/>
            <w:rPr>
              <w:rFonts w:ascii="Montserrat" w:hAnsi="Montserrat" w:cs="Tahoma"/>
              <w:color w:val="999999"/>
              <w:sz w:val="20"/>
              <w:szCs w:val="20"/>
            </w:rPr>
          </w:pPr>
          <w:r>
            <w:rPr>
              <w:rFonts w:ascii="Montserrat" w:hAnsi="Montserrat" w:cs="Tahoma"/>
              <w:color w:val="999999"/>
              <w:sz w:val="20"/>
              <w:szCs w:val="20"/>
            </w:rPr>
            <w:t xml:space="preserve">Página </w:t>
          </w:r>
          <w:r>
            <w:rPr>
              <w:rStyle w:val="Nmerodepgina"/>
              <w:rFonts w:ascii="Montserrat" w:hAnsi="Montserrat" w:cs="Tahoma"/>
              <w:color w:val="999999"/>
              <w:sz w:val="20"/>
              <w:szCs w:val="20"/>
            </w:rPr>
            <w:fldChar w:fldCharType="begin"/>
          </w:r>
          <w:r>
            <w:rPr>
              <w:rStyle w:val="Nmerodepgina"/>
              <w:rFonts w:ascii="Montserrat" w:hAnsi="Montserrat" w:cs="Tahoma"/>
              <w:color w:val="999999"/>
              <w:sz w:val="20"/>
              <w:szCs w:val="20"/>
            </w:rPr>
            <w:instrText xml:space="preserve"> PAGE </w:instrText>
          </w:r>
          <w:r>
            <w:rPr>
              <w:rStyle w:val="Nmerodepgina"/>
              <w:rFonts w:ascii="Montserrat" w:hAnsi="Montserrat" w:cs="Tahoma"/>
              <w:color w:val="999999"/>
              <w:sz w:val="20"/>
              <w:szCs w:val="20"/>
            </w:rPr>
            <w:fldChar w:fldCharType="separate"/>
          </w:r>
          <w:r>
            <w:rPr>
              <w:rStyle w:val="Nmerodepgina"/>
              <w:rFonts w:ascii="Montserrat" w:hAnsi="Montserrat" w:cs="Tahoma"/>
              <w:color w:val="999999"/>
              <w:sz w:val="20"/>
              <w:szCs w:val="20"/>
            </w:rPr>
            <w:t>56</w:t>
          </w:r>
          <w:r>
            <w:rPr>
              <w:rStyle w:val="Nmerodepgina"/>
              <w:rFonts w:ascii="Montserrat" w:hAnsi="Montserrat" w:cs="Tahoma"/>
              <w:color w:val="999999"/>
              <w:sz w:val="20"/>
              <w:szCs w:val="20"/>
            </w:rPr>
            <w:fldChar w:fldCharType="end"/>
          </w:r>
          <w:r>
            <w:rPr>
              <w:rStyle w:val="Nmerodepgina"/>
              <w:rFonts w:ascii="Montserrat" w:hAnsi="Montserrat" w:cs="Tahoma"/>
              <w:color w:val="999999"/>
              <w:sz w:val="20"/>
              <w:szCs w:val="20"/>
            </w:rPr>
            <w:t xml:space="preserve"> de </w:t>
          </w:r>
          <w:r>
            <w:rPr>
              <w:rStyle w:val="Nmerodepgina"/>
              <w:rFonts w:ascii="Montserrat" w:hAnsi="Montserrat"/>
              <w:color w:val="999999"/>
              <w:sz w:val="20"/>
              <w:szCs w:val="20"/>
            </w:rPr>
            <w:fldChar w:fldCharType="begin"/>
          </w:r>
          <w:r>
            <w:rPr>
              <w:rStyle w:val="Nmerodepgina"/>
              <w:rFonts w:ascii="Montserrat" w:hAnsi="Montserrat"/>
              <w:color w:val="999999"/>
              <w:sz w:val="20"/>
              <w:szCs w:val="20"/>
            </w:rPr>
            <w:instrText xml:space="preserve"> NUMPAGES </w:instrText>
          </w:r>
          <w:r>
            <w:rPr>
              <w:rStyle w:val="Nmerodepgina"/>
              <w:rFonts w:ascii="Montserrat" w:hAnsi="Montserrat"/>
              <w:color w:val="999999"/>
              <w:sz w:val="20"/>
              <w:szCs w:val="20"/>
            </w:rPr>
            <w:fldChar w:fldCharType="separate"/>
          </w:r>
          <w:r>
            <w:rPr>
              <w:rStyle w:val="Nmerodepgina"/>
              <w:rFonts w:ascii="Montserrat" w:hAnsi="Montserrat"/>
              <w:color w:val="999999"/>
              <w:sz w:val="20"/>
              <w:szCs w:val="20"/>
            </w:rPr>
            <w:t>56</w:t>
          </w:r>
          <w:r>
            <w:rPr>
              <w:rStyle w:val="Nmerodepgina"/>
              <w:rFonts w:ascii="Montserrat" w:hAnsi="Montserrat"/>
              <w:color w:val="999999"/>
              <w:sz w:val="20"/>
              <w:szCs w:val="20"/>
            </w:rPr>
            <w:fldChar w:fldCharType="end"/>
          </w:r>
        </w:p>
      </w:tc>
    </w:tr>
  </w:tbl>
  <w:p w14:paraId="02DB16E9" w14:textId="77777777" w:rsidR="006A4FDA" w:rsidRDefault="006A4FDA">
    <w:pPr>
      <w:jc w:val="both"/>
      <w:rPr>
        <w:rFonts w:ascii="Arial" w:hAnsi="Arial" w:cs="Arial"/>
        <w:sz w:val="20"/>
        <w:szCs w:val="20"/>
      </w:rPr>
    </w:pPr>
  </w:p>
  <w:p w14:paraId="2A0A94DB" w14:textId="77777777" w:rsidR="006A4FDA" w:rsidRDefault="006A4F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 w:type="dxa"/>
      <w:tblLayout w:type="fixed"/>
      <w:tblLook w:val="0000" w:firstRow="0" w:lastRow="0" w:firstColumn="0" w:lastColumn="0" w:noHBand="0" w:noVBand="0"/>
    </w:tblPr>
    <w:tblGrid>
      <w:gridCol w:w="3869"/>
      <w:gridCol w:w="2742"/>
      <w:gridCol w:w="2745"/>
    </w:tblGrid>
    <w:tr w:rsidR="006A4FDA" w14:paraId="4C7E313F" w14:textId="77777777">
      <w:tc>
        <w:tcPr>
          <w:tcW w:w="3869" w:type="dxa"/>
        </w:tcPr>
        <w:p w14:paraId="33E4BD4A" w14:textId="77777777" w:rsidR="006A4FDA" w:rsidRDefault="006A4FDA">
          <w:pPr>
            <w:widowControl w:val="0"/>
            <w:ind w:right="360"/>
            <w:rPr>
              <w:rFonts w:ascii="Tahoma" w:hAnsi="Tahoma" w:cs="Tahoma"/>
              <w:color w:val="999999"/>
              <w:sz w:val="16"/>
              <w:szCs w:val="16"/>
              <w:lang w:val="es-ES"/>
            </w:rPr>
          </w:pPr>
        </w:p>
      </w:tc>
      <w:tc>
        <w:tcPr>
          <w:tcW w:w="2742" w:type="dxa"/>
        </w:tcPr>
        <w:p w14:paraId="693E90BA" w14:textId="77777777" w:rsidR="006A4FDA" w:rsidRDefault="006A4FDA">
          <w:pPr>
            <w:widowControl w:val="0"/>
            <w:jc w:val="center"/>
            <w:rPr>
              <w:rFonts w:ascii="Tahoma" w:hAnsi="Tahoma" w:cs="Tahoma"/>
              <w:color w:val="999999"/>
              <w:sz w:val="18"/>
            </w:rPr>
          </w:pPr>
        </w:p>
      </w:tc>
      <w:tc>
        <w:tcPr>
          <w:tcW w:w="2745" w:type="dxa"/>
        </w:tcPr>
        <w:p w14:paraId="20432F66" w14:textId="77777777" w:rsidR="006A4FDA" w:rsidRDefault="00000000">
          <w:pPr>
            <w:widowControl w:val="0"/>
            <w:jc w:val="right"/>
            <w:rPr>
              <w:rFonts w:ascii="Montserrat" w:hAnsi="Montserrat" w:cs="Tahoma"/>
              <w:color w:val="999999"/>
              <w:sz w:val="20"/>
              <w:szCs w:val="20"/>
            </w:rPr>
          </w:pPr>
          <w:r>
            <w:rPr>
              <w:rFonts w:ascii="Montserrat" w:hAnsi="Montserrat" w:cs="Tahoma"/>
              <w:color w:val="999999"/>
              <w:sz w:val="20"/>
              <w:szCs w:val="20"/>
            </w:rPr>
            <w:t xml:space="preserve">Página </w:t>
          </w:r>
          <w:r>
            <w:rPr>
              <w:rStyle w:val="Nmerodepgina"/>
              <w:rFonts w:ascii="Montserrat" w:hAnsi="Montserrat" w:cs="Tahoma"/>
              <w:color w:val="999999"/>
              <w:sz w:val="20"/>
              <w:szCs w:val="20"/>
            </w:rPr>
            <w:fldChar w:fldCharType="begin"/>
          </w:r>
          <w:r>
            <w:rPr>
              <w:rStyle w:val="Nmerodepgina"/>
              <w:rFonts w:ascii="Montserrat" w:hAnsi="Montserrat" w:cs="Tahoma"/>
              <w:color w:val="999999"/>
              <w:sz w:val="20"/>
              <w:szCs w:val="20"/>
            </w:rPr>
            <w:instrText xml:space="preserve"> PAGE </w:instrText>
          </w:r>
          <w:r>
            <w:rPr>
              <w:rStyle w:val="Nmerodepgina"/>
              <w:rFonts w:ascii="Montserrat" w:hAnsi="Montserrat" w:cs="Tahoma"/>
              <w:color w:val="999999"/>
              <w:sz w:val="20"/>
              <w:szCs w:val="20"/>
            </w:rPr>
            <w:fldChar w:fldCharType="separate"/>
          </w:r>
          <w:r>
            <w:rPr>
              <w:rStyle w:val="Nmerodepgina"/>
              <w:rFonts w:ascii="Montserrat" w:hAnsi="Montserrat" w:cs="Tahoma"/>
              <w:color w:val="999999"/>
              <w:sz w:val="20"/>
              <w:szCs w:val="20"/>
            </w:rPr>
            <w:t>56</w:t>
          </w:r>
          <w:r>
            <w:rPr>
              <w:rStyle w:val="Nmerodepgina"/>
              <w:rFonts w:ascii="Montserrat" w:hAnsi="Montserrat" w:cs="Tahoma"/>
              <w:color w:val="999999"/>
              <w:sz w:val="20"/>
              <w:szCs w:val="20"/>
            </w:rPr>
            <w:fldChar w:fldCharType="end"/>
          </w:r>
          <w:r>
            <w:rPr>
              <w:rStyle w:val="Nmerodepgina"/>
              <w:rFonts w:ascii="Montserrat" w:hAnsi="Montserrat" w:cs="Tahoma"/>
              <w:color w:val="999999"/>
              <w:sz w:val="20"/>
              <w:szCs w:val="20"/>
            </w:rPr>
            <w:t xml:space="preserve"> de </w:t>
          </w:r>
          <w:r>
            <w:rPr>
              <w:rStyle w:val="Nmerodepgina"/>
              <w:rFonts w:ascii="Montserrat" w:hAnsi="Montserrat"/>
              <w:color w:val="999999"/>
              <w:sz w:val="20"/>
              <w:szCs w:val="20"/>
            </w:rPr>
            <w:fldChar w:fldCharType="begin"/>
          </w:r>
          <w:r>
            <w:rPr>
              <w:rStyle w:val="Nmerodepgina"/>
              <w:rFonts w:ascii="Montserrat" w:hAnsi="Montserrat"/>
              <w:color w:val="999999"/>
              <w:sz w:val="20"/>
              <w:szCs w:val="20"/>
            </w:rPr>
            <w:instrText xml:space="preserve"> NUMPAGES </w:instrText>
          </w:r>
          <w:r>
            <w:rPr>
              <w:rStyle w:val="Nmerodepgina"/>
              <w:rFonts w:ascii="Montserrat" w:hAnsi="Montserrat"/>
              <w:color w:val="999999"/>
              <w:sz w:val="20"/>
              <w:szCs w:val="20"/>
            </w:rPr>
            <w:fldChar w:fldCharType="separate"/>
          </w:r>
          <w:r>
            <w:rPr>
              <w:rStyle w:val="Nmerodepgina"/>
              <w:rFonts w:ascii="Montserrat" w:hAnsi="Montserrat"/>
              <w:color w:val="999999"/>
              <w:sz w:val="20"/>
              <w:szCs w:val="20"/>
            </w:rPr>
            <w:t>56</w:t>
          </w:r>
          <w:r>
            <w:rPr>
              <w:rStyle w:val="Nmerodepgina"/>
              <w:rFonts w:ascii="Montserrat" w:hAnsi="Montserrat"/>
              <w:color w:val="999999"/>
              <w:sz w:val="20"/>
              <w:szCs w:val="20"/>
            </w:rPr>
            <w:fldChar w:fldCharType="end"/>
          </w:r>
        </w:p>
      </w:tc>
    </w:tr>
  </w:tbl>
  <w:p w14:paraId="20342BE2" w14:textId="77777777" w:rsidR="006A4FDA" w:rsidRDefault="006A4FDA">
    <w:pPr>
      <w:jc w:val="both"/>
      <w:rPr>
        <w:rFonts w:ascii="Arial" w:hAnsi="Arial" w:cs="Arial"/>
        <w:sz w:val="20"/>
        <w:szCs w:val="20"/>
      </w:rPr>
    </w:pPr>
  </w:p>
  <w:p w14:paraId="0C844975" w14:textId="77777777" w:rsidR="006A4FDA" w:rsidRDefault="006A4F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53EF" w14:textId="77777777" w:rsidR="00E258A8" w:rsidRDefault="00E258A8">
      <w:r>
        <w:separator/>
      </w:r>
    </w:p>
  </w:footnote>
  <w:footnote w:type="continuationSeparator" w:id="0">
    <w:p w14:paraId="55DF03DF" w14:textId="77777777" w:rsidR="00E258A8" w:rsidRDefault="00E2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C20E" w14:textId="77777777" w:rsidR="006A4FDA" w:rsidRDefault="006A4FDA">
    <w:pPr>
      <w:pStyle w:val="Encabezado"/>
    </w:pPr>
  </w:p>
  <w:p w14:paraId="04135241" w14:textId="77777777" w:rsidR="006A4FDA" w:rsidRDefault="006A4F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45" w:type="dxa"/>
      <w:tblInd w:w="-856" w:type="dxa"/>
      <w:tblLayout w:type="fixed"/>
      <w:tblLook w:val="04A0" w:firstRow="1" w:lastRow="0" w:firstColumn="1" w:lastColumn="0" w:noHBand="0" w:noVBand="1"/>
    </w:tblPr>
    <w:tblGrid>
      <w:gridCol w:w="6776"/>
      <w:gridCol w:w="3969"/>
    </w:tblGrid>
    <w:tr w:rsidR="006A4FDA" w14:paraId="597AF7C5" w14:textId="77777777">
      <w:trPr>
        <w:trHeight w:val="443"/>
      </w:trPr>
      <w:tc>
        <w:tcPr>
          <w:tcW w:w="6775" w:type="dxa"/>
          <w:vMerge w:val="restart"/>
          <w:tcBorders>
            <w:top w:val="nil"/>
            <w:left w:val="nil"/>
            <w:bottom w:val="nil"/>
            <w:right w:val="nil"/>
          </w:tcBorders>
        </w:tcPr>
        <w:p w14:paraId="6C67CAE1" w14:textId="77777777" w:rsidR="006A4FDA" w:rsidRDefault="00000000">
          <w:pPr>
            <w:pStyle w:val="Encabezado"/>
            <w:widowControl w:val="0"/>
          </w:pPr>
          <w:r>
            <w:rPr>
              <w:noProof/>
            </w:rPr>
            <w:drawing>
              <wp:inline distT="0" distB="0" distL="0" distR="0" wp14:anchorId="1BA9D1D0" wp14:editId="5CE2D208">
                <wp:extent cx="3877310" cy="533400"/>
                <wp:effectExtent l="0" t="0" r="0" b="0"/>
                <wp:docPr id="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10"/>
                        <pic:cNvPicPr>
                          <a:picLocks noChangeAspect="1" noChangeArrowheads="1"/>
                        </pic:cNvPicPr>
                      </pic:nvPicPr>
                      <pic:blipFill>
                        <a:blip r:embed="rId1"/>
                        <a:stretch>
                          <a:fillRect/>
                        </a:stretch>
                      </pic:blipFill>
                      <pic:spPr bwMode="auto">
                        <a:xfrm>
                          <a:off x="0" y="0"/>
                          <a:ext cx="3877310" cy="533400"/>
                        </a:xfrm>
                        <a:prstGeom prst="rect">
                          <a:avLst/>
                        </a:prstGeom>
                      </pic:spPr>
                    </pic:pic>
                  </a:graphicData>
                </a:graphic>
              </wp:inline>
            </w:drawing>
          </w:r>
        </w:p>
      </w:tc>
      <w:tc>
        <w:tcPr>
          <w:tcW w:w="3969" w:type="dxa"/>
          <w:tcBorders>
            <w:top w:val="nil"/>
            <w:left w:val="nil"/>
            <w:bottom w:val="nil"/>
            <w:right w:val="nil"/>
          </w:tcBorders>
        </w:tcPr>
        <w:p w14:paraId="64DEFC1E" w14:textId="77777777" w:rsidR="006A4FDA" w:rsidRDefault="00000000">
          <w:pPr>
            <w:pStyle w:val="Encabezado"/>
            <w:widowControl w:val="0"/>
            <w:jc w:val="right"/>
            <w:rPr>
              <w:rFonts w:ascii="Montserrat" w:hAnsi="Montserrat"/>
              <w:sz w:val="12"/>
              <w:szCs w:val="12"/>
            </w:rPr>
          </w:pPr>
          <w:r>
            <w:rPr>
              <w:rFonts w:ascii="Montserrat ExtraBold" w:hAnsi="Montserrat ExtraBold"/>
              <w:sz w:val="16"/>
              <w:szCs w:val="16"/>
            </w:rPr>
            <w:t>Administración General de Comunicaciones y Tecnologías de la Información</w:t>
          </w:r>
        </w:p>
      </w:tc>
    </w:tr>
    <w:tr w:rsidR="006A4FDA" w14:paraId="41C5EECB" w14:textId="77777777">
      <w:trPr>
        <w:trHeight w:val="443"/>
      </w:trPr>
      <w:tc>
        <w:tcPr>
          <w:tcW w:w="6775" w:type="dxa"/>
          <w:vMerge/>
          <w:tcBorders>
            <w:top w:val="nil"/>
            <w:left w:val="nil"/>
            <w:bottom w:val="nil"/>
            <w:right w:val="nil"/>
          </w:tcBorders>
        </w:tcPr>
        <w:p w14:paraId="5D80177B" w14:textId="77777777" w:rsidR="006A4FDA" w:rsidRDefault="006A4FDA">
          <w:pPr>
            <w:pStyle w:val="Encabezado"/>
            <w:widowControl w:val="0"/>
            <w:rPr>
              <w:rFonts w:ascii="Montserrat" w:hAnsi="Montserrat"/>
              <w:sz w:val="12"/>
              <w:szCs w:val="12"/>
              <w:lang w:eastAsia="es-MX"/>
            </w:rPr>
          </w:pPr>
        </w:p>
      </w:tc>
      <w:tc>
        <w:tcPr>
          <w:tcW w:w="3969" w:type="dxa"/>
          <w:tcBorders>
            <w:top w:val="nil"/>
            <w:left w:val="nil"/>
            <w:bottom w:val="nil"/>
            <w:right w:val="nil"/>
          </w:tcBorders>
        </w:tcPr>
        <w:p w14:paraId="1611BE80" w14:textId="77777777" w:rsidR="006A4FDA" w:rsidRDefault="00000000">
          <w:pPr>
            <w:pStyle w:val="Encabezado"/>
            <w:widowControl w:val="0"/>
            <w:jc w:val="right"/>
            <w:rPr>
              <w:rFonts w:ascii="Montserrat ExtraBold" w:hAnsi="Montserrat ExtraBold"/>
              <w:sz w:val="16"/>
              <w:szCs w:val="16"/>
            </w:rPr>
          </w:pPr>
          <w:r>
            <w:rPr>
              <w:rFonts w:ascii="Montserrat ExtraBold" w:hAnsi="Montserrat ExtraBold"/>
              <w:color w:val="9F2241"/>
              <w:sz w:val="16"/>
              <w:szCs w:val="16"/>
            </w:rPr>
            <w:t>Marco Documental 6.0</w:t>
          </w:r>
        </w:p>
      </w:tc>
    </w:tr>
  </w:tbl>
  <w:tbl>
    <w:tblPr>
      <w:tblW w:w="5000" w:type="pct"/>
      <w:jc w:val="center"/>
      <w:tblLayout w:type="fixed"/>
      <w:tblLook w:val="01E0" w:firstRow="1" w:lastRow="1" w:firstColumn="1" w:lastColumn="1" w:noHBand="0" w:noVBand="0"/>
    </w:tblPr>
    <w:tblGrid>
      <w:gridCol w:w="2119"/>
      <w:gridCol w:w="5105"/>
      <w:gridCol w:w="2122"/>
    </w:tblGrid>
    <w:tr w:rsidR="006A4FDA" w14:paraId="29DCB903" w14:textId="77777777">
      <w:trPr>
        <w:cantSplit/>
        <w:trHeight w:val="772"/>
        <w:jc w:val="center"/>
      </w:trPr>
      <w:tc>
        <w:tcPr>
          <w:tcW w:w="2121" w:type="dxa"/>
          <w:tcBorders>
            <w:top w:val="single" w:sz="4" w:space="0" w:color="000000"/>
            <w:left w:val="single" w:sz="4" w:space="0" w:color="000000"/>
            <w:bottom w:val="single" w:sz="4" w:space="0" w:color="000000"/>
            <w:right w:val="single" w:sz="4" w:space="0" w:color="000000"/>
          </w:tcBorders>
          <w:vAlign w:val="center"/>
        </w:tcPr>
        <w:p w14:paraId="6166C7B9" w14:textId="77777777" w:rsidR="006A4FDA" w:rsidRDefault="00000000">
          <w:pPr>
            <w:widowControl w:val="0"/>
            <w:spacing w:line="20" w:lineRule="atLeast"/>
            <w:jc w:val="center"/>
            <w:rPr>
              <w:rFonts w:ascii="Montserrat" w:hAnsi="Montserrat" w:cs="Tahoma"/>
              <w:sz w:val="16"/>
              <w:szCs w:val="16"/>
            </w:rPr>
          </w:pPr>
          <w:r>
            <w:rPr>
              <w:rFonts w:ascii="Montserrat" w:hAnsi="Montserrat" w:cs="Tahoma"/>
              <w:sz w:val="18"/>
              <w:szCs w:val="16"/>
            </w:rPr>
            <w:t>Fecha de aprobación del Template: 06/02/2018</w:t>
          </w:r>
        </w:p>
      </w:tc>
      <w:tc>
        <w:tcPr>
          <w:tcW w:w="5111" w:type="dxa"/>
          <w:tcBorders>
            <w:top w:val="single" w:sz="4" w:space="0" w:color="000000"/>
            <w:left w:val="single" w:sz="4" w:space="0" w:color="000000"/>
            <w:bottom w:val="single" w:sz="4" w:space="0" w:color="000000"/>
            <w:right w:val="single" w:sz="4" w:space="0" w:color="000000"/>
          </w:tcBorders>
          <w:vAlign w:val="center"/>
        </w:tcPr>
        <w:p w14:paraId="3F08E637" w14:textId="77777777" w:rsidR="006A4FDA" w:rsidRDefault="00000000">
          <w:pPr>
            <w:widowControl w:val="0"/>
            <w:spacing w:line="20" w:lineRule="atLeast"/>
            <w:jc w:val="center"/>
            <w:rPr>
              <w:rFonts w:ascii="Montserrat" w:hAnsi="Montserrat" w:cs="Tahoma"/>
              <w:vanish/>
              <w:color w:val="0000FF"/>
              <w:sz w:val="12"/>
              <w:szCs w:val="22"/>
            </w:rPr>
          </w:pPr>
          <w:r>
            <w:rPr>
              <w:rFonts w:ascii="Montserrat" w:hAnsi="Montserrat" w:cs="Tahoma"/>
              <w:b/>
              <w:sz w:val="22"/>
              <w:szCs w:val="14"/>
            </w:rPr>
            <w:t>Narrativa Detallada del Requerimiento</w:t>
          </w:r>
          <w:r>
            <w:rPr>
              <w:rFonts w:ascii="Montserrat" w:hAnsi="Montserrat" w:cs="Tahoma"/>
              <w:vanish/>
              <w:color w:val="0000FF"/>
              <w:sz w:val="12"/>
              <w:szCs w:val="22"/>
            </w:rPr>
            <w:t xml:space="preserve"> </w:t>
          </w:r>
        </w:p>
        <w:p w14:paraId="537495EF" w14:textId="77777777" w:rsidR="006A4FDA" w:rsidRDefault="00000000">
          <w:pPr>
            <w:widowControl w:val="0"/>
            <w:spacing w:line="20" w:lineRule="atLeast"/>
            <w:jc w:val="center"/>
            <w:rPr>
              <w:rFonts w:ascii="Montserrat" w:hAnsi="Montserrat" w:cs="Tahoma"/>
              <w:color w:val="0000FF"/>
              <w:sz w:val="12"/>
              <w:szCs w:val="22"/>
            </w:rPr>
          </w:pPr>
          <w:r>
            <w:rPr>
              <w:rFonts w:ascii="Montserrat" w:hAnsi="Montserrat" w:cs="Tahoma"/>
              <w:vanish/>
              <w:color w:val="0000FF"/>
              <w:sz w:val="12"/>
              <w:szCs w:val="22"/>
            </w:rPr>
            <w:t>Clave del Documento:</w:t>
          </w:r>
        </w:p>
        <w:p w14:paraId="3AA8D661"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bCs/>
              <w:sz w:val="22"/>
              <w:szCs w:val="14"/>
            </w:rPr>
            <w:t>NAD_NARRATIVADETALLADAREQ.docx</w:t>
          </w:r>
          <w:r>
            <w:rPr>
              <w:rFonts w:ascii="Montserrat" w:hAnsi="Montserrat" w:cs="Tahoma"/>
              <w:vanish/>
              <w:color w:val="0000FF"/>
              <w:sz w:val="14"/>
            </w:rPr>
            <w:t xml:space="preserve"> (Nomenclatura del artefacto, punto, extensión del archivo actual)</w:t>
          </w:r>
        </w:p>
        <w:p w14:paraId="7A3517EF"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61E41DB7"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Soluciones de Negocio</w:t>
          </w:r>
        </w:p>
        <w:p w14:paraId="0754D2EB" w14:textId="77777777" w:rsidR="006A4FDA" w:rsidRDefault="00000000">
          <w:pPr>
            <w:widowControl w:val="0"/>
            <w:spacing w:line="20" w:lineRule="atLeast"/>
            <w:jc w:val="center"/>
            <w:rPr>
              <w:rFonts w:ascii="Montserrat" w:hAnsi="Montserrat" w:cs="Tahoma"/>
              <w:b/>
              <w:sz w:val="16"/>
              <w:szCs w:val="16"/>
            </w:rPr>
          </w:pPr>
          <w:r>
            <w:rPr>
              <w:rFonts w:ascii="Montserrat" w:hAnsi="Montserrat" w:cs="Tahoma"/>
              <w:b/>
              <w:vanish/>
              <w:color w:val="0000FF"/>
              <w:sz w:val="14"/>
            </w:rPr>
            <w:t>Responsable de Revisar: ACSN</w:t>
          </w:r>
        </w:p>
      </w:tc>
      <w:tc>
        <w:tcPr>
          <w:tcW w:w="2124" w:type="dxa"/>
          <w:tcBorders>
            <w:top w:val="single" w:sz="4" w:space="0" w:color="000000"/>
            <w:left w:val="single" w:sz="4" w:space="0" w:color="000000"/>
            <w:bottom w:val="single" w:sz="4" w:space="0" w:color="000000"/>
            <w:right w:val="single" w:sz="4" w:space="0" w:color="000000"/>
          </w:tcBorders>
          <w:vAlign w:val="center"/>
        </w:tcPr>
        <w:p w14:paraId="5C2C4840" w14:textId="77777777" w:rsidR="006A4FDA" w:rsidRDefault="00000000">
          <w:pPr>
            <w:widowControl w:val="0"/>
            <w:spacing w:line="20" w:lineRule="atLeast"/>
            <w:jc w:val="center"/>
            <w:rPr>
              <w:rFonts w:ascii="Montserrat" w:hAnsi="Montserrat" w:cs="Tahoma"/>
              <w:sz w:val="16"/>
              <w:szCs w:val="16"/>
            </w:rPr>
          </w:pPr>
          <w:r>
            <w:rPr>
              <w:rFonts w:ascii="Montserrat" w:hAnsi="Montserrat" w:cs="Tahoma"/>
              <w:sz w:val="18"/>
              <w:szCs w:val="16"/>
            </w:rPr>
            <w:t>Versión del template: 6.02</w:t>
          </w:r>
        </w:p>
      </w:tc>
    </w:tr>
  </w:tbl>
  <w:p w14:paraId="13B261F0" w14:textId="77777777" w:rsidR="006A4FDA" w:rsidRDefault="006A4FDA">
    <w:pPr>
      <w:pStyle w:val="Encabezado"/>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45" w:type="dxa"/>
      <w:tblInd w:w="-856" w:type="dxa"/>
      <w:tblLayout w:type="fixed"/>
      <w:tblLook w:val="04A0" w:firstRow="1" w:lastRow="0" w:firstColumn="1" w:lastColumn="0" w:noHBand="0" w:noVBand="1"/>
    </w:tblPr>
    <w:tblGrid>
      <w:gridCol w:w="6776"/>
      <w:gridCol w:w="3969"/>
    </w:tblGrid>
    <w:tr w:rsidR="006A4FDA" w14:paraId="6EB07E97" w14:textId="77777777">
      <w:trPr>
        <w:trHeight w:val="443"/>
      </w:trPr>
      <w:tc>
        <w:tcPr>
          <w:tcW w:w="6775" w:type="dxa"/>
          <w:vMerge w:val="restart"/>
          <w:tcBorders>
            <w:top w:val="nil"/>
            <w:left w:val="nil"/>
            <w:bottom w:val="nil"/>
            <w:right w:val="nil"/>
          </w:tcBorders>
        </w:tcPr>
        <w:p w14:paraId="7ADEFBD2" w14:textId="77777777" w:rsidR="006A4FDA" w:rsidRDefault="00000000">
          <w:pPr>
            <w:pStyle w:val="Encabezado"/>
            <w:widowControl w:val="0"/>
          </w:pPr>
          <w:r>
            <w:rPr>
              <w:noProof/>
            </w:rPr>
            <w:drawing>
              <wp:inline distT="0" distB="0" distL="0" distR="0" wp14:anchorId="04A062F6" wp14:editId="180139FB">
                <wp:extent cx="3877310" cy="533400"/>
                <wp:effectExtent l="0" t="0" r="0" b="0"/>
                <wp:docPr id="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10"/>
                        <pic:cNvPicPr>
                          <a:picLocks noChangeAspect="1" noChangeArrowheads="1"/>
                        </pic:cNvPicPr>
                      </pic:nvPicPr>
                      <pic:blipFill>
                        <a:blip r:embed="rId1"/>
                        <a:stretch>
                          <a:fillRect/>
                        </a:stretch>
                      </pic:blipFill>
                      <pic:spPr bwMode="auto">
                        <a:xfrm>
                          <a:off x="0" y="0"/>
                          <a:ext cx="3877310" cy="533400"/>
                        </a:xfrm>
                        <a:prstGeom prst="rect">
                          <a:avLst/>
                        </a:prstGeom>
                      </pic:spPr>
                    </pic:pic>
                  </a:graphicData>
                </a:graphic>
              </wp:inline>
            </w:drawing>
          </w:r>
        </w:p>
      </w:tc>
      <w:tc>
        <w:tcPr>
          <w:tcW w:w="3969" w:type="dxa"/>
          <w:tcBorders>
            <w:top w:val="nil"/>
            <w:left w:val="nil"/>
            <w:bottom w:val="nil"/>
            <w:right w:val="nil"/>
          </w:tcBorders>
        </w:tcPr>
        <w:p w14:paraId="576F94E8" w14:textId="77777777" w:rsidR="006A4FDA" w:rsidRDefault="00000000">
          <w:pPr>
            <w:pStyle w:val="Encabezado"/>
            <w:widowControl w:val="0"/>
            <w:jc w:val="right"/>
            <w:rPr>
              <w:rFonts w:ascii="Montserrat" w:hAnsi="Montserrat"/>
              <w:sz w:val="12"/>
              <w:szCs w:val="12"/>
            </w:rPr>
          </w:pPr>
          <w:r>
            <w:rPr>
              <w:rFonts w:ascii="Montserrat ExtraBold" w:hAnsi="Montserrat ExtraBold"/>
              <w:sz w:val="16"/>
              <w:szCs w:val="16"/>
            </w:rPr>
            <w:t>Administración General de Comunicaciones y Tecnologías de la Información</w:t>
          </w:r>
        </w:p>
      </w:tc>
    </w:tr>
    <w:tr w:rsidR="006A4FDA" w14:paraId="05212B01" w14:textId="77777777">
      <w:trPr>
        <w:trHeight w:val="443"/>
      </w:trPr>
      <w:tc>
        <w:tcPr>
          <w:tcW w:w="6775" w:type="dxa"/>
          <w:vMerge/>
          <w:tcBorders>
            <w:top w:val="nil"/>
            <w:left w:val="nil"/>
            <w:bottom w:val="nil"/>
            <w:right w:val="nil"/>
          </w:tcBorders>
        </w:tcPr>
        <w:p w14:paraId="03F55FCB" w14:textId="77777777" w:rsidR="006A4FDA" w:rsidRDefault="006A4FDA">
          <w:pPr>
            <w:pStyle w:val="Encabezado"/>
            <w:widowControl w:val="0"/>
            <w:rPr>
              <w:rFonts w:ascii="Montserrat" w:hAnsi="Montserrat"/>
              <w:sz w:val="12"/>
              <w:szCs w:val="12"/>
              <w:lang w:eastAsia="es-MX"/>
            </w:rPr>
          </w:pPr>
        </w:p>
      </w:tc>
      <w:tc>
        <w:tcPr>
          <w:tcW w:w="3969" w:type="dxa"/>
          <w:tcBorders>
            <w:top w:val="nil"/>
            <w:left w:val="nil"/>
            <w:bottom w:val="nil"/>
            <w:right w:val="nil"/>
          </w:tcBorders>
        </w:tcPr>
        <w:p w14:paraId="7768A8D0" w14:textId="77777777" w:rsidR="006A4FDA" w:rsidRDefault="00000000">
          <w:pPr>
            <w:pStyle w:val="Encabezado"/>
            <w:widowControl w:val="0"/>
            <w:jc w:val="right"/>
            <w:rPr>
              <w:rFonts w:ascii="Montserrat ExtraBold" w:hAnsi="Montserrat ExtraBold"/>
              <w:sz w:val="16"/>
              <w:szCs w:val="16"/>
            </w:rPr>
          </w:pPr>
          <w:r>
            <w:rPr>
              <w:rFonts w:ascii="Montserrat ExtraBold" w:hAnsi="Montserrat ExtraBold"/>
              <w:color w:val="9F2241"/>
              <w:sz w:val="16"/>
              <w:szCs w:val="16"/>
            </w:rPr>
            <w:t>Marco Documental 6.0</w:t>
          </w:r>
        </w:p>
      </w:tc>
    </w:tr>
  </w:tbl>
  <w:tbl>
    <w:tblPr>
      <w:tblW w:w="5000" w:type="pct"/>
      <w:jc w:val="center"/>
      <w:tblLayout w:type="fixed"/>
      <w:tblLook w:val="01E0" w:firstRow="1" w:lastRow="1" w:firstColumn="1" w:lastColumn="1" w:noHBand="0" w:noVBand="0"/>
    </w:tblPr>
    <w:tblGrid>
      <w:gridCol w:w="2121"/>
      <w:gridCol w:w="5111"/>
      <w:gridCol w:w="2124"/>
    </w:tblGrid>
    <w:tr w:rsidR="006A4FDA" w14:paraId="2C2E5613" w14:textId="77777777">
      <w:trPr>
        <w:cantSplit/>
        <w:trHeight w:val="772"/>
        <w:jc w:val="center"/>
      </w:trPr>
      <w:tc>
        <w:tcPr>
          <w:tcW w:w="2121" w:type="dxa"/>
          <w:tcBorders>
            <w:top w:val="single" w:sz="4" w:space="0" w:color="000000"/>
            <w:left w:val="single" w:sz="4" w:space="0" w:color="000000"/>
            <w:bottom w:val="single" w:sz="4" w:space="0" w:color="000000"/>
            <w:right w:val="single" w:sz="4" w:space="0" w:color="000000"/>
          </w:tcBorders>
          <w:vAlign w:val="center"/>
        </w:tcPr>
        <w:p w14:paraId="647B6727" w14:textId="77777777" w:rsidR="006A4FDA" w:rsidRDefault="00000000">
          <w:pPr>
            <w:widowControl w:val="0"/>
            <w:spacing w:line="20" w:lineRule="atLeast"/>
            <w:jc w:val="center"/>
            <w:rPr>
              <w:rFonts w:ascii="Montserrat" w:hAnsi="Montserrat" w:cs="Tahoma"/>
              <w:sz w:val="16"/>
              <w:szCs w:val="16"/>
            </w:rPr>
          </w:pPr>
          <w:r>
            <w:rPr>
              <w:rFonts w:ascii="Montserrat" w:hAnsi="Montserrat" w:cs="Tahoma"/>
              <w:sz w:val="18"/>
              <w:szCs w:val="16"/>
            </w:rPr>
            <w:t>Fecha de aprobación del Template: 06/02/2018</w:t>
          </w:r>
        </w:p>
      </w:tc>
      <w:tc>
        <w:tcPr>
          <w:tcW w:w="5111" w:type="dxa"/>
          <w:tcBorders>
            <w:top w:val="single" w:sz="4" w:space="0" w:color="000000"/>
            <w:left w:val="single" w:sz="4" w:space="0" w:color="000000"/>
            <w:bottom w:val="single" w:sz="4" w:space="0" w:color="000000"/>
            <w:right w:val="single" w:sz="4" w:space="0" w:color="000000"/>
          </w:tcBorders>
          <w:vAlign w:val="center"/>
        </w:tcPr>
        <w:p w14:paraId="6D31404C" w14:textId="77777777" w:rsidR="006A4FDA" w:rsidRDefault="00000000">
          <w:pPr>
            <w:widowControl w:val="0"/>
            <w:spacing w:line="20" w:lineRule="atLeast"/>
            <w:jc w:val="center"/>
            <w:rPr>
              <w:rFonts w:ascii="Montserrat" w:hAnsi="Montserrat" w:cs="Tahoma"/>
              <w:vanish/>
              <w:color w:val="0000FF"/>
              <w:sz w:val="12"/>
              <w:szCs w:val="22"/>
            </w:rPr>
          </w:pPr>
          <w:r>
            <w:rPr>
              <w:rFonts w:ascii="Montserrat" w:hAnsi="Montserrat" w:cs="Tahoma"/>
              <w:b/>
              <w:sz w:val="22"/>
              <w:szCs w:val="14"/>
            </w:rPr>
            <w:t>Narrativa Detallada del Requerimiento</w:t>
          </w:r>
          <w:r>
            <w:rPr>
              <w:rFonts w:ascii="Montserrat" w:hAnsi="Montserrat" w:cs="Tahoma"/>
              <w:vanish/>
              <w:color w:val="0000FF"/>
              <w:sz w:val="12"/>
              <w:szCs w:val="22"/>
            </w:rPr>
            <w:t xml:space="preserve"> </w:t>
          </w:r>
        </w:p>
        <w:p w14:paraId="157C8A7D" w14:textId="77777777" w:rsidR="006A4FDA" w:rsidRDefault="00000000">
          <w:pPr>
            <w:widowControl w:val="0"/>
            <w:spacing w:line="20" w:lineRule="atLeast"/>
            <w:jc w:val="center"/>
            <w:rPr>
              <w:rFonts w:ascii="Montserrat" w:hAnsi="Montserrat" w:cs="Tahoma"/>
              <w:color w:val="0000FF"/>
              <w:sz w:val="12"/>
              <w:szCs w:val="22"/>
            </w:rPr>
          </w:pPr>
          <w:r>
            <w:rPr>
              <w:rFonts w:ascii="Montserrat" w:hAnsi="Montserrat" w:cs="Tahoma"/>
              <w:vanish/>
              <w:color w:val="0000FF"/>
              <w:sz w:val="12"/>
              <w:szCs w:val="22"/>
            </w:rPr>
            <w:t>Clave del Documento:</w:t>
          </w:r>
        </w:p>
        <w:p w14:paraId="65D9A005"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bCs/>
              <w:sz w:val="22"/>
              <w:szCs w:val="14"/>
            </w:rPr>
            <w:t>NAD_NARRATIVADETALLADAREQ.docx</w:t>
          </w:r>
          <w:r>
            <w:rPr>
              <w:rFonts w:ascii="Montserrat" w:hAnsi="Montserrat" w:cs="Tahoma"/>
              <w:vanish/>
              <w:color w:val="0000FF"/>
              <w:sz w:val="14"/>
            </w:rPr>
            <w:t xml:space="preserve"> (Nomenclatura del artefacto, punto, extensión del archivo actual)</w:t>
          </w:r>
        </w:p>
        <w:p w14:paraId="68DCCC03"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798B7404" w14:textId="77777777" w:rsidR="006A4FDA"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Soluciones de Negocio</w:t>
          </w:r>
        </w:p>
        <w:p w14:paraId="75EEB0FD" w14:textId="77777777" w:rsidR="006A4FDA" w:rsidRDefault="00000000">
          <w:pPr>
            <w:widowControl w:val="0"/>
            <w:spacing w:line="20" w:lineRule="atLeast"/>
            <w:jc w:val="center"/>
            <w:rPr>
              <w:rFonts w:ascii="Montserrat" w:hAnsi="Montserrat" w:cs="Tahoma"/>
              <w:b/>
              <w:sz w:val="16"/>
              <w:szCs w:val="16"/>
            </w:rPr>
          </w:pPr>
          <w:r>
            <w:rPr>
              <w:rFonts w:ascii="Montserrat" w:hAnsi="Montserrat" w:cs="Tahoma"/>
              <w:b/>
              <w:vanish/>
              <w:color w:val="0000FF"/>
              <w:sz w:val="14"/>
            </w:rPr>
            <w:t>Responsable de Revisar: ACSN</w:t>
          </w:r>
        </w:p>
      </w:tc>
      <w:tc>
        <w:tcPr>
          <w:tcW w:w="2124" w:type="dxa"/>
          <w:tcBorders>
            <w:top w:val="single" w:sz="4" w:space="0" w:color="000000"/>
            <w:left w:val="single" w:sz="4" w:space="0" w:color="000000"/>
            <w:bottom w:val="single" w:sz="4" w:space="0" w:color="000000"/>
            <w:right w:val="single" w:sz="4" w:space="0" w:color="000000"/>
          </w:tcBorders>
          <w:vAlign w:val="center"/>
        </w:tcPr>
        <w:p w14:paraId="6108DDB5" w14:textId="77777777" w:rsidR="006A4FDA" w:rsidRDefault="00000000">
          <w:pPr>
            <w:widowControl w:val="0"/>
            <w:spacing w:line="20" w:lineRule="atLeast"/>
            <w:jc w:val="center"/>
            <w:rPr>
              <w:rFonts w:ascii="Montserrat" w:hAnsi="Montserrat" w:cs="Tahoma"/>
              <w:sz w:val="16"/>
              <w:szCs w:val="16"/>
            </w:rPr>
          </w:pPr>
          <w:r>
            <w:rPr>
              <w:rFonts w:ascii="Montserrat" w:hAnsi="Montserrat" w:cs="Tahoma"/>
              <w:sz w:val="18"/>
              <w:szCs w:val="16"/>
            </w:rPr>
            <w:t>Versión del template: 6.02</w:t>
          </w:r>
        </w:p>
      </w:tc>
    </w:tr>
  </w:tbl>
  <w:p w14:paraId="08A8F145" w14:textId="77777777" w:rsidR="006A4FDA" w:rsidRDefault="006A4FDA">
    <w:pPr>
      <w:pStyle w:val="Encabezado"/>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640"/>
    <w:multiLevelType w:val="multilevel"/>
    <w:tmpl w:val="2C1A57EC"/>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085EED"/>
    <w:multiLevelType w:val="multilevel"/>
    <w:tmpl w:val="E42AD3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975DF4"/>
    <w:multiLevelType w:val="multilevel"/>
    <w:tmpl w:val="7A7AF8E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b/>
      </w:rPr>
    </w:lvl>
    <w:lvl w:ilvl="2">
      <w:start w:val="3"/>
      <w:numFmt w:val="decimal"/>
      <w:lvlText w:val="%3"/>
      <w:lvlJc w:val="left"/>
      <w:pPr>
        <w:tabs>
          <w:tab w:val="num" w:pos="0"/>
        </w:tabs>
        <w:ind w:left="2160" w:hanging="360"/>
      </w:pPr>
      <w:rPr>
        <w:color w:val="auto"/>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7C947C2"/>
    <w:multiLevelType w:val="multilevel"/>
    <w:tmpl w:val="4E0EF4A8"/>
    <w:lvl w:ilvl="0">
      <w:start w:val="1"/>
      <w:numFmt w:val="decimal"/>
      <w:lvlText w:val="%1."/>
      <w:lvlJc w:val="left"/>
      <w:pPr>
        <w:tabs>
          <w:tab w:val="num" w:pos="0"/>
        </w:tabs>
        <w:ind w:left="1080" w:hanging="360"/>
      </w:pPr>
      <w:rPr>
        <w:b w:val="0"/>
        <w:bCs/>
      </w:rPr>
    </w:lvl>
    <w:lvl w:ilvl="1">
      <w:start w:val="1"/>
      <w:numFmt w:val="lowerLetter"/>
      <w:lvlText w:val="%2."/>
      <w:lvlJc w:val="left"/>
      <w:pPr>
        <w:tabs>
          <w:tab w:val="num" w:pos="0"/>
        </w:tabs>
        <w:ind w:left="1800" w:hanging="360"/>
      </w:pPr>
    </w:lvl>
    <w:lvl w:ilvl="2">
      <w:start w:val="1"/>
      <w:numFmt w:val="bullet"/>
      <w:lvlText w:val=""/>
      <w:lvlJc w:val="left"/>
      <w:pPr>
        <w:tabs>
          <w:tab w:val="num" w:pos="0"/>
        </w:tabs>
        <w:ind w:left="2520" w:hanging="180"/>
      </w:pPr>
      <w:rPr>
        <w:rFonts w:ascii="Wingdings" w:hAnsi="Wingdings" w:cs="Wingdings" w:hint="default"/>
      </w:rPr>
    </w:lvl>
    <w:lvl w:ilvl="3">
      <w:start w:val="1"/>
      <w:numFmt w:val="decimal"/>
      <w:lvlText w:val="%4."/>
      <w:lvlJc w:val="left"/>
      <w:pPr>
        <w:tabs>
          <w:tab w:val="num" w:pos="0"/>
        </w:tabs>
        <w:ind w:left="3240" w:hanging="360"/>
      </w:pPr>
    </w:lvl>
    <w:lvl w:ilvl="4">
      <w:start w:val="1"/>
      <w:numFmt w:val="upp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9DD1AAB"/>
    <w:multiLevelType w:val="multilevel"/>
    <w:tmpl w:val="B1187372"/>
    <w:lvl w:ilvl="0">
      <w:start w:val="1"/>
      <w:numFmt w:val="decimal"/>
      <w:lvlText w:val="%1."/>
      <w:lvlJc w:val="left"/>
      <w:pPr>
        <w:tabs>
          <w:tab w:val="num" w:pos="0"/>
        </w:tabs>
        <w:ind w:left="720" w:hanging="360"/>
      </w:pPr>
      <w:rPr>
        <w:b/>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340" w:hanging="360"/>
      </w:pPr>
      <w:rPr>
        <w:rFonts w:ascii="Montserrat" w:hAnsi="Montserrat" w:cs="Montserrat" w:hint="default"/>
      </w:rPr>
    </w:lvl>
    <w:lvl w:ilvl="3">
      <w:start w:val="1"/>
      <w:numFmt w:val="lowerLetter"/>
      <w:lvlText w:val="%4."/>
      <w:lvlJc w:val="left"/>
      <w:pPr>
        <w:tabs>
          <w:tab w:val="num" w:pos="0"/>
        </w:tabs>
        <w:ind w:left="2880" w:hanging="360"/>
      </w:pPr>
    </w:lvl>
    <w:lvl w:ilvl="4">
      <w:start w:val="1"/>
      <w:numFmt w:val="upp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A166F1"/>
    <w:multiLevelType w:val="multilevel"/>
    <w:tmpl w:val="14A6612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11CD2903"/>
    <w:multiLevelType w:val="multilevel"/>
    <w:tmpl w:val="3E4E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62921"/>
    <w:multiLevelType w:val="multilevel"/>
    <w:tmpl w:val="1C9251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4A77452"/>
    <w:multiLevelType w:val="multilevel"/>
    <w:tmpl w:val="577C8E32"/>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14D857CF"/>
    <w:multiLevelType w:val="multilevel"/>
    <w:tmpl w:val="B74EE458"/>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52139FD"/>
    <w:multiLevelType w:val="multilevel"/>
    <w:tmpl w:val="D534A390"/>
    <w:lvl w:ilvl="0">
      <w:start w:val="1"/>
      <w:numFmt w:val="lowerLetter"/>
      <w:lvlText w:val="%1."/>
      <w:lvlJc w:val="left"/>
      <w:pPr>
        <w:tabs>
          <w:tab w:val="num" w:pos="0"/>
        </w:tabs>
        <w:ind w:left="1080" w:hanging="360"/>
      </w:pPr>
      <w:rPr>
        <w:b/>
      </w:rPr>
    </w:lvl>
    <w:lvl w:ilvl="1">
      <w:start w:val="1"/>
      <w:numFmt w:val="lowerLetter"/>
      <w:lvlText w:val="%2."/>
      <w:lvlJc w:val="left"/>
      <w:pPr>
        <w:tabs>
          <w:tab w:val="num" w:pos="0"/>
        </w:tabs>
        <w:ind w:left="720" w:hanging="360"/>
      </w:pPr>
    </w:lvl>
    <w:lvl w:ilvl="2">
      <w:start w:val="1"/>
      <w:numFmt w:val="lowerRoman"/>
      <w:lvlText w:val="%3."/>
      <w:lvlJc w:val="right"/>
      <w:pPr>
        <w:tabs>
          <w:tab w:val="num" w:pos="0"/>
        </w:tabs>
        <w:ind w:left="1440" w:hanging="180"/>
      </w:p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880" w:hanging="360"/>
      </w:pPr>
    </w:lvl>
    <w:lvl w:ilvl="5">
      <w:start w:val="1"/>
      <w:numFmt w:val="lowerRoman"/>
      <w:lvlText w:val="%6."/>
      <w:lvlJc w:val="right"/>
      <w:pPr>
        <w:tabs>
          <w:tab w:val="num" w:pos="0"/>
        </w:tabs>
        <w:ind w:left="3600" w:hanging="180"/>
      </w:pPr>
    </w:lvl>
    <w:lvl w:ilvl="6">
      <w:start w:val="1"/>
      <w:numFmt w:val="decimal"/>
      <w:lvlText w:val="%7."/>
      <w:lvlJc w:val="left"/>
      <w:pPr>
        <w:tabs>
          <w:tab w:val="num" w:pos="0"/>
        </w:tabs>
        <w:ind w:left="4320" w:hanging="360"/>
      </w:pPr>
    </w:lvl>
    <w:lvl w:ilvl="7">
      <w:start w:val="1"/>
      <w:numFmt w:val="lowerLetter"/>
      <w:lvlText w:val="%8."/>
      <w:lvlJc w:val="left"/>
      <w:pPr>
        <w:tabs>
          <w:tab w:val="num" w:pos="0"/>
        </w:tabs>
        <w:ind w:left="5040" w:hanging="360"/>
      </w:pPr>
    </w:lvl>
    <w:lvl w:ilvl="8">
      <w:start w:val="1"/>
      <w:numFmt w:val="lowerRoman"/>
      <w:lvlText w:val="%9."/>
      <w:lvlJc w:val="right"/>
      <w:pPr>
        <w:tabs>
          <w:tab w:val="num" w:pos="0"/>
        </w:tabs>
        <w:ind w:left="5760" w:hanging="180"/>
      </w:pPr>
    </w:lvl>
  </w:abstractNum>
  <w:abstractNum w:abstractNumId="11" w15:restartNumberingAfterBreak="0">
    <w:nsid w:val="183D072C"/>
    <w:multiLevelType w:val="multilevel"/>
    <w:tmpl w:val="90F0DB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F0A6950"/>
    <w:multiLevelType w:val="multilevel"/>
    <w:tmpl w:val="FF8E7330"/>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3" w15:restartNumberingAfterBreak="0">
    <w:nsid w:val="1F391832"/>
    <w:multiLevelType w:val="multilevel"/>
    <w:tmpl w:val="D81E7D0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15:restartNumberingAfterBreak="0">
    <w:nsid w:val="2E54134B"/>
    <w:multiLevelType w:val="multilevel"/>
    <w:tmpl w:val="A6383E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23A118B"/>
    <w:multiLevelType w:val="multilevel"/>
    <w:tmpl w:val="8AB85774"/>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6" w15:restartNumberingAfterBreak="0">
    <w:nsid w:val="37E76869"/>
    <w:multiLevelType w:val="multilevel"/>
    <w:tmpl w:val="B004080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rFonts w:ascii="Montserrat" w:eastAsia="Times New Roman" w:hAnsi="Montserrat" w:cs="Arial"/>
      </w:rPr>
    </w:lvl>
    <w:lvl w:ilvl="2">
      <w:start w:val="1"/>
      <w:numFmt w:val="bullet"/>
      <w:lvlText w:val="•"/>
      <w:lvlJc w:val="left"/>
      <w:pPr>
        <w:tabs>
          <w:tab w:val="num" w:pos="0"/>
        </w:tabs>
        <w:ind w:left="2160" w:hanging="180"/>
      </w:pPr>
      <w:rPr>
        <w:rFonts w:ascii="Montserrat" w:hAnsi="Montserrat" w:cs="Montserrat"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B9213D9"/>
    <w:multiLevelType w:val="multilevel"/>
    <w:tmpl w:val="4E6E2E46"/>
    <w:lvl w:ilvl="0">
      <w:start w:val="1"/>
      <w:numFmt w:val="bullet"/>
      <w:lvlText w:val=""/>
      <w:lvlJc w:val="left"/>
      <w:pPr>
        <w:tabs>
          <w:tab w:val="num" w:pos="720"/>
        </w:tabs>
        <w:ind w:left="720" w:hanging="360"/>
      </w:pPr>
      <w:rPr>
        <w:rFonts w:ascii="Symbol" w:hAnsi="Symbol" w:cs="Symbol" w:hint="default"/>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BFD144A"/>
    <w:multiLevelType w:val="multilevel"/>
    <w:tmpl w:val="0972A28E"/>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9" w15:restartNumberingAfterBreak="0">
    <w:nsid w:val="3FE041BD"/>
    <w:multiLevelType w:val="multilevel"/>
    <w:tmpl w:val="75E44B42"/>
    <w:lvl w:ilvl="0">
      <w:start w:val="1"/>
      <w:numFmt w:val="lowerLetter"/>
      <w:lvlText w:val="%1."/>
      <w:lvlJc w:val="left"/>
      <w:pPr>
        <w:tabs>
          <w:tab w:val="num" w:pos="0"/>
        </w:tabs>
        <w:ind w:left="1440" w:hanging="360"/>
      </w:pPr>
    </w:lvl>
    <w:lvl w:ilvl="1">
      <w:start w:val="1"/>
      <w:numFmt w:val="bullet"/>
      <w:lvlText w:val=""/>
      <w:lvlJc w:val="left"/>
      <w:pPr>
        <w:tabs>
          <w:tab w:val="num" w:pos="0"/>
        </w:tabs>
        <w:ind w:left="2160" w:hanging="360"/>
      </w:pPr>
      <w:rPr>
        <w:rFonts w:ascii="Wingdings" w:hAnsi="Wingdings" w:cs="Wingdings" w:hint="default"/>
      </w:r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0" w15:restartNumberingAfterBreak="0">
    <w:nsid w:val="41CD0D7D"/>
    <w:multiLevelType w:val="multilevel"/>
    <w:tmpl w:val="5DF4D7D2"/>
    <w:lvl w:ilvl="0">
      <w:start w:val="1"/>
      <w:numFmt w:val="upperLetter"/>
      <w:lvlText w:val="%1."/>
      <w:lvlJc w:val="left"/>
      <w:pPr>
        <w:tabs>
          <w:tab w:val="num" w:pos="0"/>
        </w:tabs>
        <w:ind w:left="720" w:hanging="360"/>
      </w:pPr>
      <w:rPr>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44A1122C"/>
    <w:multiLevelType w:val="multilevel"/>
    <w:tmpl w:val="B8320C0E"/>
    <w:lvl w:ilvl="0">
      <w:start w:val="1"/>
      <w:numFmt w:val="decimal"/>
      <w:lvlText w:val="%1."/>
      <w:lvlJc w:val="left"/>
      <w:pPr>
        <w:tabs>
          <w:tab w:val="num" w:pos="0"/>
        </w:tabs>
        <w:ind w:left="720" w:hanging="360"/>
      </w:pPr>
      <w:rPr>
        <w:b w:val="0"/>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50DA7587"/>
    <w:multiLevelType w:val="multilevel"/>
    <w:tmpl w:val="37F0449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3" w15:restartNumberingAfterBreak="0">
    <w:nsid w:val="51311A25"/>
    <w:multiLevelType w:val="multilevel"/>
    <w:tmpl w:val="60C8529C"/>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689138A"/>
    <w:multiLevelType w:val="multilevel"/>
    <w:tmpl w:val="7B0296B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 w15:restartNumberingAfterBreak="0">
    <w:nsid w:val="5C6435D2"/>
    <w:multiLevelType w:val="multilevel"/>
    <w:tmpl w:val="F2C8ABEA"/>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6" w15:restartNumberingAfterBreak="0">
    <w:nsid w:val="5F4E71E7"/>
    <w:multiLevelType w:val="multilevel"/>
    <w:tmpl w:val="F628F08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7" w15:restartNumberingAfterBreak="0">
    <w:nsid w:val="6850172A"/>
    <w:multiLevelType w:val="multilevel"/>
    <w:tmpl w:val="B016AC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33343A5"/>
    <w:multiLevelType w:val="multilevel"/>
    <w:tmpl w:val="A7E81EA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9" w15:restartNumberingAfterBreak="0">
    <w:nsid w:val="739B53DF"/>
    <w:multiLevelType w:val="multilevel"/>
    <w:tmpl w:val="7A7AF8E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b/>
      </w:rPr>
    </w:lvl>
    <w:lvl w:ilvl="2">
      <w:start w:val="3"/>
      <w:numFmt w:val="decimal"/>
      <w:lvlText w:val="%3"/>
      <w:lvlJc w:val="left"/>
      <w:pPr>
        <w:tabs>
          <w:tab w:val="num" w:pos="0"/>
        </w:tabs>
        <w:ind w:left="2160" w:hanging="360"/>
      </w:pPr>
      <w:rPr>
        <w:color w:val="auto"/>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4A22D18"/>
    <w:multiLevelType w:val="multilevel"/>
    <w:tmpl w:val="3EA4889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1" w15:restartNumberingAfterBreak="0">
    <w:nsid w:val="79101E7F"/>
    <w:multiLevelType w:val="multilevel"/>
    <w:tmpl w:val="3F1A290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rFonts w:ascii="Montserrat" w:eastAsia="Times New Roman" w:hAnsi="Montserrat" w:cs="Arial"/>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96C7383"/>
    <w:multiLevelType w:val="multilevel"/>
    <w:tmpl w:val="92C07C44"/>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3" w15:restartNumberingAfterBreak="0">
    <w:nsid w:val="7A586599"/>
    <w:multiLevelType w:val="multilevel"/>
    <w:tmpl w:val="D5F0E68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A973F75"/>
    <w:multiLevelType w:val="multilevel"/>
    <w:tmpl w:val="7A7AF8E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b/>
      </w:rPr>
    </w:lvl>
    <w:lvl w:ilvl="2">
      <w:start w:val="3"/>
      <w:numFmt w:val="decimal"/>
      <w:lvlText w:val="%3"/>
      <w:lvlJc w:val="left"/>
      <w:pPr>
        <w:tabs>
          <w:tab w:val="num" w:pos="0"/>
        </w:tabs>
        <w:ind w:left="2160" w:hanging="360"/>
      </w:pPr>
      <w:rPr>
        <w:color w:val="auto"/>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7C646B71"/>
    <w:multiLevelType w:val="multilevel"/>
    <w:tmpl w:val="34E8167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694427133">
    <w:abstractNumId w:val="17"/>
  </w:num>
  <w:num w:numId="2" w16cid:durableId="1416592504">
    <w:abstractNumId w:val="34"/>
  </w:num>
  <w:num w:numId="3" w16cid:durableId="1511290240">
    <w:abstractNumId w:val="11"/>
  </w:num>
  <w:num w:numId="4" w16cid:durableId="1330332895">
    <w:abstractNumId w:val="12"/>
  </w:num>
  <w:num w:numId="5" w16cid:durableId="1563717364">
    <w:abstractNumId w:val="16"/>
  </w:num>
  <w:num w:numId="6" w16cid:durableId="892304003">
    <w:abstractNumId w:val="18"/>
  </w:num>
  <w:num w:numId="7" w16cid:durableId="1158377661">
    <w:abstractNumId w:val="30"/>
  </w:num>
  <w:num w:numId="8" w16cid:durableId="95098062">
    <w:abstractNumId w:val="15"/>
  </w:num>
  <w:num w:numId="9" w16cid:durableId="1636372668">
    <w:abstractNumId w:val="5"/>
  </w:num>
  <w:num w:numId="10" w16cid:durableId="12264406">
    <w:abstractNumId w:val="9"/>
  </w:num>
  <w:num w:numId="11" w16cid:durableId="1794909165">
    <w:abstractNumId w:val="19"/>
  </w:num>
  <w:num w:numId="12" w16cid:durableId="2004888903">
    <w:abstractNumId w:val="3"/>
  </w:num>
  <w:num w:numId="13" w16cid:durableId="1096168778">
    <w:abstractNumId w:val="28"/>
  </w:num>
  <w:num w:numId="14" w16cid:durableId="1110274494">
    <w:abstractNumId w:val="7"/>
  </w:num>
  <w:num w:numId="15" w16cid:durableId="1576473752">
    <w:abstractNumId w:val="24"/>
  </w:num>
  <w:num w:numId="16" w16cid:durableId="1680307878">
    <w:abstractNumId w:val="14"/>
  </w:num>
  <w:num w:numId="17" w16cid:durableId="60569858">
    <w:abstractNumId w:val="26"/>
  </w:num>
  <w:num w:numId="18" w16cid:durableId="866255153">
    <w:abstractNumId w:val="4"/>
  </w:num>
  <w:num w:numId="19" w16cid:durableId="580288414">
    <w:abstractNumId w:val="1"/>
  </w:num>
  <w:num w:numId="20" w16cid:durableId="1922984178">
    <w:abstractNumId w:val="8"/>
  </w:num>
  <w:num w:numId="21" w16cid:durableId="1016689098">
    <w:abstractNumId w:val="25"/>
  </w:num>
  <w:num w:numId="22" w16cid:durableId="1451171948">
    <w:abstractNumId w:val="13"/>
  </w:num>
  <w:num w:numId="23" w16cid:durableId="1516848524">
    <w:abstractNumId w:val="23"/>
  </w:num>
  <w:num w:numId="24" w16cid:durableId="2001231165">
    <w:abstractNumId w:val="27"/>
  </w:num>
  <w:num w:numId="25" w16cid:durableId="584845800">
    <w:abstractNumId w:val="32"/>
  </w:num>
  <w:num w:numId="26" w16cid:durableId="468864704">
    <w:abstractNumId w:val="0"/>
  </w:num>
  <w:num w:numId="27" w16cid:durableId="1811361575">
    <w:abstractNumId w:val="33"/>
  </w:num>
  <w:num w:numId="28" w16cid:durableId="1035350397">
    <w:abstractNumId w:val="22"/>
  </w:num>
  <w:num w:numId="29" w16cid:durableId="595944870">
    <w:abstractNumId w:val="20"/>
  </w:num>
  <w:num w:numId="30" w16cid:durableId="697462393">
    <w:abstractNumId w:val="10"/>
    <w:lvlOverride w:ilvl="0">
      <w:startOverride w:val="1"/>
    </w:lvlOverride>
  </w:num>
  <w:num w:numId="31" w16cid:durableId="2126270164">
    <w:abstractNumId w:val="14"/>
  </w:num>
  <w:num w:numId="32" w16cid:durableId="1780905943">
    <w:abstractNumId w:val="10"/>
  </w:num>
  <w:num w:numId="33" w16cid:durableId="1635211918">
    <w:abstractNumId w:val="14"/>
  </w:num>
  <w:num w:numId="34" w16cid:durableId="1529367104">
    <w:abstractNumId w:val="10"/>
  </w:num>
  <w:num w:numId="35" w16cid:durableId="1192260243">
    <w:abstractNumId w:val="14"/>
  </w:num>
  <w:num w:numId="36" w16cid:durableId="985209215">
    <w:abstractNumId w:val="10"/>
  </w:num>
  <w:num w:numId="37" w16cid:durableId="2016878039">
    <w:abstractNumId w:val="14"/>
  </w:num>
  <w:num w:numId="38" w16cid:durableId="1920945890">
    <w:abstractNumId w:val="28"/>
  </w:num>
  <w:num w:numId="39" w16cid:durableId="1583026975">
    <w:abstractNumId w:val="28"/>
  </w:num>
  <w:num w:numId="40" w16cid:durableId="2091810000">
    <w:abstractNumId w:val="28"/>
  </w:num>
  <w:num w:numId="41" w16cid:durableId="210658505">
    <w:abstractNumId w:val="28"/>
  </w:num>
  <w:num w:numId="42" w16cid:durableId="1737703710">
    <w:abstractNumId w:val="28"/>
  </w:num>
  <w:num w:numId="43" w16cid:durableId="2144275302">
    <w:abstractNumId w:val="28"/>
  </w:num>
  <w:num w:numId="44" w16cid:durableId="415135851">
    <w:abstractNumId w:val="28"/>
  </w:num>
  <w:num w:numId="45" w16cid:durableId="797180992">
    <w:abstractNumId w:val="28"/>
  </w:num>
  <w:num w:numId="46" w16cid:durableId="916014726">
    <w:abstractNumId w:val="28"/>
  </w:num>
  <w:num w:numId="47" w16cid:durableId="37317708">
    <w:abstractNumId w:val="28"/>
  </w:num>
  <w:num w:numId="48" w16cid:durableId="1455103735">
    <w:abstractNumId w:val="28"/>
  </w:num>
  <w:num w:numId="49" w16cid:durableId="1502236429">
    <w:abstractNumId w:val="28"/>
  </w:num>
  <w:num w:numId="50" w16cid:durableId="594942890">
    <w:abstractNumId w:val="28"/>
  </w:num>
  <w:num w:numId="51" w16cid:durableId="1584874328">
    <w:abstractNumId w:val="31"/>
  </w:num>
  <w:num w:numId="52" w16cid:durableId="1191650406">
    <w:abstractNumId w:val="2"/>
  </w:num>
  <w:num w:numId="53" w16cid:durableId="1502961815">
    <w:abstractNumId w:val="29"/>
  </w:num>
  <w:num w:numId="54" w16cid:durableId="4795614">
    <w:abstractNumId w:val="21"/>
  </w:num>
  <w:num w:numId="55" w16cid:durableId="519197329">
    <w:abstractNumId w:val="6"/>
  </w:num>
  <w:num w:numId="56" w16cid:durableId="752355337">
    <w:abstractNumId w:val="35"/>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 Office">
    <w15:presenceInfo w15:providerId="AD" w15:userId="S::licencia_sat_31@syesoftware.com::7ae49606-b524-49fb-9bb5-922625694b66"/>
  </w15:person>
  <w15:person w15:author="Colaborador 80">
    <w15:presenceInfo w15:providerId="AD" w15:userId="S::colaborador80@syesoftware.com::82f0e07d-a205-4a04-bc81-b442e481dc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DA"/>
    <w:rsid w:val="00021D7D"/>
    <w:rsid w:val="00062FAC"/>
    <w:rsid w:val="000A131C"/>
    <w:rsid w:val="000D5398"/>
    <w:rsid w:val="000F23B5"/>
    <w:rsid w:val="001A7518"/>
    <w:rsid w:val="001E28ED"/>
    <w:rsid w:val="002554AA"/>
    <w:rsid w:val="00271766"/>
    <w:rsid w:val="00273609"/>
    <w:rsid w:val="002B47BF"/>
    <w:rsid w:val="002E3D79"/>
    <w:rsid w:val="002E64C3"/>
    <w:rsid w:val="002F7B2C"/>
    <w:rsid w:val="003004E7"/>
    <w:rsid w:val="00394F61"/>
    <w:rsid w:val="003F032B"/>
    <w:rsid w:val="00461940"/>
    <w:rsid w:val="004908EE"/>
    <w:rsid w:val="00516163"/>
    <w:rsid w:val="00593360"/>
    <w:rsid w:val="005A38E6"/>
    <w:rsid w:val="005A6B9D"/>
    <w:rsid w:val="00626070"/>
    <w:rsid w:val="00680408"/>
    <w:rsid w:val="006A4FDA"/>
    <w:rsid w:val="00723F8D"/>
    <w:rsid w:val="0074639C"/>
    <w:rsid w:val="00764A61"/>
    <w:rsid w:val="00786723"/>
    <w:rsid w:val="007A1A60"/>
    <w:rsid w:val="007B2AE9"/>
    <w:rsid w:val="00863E59"/>
    <w:rsid w:val="00890901"/>
    <w:rsid w:val="00895259"/>
    <w:rsid w:val="0092222B"/>
    <w:rsid w:val="009639FD"/>
    <w:rsid w:val="00971C05"/>
    <w:rsid w:val="00997972"/>
    <w:rsid w:val="00A04C37"/>
    <w:rsid w:val="00A378F6"/>
    <w:rsid w:val="00A47997"/>
    <w:rsid w:val="00A955CC"/>
    <w:rsid w:val="00B21BF4"/>
    <w:rsid w:val="00B37991"/>
    <w:rsid w:val="00B4262B"/>
    <w:rsid w:val="00B44779"/>
    <w:rsid w:val="00B651DE"/>
    <w:rsid w:val="00B663F5"/>
    <w:rsid w:val="00B843D2"/>
    <w:rsid w:val="00BD340D"/>
    <w:rsid w:val="00BE60C0"/>
    <w:rsid w:val="00BF2AF5"/>
    <w:rsid w:val="00C06C52"/>
    <w:rsid w:val="00C458BE"/>
    <w:rsid w:val="00C81509"/>
    <w:rsid w:val="00CF1DD6"/>
    <w:rsid w:val="00D30BAF"/>
    <w:rsid w:val="00D55D61"/>
    <w:rsid w:val="00D5669B"/>
    <w:rsid w:val="00D85B38"/>
    <w:rsid w:val="00DA065A"/>
    <w:rsid w:val="00DA3E85"/>
    <w:rsid w:val="00DC0B01"/>
    <w:rsid w:val="00DC63F7"/>
    <w:rsid w:val="00E2399D"/>
    <w:rsid w:val="00E258A8"/>
    <w:rsid w:val="00E40C19"/>
    <w:rsid w:val="00E72BB1"/>
    <w:rsid w:val="00E73374"/>
    <w:rsid w:val="00EE421F"/>
    <w:rsid w:val="00EE74F5"/>
    <w:rsid w:val="00F31D71"/>
    <w:rsid w:val="00FF4039"/>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3894"/>
  <w15:docId w15:val="{B7C3D1B9-7DCF-4B25-AD60-68BE2883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40E4"/>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2"/>
      <w:sz w:val="32"/>
      <w:szCs w:val="32"/>
    </w:rPr>
  </w:style>
  <w:style w:type="paragraph" w:styleId="Ttulo2">
    <w:name w:val="heading 2"/>
    <w:basedOn w:val="Normal"/>
    <w:next w:val="Textoindependiente1"/>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styleId="Nmerodepgina">
    <w:name w:val="page number"/>
    <w:basedOn w:val="Fuentedeprrafopredeter"/>
    <w:qFormat/>
    <w:rsid w:val="00414496"/>
  </w:style>
  <w:style w:type="character" w:customStyle="1" w:styleId="TtuloCar">
    <w:name w:val="Título Car"/>
    <w:basedOn w:val="Fuentedeprrafopredeter"/>
    <w:link w:val="Ttulo"/>
    <w:qFormat/>
    <w:locked/>
    <w:rsid w:val="00414496"/>
    <w:rPr>
      <w:rFonts w:ascii="Arial" w:hAnsi="Arial"/>
      <w:b/>
      <w:color w:val="17365D"/>
      <w:spacing w:val="5"/>
      <w:kern w:val="2"/>
      <w:sz w:val="44"/>
      <w:szCs w:val="52"/>
      <w:lang w:val="en-AU" w:eastAsia="ja-JP" w:bidi="ar-SA"/>
    </w:rPr>
  </w:style>
  <w:style w:type="character" w:customStyle="1" w:styleId="EnlacedeInternet">
    <w:name w:val="Enlace de Internet"/>
    <w:basedOn w:val="Fuentedeprrafopredeter"/>
    <w:uiPriority w:val="99"/>
    <w:rsid w:val="00414496"/>
    <w:rPr>
      <w:rFonts w:cs="Times New Roman"/>
      <w:color w:val="0000FF"/>
      <w:u w:val="single"/>
    </w:rPr>
  </w:style>
  <w:style w:type="character" w:customStyle="1" w:styleId="BodyTextCar">
    <w:name w:val="BodyText Car"/>
    <w:basedOn w:val="Fuentedeprrafopredeter"/>
    <w:link w:val="Textoindependiente1"/>
    <w:qFormat/>
    <w:locked/>
    <w:rsid w:val="00FD7A27"/>
    <w:rPr>
      <w:sz w:val="24"/>
      <w:lang w:val="es-MX" w:eastAsia="en-US" w:bidi="ar-SA"/>
    </w:rPr>
  </w:style>
  <w:style w:type="character" w:customStyle="1" w:styleId="paratext1">
    <w:name w:val="paratext1"/>
    <w:basedOn w:val="Fuentedeprrafopredeter"/>
    <w:qFormat/>
    <w:rsid w:val="00077B53"/>
    <w:rPr>
      <w:rFonts w:ascii="Times" w:hAnsi="Times" w:cs="Times"/>
      <w:sz w:val="20"/>
      <w:szCs w:val="20"/>
    </w:rPr>
  </w:style>
  <w:style w:type="character" w:customStyle="1" w:styleId="InfoBluejustifiedChar">
    <w:name w:val="Info Blue justified Char"/>
    <w:basedOn w:val="Fuentedeprrafopredeter"/>
    <w:link w:val="InfoBluejustified"/>
    <w:qFormat/>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qFormat/>
    <w:rsid w:val="00C203DB"/>
    <w:rPr>
      <w:rFonts w:ascii="Times New Roman" w:hAnsi="Times New Roman"/>
      <w:b/>
      <w:bCs/>
      <w:caps/>
      <w:sz w:val="28"/>
    </w:rPr>
  </w:style>
  <w:style w:type="character" w:customStyle="1" w:styleId="StyleArial18ptBoldAllcaps1">
    <w:name w:val="Style Arial 18 pt Bold All caps1"/>
    <w:basedOn w:val="Fuentedeprrafopredeter"/>
    <w:qFormat/>
    <w:rsid w:val="00C203DB"/>
    <w:rPr>
      <w:rFonts w:ascii="Arial" w:hAnsi="Arial"/>
      <w:b/>
      <w:bCs/>
      <w:caps/>
      <w:sz w:val="28"/>
    </w:rPr>
  </w:style>
  <w:style w:type="character" w:customStyle="1" w:styleId="ArialTitle122ptBoldCenteredChar">
    <w:name w:val="Arial Title1 22 pt Bold Centered Char"/>
    <w:basedOn w:val="Fuentedeprrafopredeter"/>
    <w:link w:val="ArialTitle122ptBoldCentered"/>
    <w:qFormat/>
    <w:rsid w:val="00FE5A65"/>
    <w:rPr>
      <w:rFonts w:ascii="Arial" w:hAnsi="Arial"/>
      <w:b/>
      <w:bCs/>
      <w:sz w:val="44"/>
      <w:lang w:val="es-MX" w:eastAsia="en-US" w:bidi="ar-SA"/>
    </w:rPr>
  </w:style>
  <w:style w:type="character" w:customStyle="1" w:styleId="Ttulo1Car">
    <w:name w:val="Título 1 Car"/>
    <w:basedOn w:val="Fuentedeprrafopredeter"/>
    <w:link w:val="Ttulo1"/>
    <w:qFormat/>
    <w:rsid w:val="00B51522"/>
    <w:rPr>
      <w:rFonts w:ascii="Arial" w:hAnsi="Arial" w:cs="Arial"/>
      <w:b/>
      <w:bCs/>
      <w:kern w:val="2"/>
      <w:sz w:val="32"/>
      <w:szCs w:val="32"/>
      <w:lang w:val="es-MX" w:eastAsia="en-US" w:bidi="ar-SA"/>
    </w:rPr>
  </w:style>
  <w:style w:type="character" w:customStyle="1" w:styleId="Ttulo2Car">
    <w:name w:val="Título 2 Car"/>
    <w:basedOn w:val="Fuentedeprrafopredeter"/>
    <w:link w:val="Ttulo2"/>
    <w:qFormat/>
    <w:rsid w:val="00D05496"/>
    <w:rPr>
      <w:rFonts w:ascii="Arial" w:hAnsi="Arial"/>
      <w:b/>
      <w:caps/>
      <w:sz w:val="36"/>
      <w:lang w:val="es-MX" w:eastAsia="en-US" w:bidi="ar-SA"/>
    </w:rPr>
  </w:style>
  <w:style w:type="character" w:customStyle="1" w:styleId="H2CharChar">
    <w:name w:val="H2 Char Char"/>
    <w:basedOn w:val="Fuentedeprrafopredeter"/>
    <w:qFormat/>
    <w:rsid w:val="00725D01"/>
    <w:rPr>
      <w:rFonts w:ascii="Arial" w:hAnsi="Arial"/>
      <w:b/>
      <w:caps/>
      <w:sz w:val="36"/>
      <w:lang w:val="es-MX" w:eastAsia="en-US" w:bidi="ar-SA"/>
    </w:rPr>
  </w:style>
  <w:style w:type="character" w:customStyle="1" w:styleId="CharChar">
    <w:name w:val="Char Char"/>
    <w:basedOn w:val="Fuentedeprrafopredeter"/>
    <w:qFormat/>
    <w:rsid w:val="00F4603C"/>
    <w:rPr>
      <w:rFonts w:ascii="Arial" w:hAnsi="Arial" w:cs="Arial"/>
      <w:b/>
      <w:bCs/>
      <w:kern w:val="2"/>
      <w:sz w:val="32"/>
      <w:szCs w:val="32"/>
      <w:lang w:val="es-MX" w:eastAsia="en-US" w:bidi="ar-SA"/>
    </w:rPr>
  </w:style>
  <w:style w:type="character" w:styleId="Refdecomentario">
    <w:name w:val="annotation reference"/>
    <w:basedOn w:val="Fuentedeprrafopredeter"/>
    <w:semiHidden/>
    <w:qFormat/>
    <w:rsid w:val="00B74700"/>
    <w:rPr>
      <w:sz w:val="16"/>
      <w:szCs w:val="16"/>
    </w:rPr>
  </w:style>
  <w:style w:type="character" w:customStyle="1" w:styleId="InfoHiddenChar">
    <w:name w:val="Info Hidden Char"/>
    <w:basedOn w:val="Fuentedeprrafopredeter"/>
    <w:link w:val="InfoHidden"/>
    <w:qFormat/>
    <w:rsid w:val="00401B3C"/>
    <w:rPr>
      <w:rFonts w:ascii="Arial" w:hAnsi="Arial" w:cs="Arial"/>
      <w:i/>
      <w:vanish/>
      <w:color w:val="0000FF"/>
      <w:lang w:eastAsia="en-US"/>
    </w:rPr>
  </w:style>
  <w:style w:type="character" w:customStyle="1" w:styleId="MapadeldocumentoCar">
    <w:name w:val="Mapa del documento Car"/>
    <w:basedOn w:val="Fuentedeprrafopredeter"/>
    <w:link w:val="Mapadeldocumento"/>
    <w:qFormat/>
    <w:rsid w:val="00401B3C"/>
    <w:rPr>
      <w:rFonts w:ascii="Tahoma" w:hAnsi="Tahoma" w:cs="Tahoma"/>
      <w:sz w:val="16"/>
      <w:szCs w:val="16"/>
      <w:lang w:eastAsia="en-US"/>
    </w:rPr>
  </w:style>
  <w:style w:type="character" w:customStyle="1" w:styleId="EncabezadoCar">
    <w:name w:val="Encabezado Car"/>
    <w:basedOn w:val="Fuentedeprrafopredeter"/>
    <w:link w:val="Encabezado"/>
    <w:uiPriority w:val="99"/>
    <w:qFormat/>
    <w:rsid w:val="00D9781E"/>
    <w:rPr>
      <w:sz w:val="24"/>
      <w:szCs w:val="24"/>
      <w:lang w:eastAsia="en-US"/>
    </w:rPr>
  </w:style>
  <w:style w:type="character" w:styleId="Mencinsinresolver">
    <w:name w:val="Unresolved Mention"/>
    <w:basedOn w:val="Fuentedeprrafopredeter"/>
    <w:uiPriority w:val="99"/>
    <w:semiHidden/>
    <w:unhideWhenUsed/>
    <w:qFormat/>
    <w:rsid w:val="00AE4617"/>
    <w:rPr>
      <w:color w:val="605E5C"/>
      <w:shd w:val="clear" w:color="auto" w:fill="E1DFDD"/>
    </w:rPr>
  </w:style>
  <w:style w:type="character" w:customStyle="1" w:styleId="TextocomentarioCar">
    <w:name w:val="Texto comentario Car"/>
    <w:basedOn w:val="Fuentedeprrafopredeter"/>
    <w:link w:val="Textocomentario"/>
    <w:semiHidden/>
    <w:qFormat/>
    <w:rsid w:val="00927165"/>
    <w:rPr>
      <w:lang w:eastAsia="en-US"/>
    </w:rPr>
  </w:style>
  <w:style w:type="character" w:customStyle="1" w:styleId="PrrafodelistaCar">
    <w:name w:val="Párrafo de lista Car"/>
    <w:basedOn w:val="Fuentedeprrafopredeter"/>
    <w:link w:val="Prrafodelista"/>
    <w:qFormat/>
    <w:locked/>
    <w:rsid w:val="00EA0531"/>
    <w:rPr>
      <w:sz w:val="24"/>
      <w:szCs w:val="24"/>
      <w:lang w:eastAsia="en-US"/>
    </w:rPr>
  </w:style>
  <w:style w:type="character" w:customStyle="1" w:styleId="cf01">
    <w:name w:val="cf01"/>
    <w:basedOn w:val="Fuentedeprrafopredeter"/>
    <w:qFormat/>
    <w:rsid w:val="00704F93"/>
    <w:rPr>
      <w:rFonts w:ascii="Segoe UI" w:hAnsi="Segoe UI" w:cs="Segoe UI"/>
      <w:sz w:val="18"/>
      <w:szCs w:val="18"/>
    </w:rPr>
  </w:style>
  <w:style w:type="character" w:customStyle="1" w:styleId="Enlacedelndice">
    <w:name w:val="Enlace del índice"/>
    <w:qFormat/>
  </w:style>
  <w:style w:type="character" w:customStyle="1" w:styleId="Numeracinderenglones">
    <w:name w:val="Numeración de renglones"/>
  </w:style>
  <w:style w:type="paragraph" w:styleId="Ttulo">
    <w:name w:val="Title"/>
    <w:basedOn w:val="Normal"/>
    <w:next w:val="Textoindependiente1"/>
    <w:link w:val="TtuloCar"/>
    <w:autoRedefine/>
    <w:qFormat/>
    <w:rsid w:val="00414496"/>
    <w:pPr>
      <w:spacing w:before="5080" w:after="300"/>
      <w:ind w:left="227" w:right="-693"/>
      <w:contextualSpacing/>
      <w:jc w:val="center"/>
    </w:pPr>
    <w:rPr>
      <w:rFonts w:ascii="Arial" w:hAnsi="Arial"/>
      <w:b/>
      <w:color w:val="17365D"/>
      <w:spacing w:val="5"/>
      <w:kern w:val="2"/>
      <w:sz w:val="44"/>
      <w:szCs w:val="52"/>
      <w:lang w:val="en-AU" w:eastAsia="ja-JP"/>
    </w:rPr>
  </w:style>
  <w:style w:type="paragraph" w:customStyle="1" w:styleId="Textoindependiente1">
    <w:name w:val="Texto independiente1"/>
    <w:basedOn w:val="Normal"/>
    <w:link w:val="BodyTextCar"/>
    <w:rsid w:val="00FD7A27"/>
    <w:pPr>
      <w:spacing w:before="120" w:after="120"/>
    </w:pPr>
    <w:rPr>
      <w:szCs w:val="20"/>
    </w:rPr>
  </w:style>
  <w:style w:type="paragraph" w:styleId="Lista">
    <w:name w:val="List"/>
    <w:basedOn w:val="Textoindependiente1"/>
    <w:rPr>
      <w:rFonts w:cs="Lohit Devanagari"/>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paragraph" w:customStyle="1" w:styleId="TableNormal1">
    <w:name w:val="Table Normal1"/>
    <w:basedOn w:val="Normal"/>
    <w:qFormat/>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paragraph" w:customStyle="1" w:styleId="Prrafodelista1">
    <w:name w:val="Párrafo de lista1"/>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qFormat/>
    <w:rsid w:val="002B4169"/>
    <w:pPr>
      <w:ind w:left="360"/>
      <w:jc w:val="both"/>
    </w:pPr>
    <w:rPr>
      <w:rFonts w:ascii="Arial" w:hAnsi="Arial" w:cs="Arial"/>
      <w:i/>
      <w:iCs/>
      <w:vanish/>
      <w:color w:val="0000FF"/>
      <w:sz w:val="20"/>
      <w:szCs w:val="20"/>
      <w:lang w:val="es-ES"/>
    </w:rPr>
  </w:style>
  <w:style w:type="paragraph" w:styleId="TDC3">
    <w:name w:val="toc 3"/>
    <w:basedOn w:val="Normal"/>
    <w:next w:val="Normal"/>
    <w:autoRedefine/>
    <w:uiPriority w:val="39"/>
    <w:rsid w:val="00554416"/>
    <w:pPr>
      <w:ind w:left="482"/>
      <w:jc w:val="both"/>
    </w:pPr>
    <w:rPr>
      <w:rFonts w:ascii="Arial" w:hAnsi="Arial"/>
      <w:b/>
      <w:sz w:val="20"/>
    </w:rPr>
  </w:style>
  <w:style w:type="paragraph" w:customStyle="1" w:styleId="InfoBlueleft">
    <w:name w:val="Info Blue left"/>
    <w:basedOn w:val="InfoBluejustified"/>
    <w:autoRedefine/>
    <w:qFormat/>
    <w:rsid w:val="00BE4302"/>
    <w:pPr>
      <w:jc w:val="left"/>
    </w:pPr>
    <w:rPr>
      <w:iCs/>
      <w:szCs w:val="20"/>
    </w:rPr>
  </w:style>
  <w:style w:type="paragraph" w:customStyle="1" w:styleId="InfoBlueright">
    <w:name w:val="Info Blue right"/>
    <w:basedOn w:val="InfoBluejustified"/>
    <w:autoRedefine/>
    <w:qFormat/>
    <w:rsid w:val="00E62745"/>
    <w:rPr>
      <w:iCs/>
      <w:szCs w:val="20"/>
    </w:rPr>
  </w:style>
  <w:style w:type="paragraph" w:customStyle="1" w:styleId="InfoBluejustified">
    <w:name w:val="Info Blue justified"/>
    <w:basedOn w:val="Normal"/>
    <w:link w:val="InfoBluejustifiedChar"/>
    <w:autoRedefine/>
    <w:qFormat/>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qFormat/>
    <w:rsid w:val="00177D8A"/>
    <w:pPr>
      <w:jc w:val="center"/>
    </w:pPr>
    <w:rPr>
      <w:iCs/>
      <w:szCs w:val="20"/>
    </w:rPr>
  </w:style>
  <w:style w:type="paragraph" w:customStyle="1" w:styleId="ArialTitle122ptBoldCentered">
    <w:name w:val="Arial Title1 22 pt Bold Centered"/>
    <w:basedOn w:val="Normal"/>
    <w:link w:val="ArialTitle122ptBoldCenteredChar"/>
    <w:qFormat/>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qFormat/>
    <w:rsid w:val="00177D8A"/>
    <w:pPr>
      <w:jc w:val="both"/>
      <w:outlineLvl w:val="2"/>
    </w:pPr>
    <w:rPr>
      <w:caps w:val="0"/>
      <w:sz w:val="28"/>
      <w:szCs w:val="28"/>
    </w:rPr>
  </w:style>
  <w:style w:type="paragraph" w:customStyle="1" w:styleId="StyleBodyTextArial14ptBoldLeft127cm">
    <w:name w:val="Style BodyText + Arial 14 pt Bold Left:  1.27 cm"/>
    <w:basedOn w:val="Textoindependiente1"/>
    <w:autoRedefine/>
    <w:qFormat/>
    <w:rsid w:val="00C203DB"/>
    <w:pPr>
      <w:ind w:left="720"/>
    </w:pPr>
    <w:rPr>
      <w:rFonts w:ascii="Arial" w:hAnsi="Arial"/>
      <w:b/>
      <w:bCs/>
    </w:rPr>
  </w:style>
  <w:style w:type="paragraph" w:styleId="Subttulo">
    <w:name w:val="Subtitle"/>
    <w:basedOn w:val="Normal"/>
    <w:qFormat/>
    <w:rsid w:val="001A1E81"/>
    <w:pPr>
      <w:spacing w:after="60"/>
      <w:jc w:val="center"/>
      <w:outlineLvl w:val="1"/>
    </w:pPr>
    <w:rPr>
      <w:rFonts w:ascii="Arial" w:hAnsi="Arial" w:cs="Arial"/>
    </w:rPr>
  </w:style>
  <w:style w:type="paragraph" w:styleId="TDC4">
    <w:name w:val="toc 4"/>
    <w:basedOn w:val="Normal"/>
    <w:next w:val="Normal"/>
    <w:autoRedefine/>
    <w:semiHidden/>
    <w:rsid w:val="00D05496"/>
    <w:pPr>
      <w:ind w:left="720"/>
      <w:jc w:val="both"/>
    </w:pPr>
    <w:rPr>
      <w:rFonts w:ascii="Arial" w:hAnsi="Arial"/>
      <w:b/>
      <w:sz w:val="20"/>
    </w:rPr>
  </w:style>
  <w:style w:type="paragraph" w:customStyle="1" w:styleId="Arial10ptBoldCentered">
    <w:name w:val="Arial 10 pt Bold Centered"/>
    <w:basedOn w:val="Normal"/>
    <w:autoRedefine/>
    <w:qFormat/>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qFormat/>
    <w:rsid w:val="00040C8E"/>
    <w:rPr>
      <w:rFonts w:ascii="Arial" w:hAnsi="Arial" w:cs="Arial"/>
      <w:i/>
      <w:vanish/>
      <w:color w:val="0000FF"/>
      <w:sz w:val="20"/>
      <w:szCs w:val="20"/>
    </w:rPr>
  </w:style>
  <w:style w:type="paragraph" w:customStyle="1" w:styleId="TableHeading">
    <w:name w:val="TableHeading"/>
    <w:basedOn w:val="Normal"/>
    <w:qFormat/>
    <w:rsid w:val="00646516"/>
    <w:pPr>
      <w:keepNext/>
      <w:spacing w:before="120" w:after="120"/>
      <w:jc w:val="center"/>
    </w:pPr>
    <w:rPr>
      <w:b/>
      <w:sz w:val="20"/>
      <w:szCs w:val="20"/>
      <w:lang w:val="en-US"/>
    </w:rPr>
  </w:style>
  <w:style w:type="paragraph" w:customStyle="1" w:styleId="TableRow">
    <w:name w:val="TableRow"/>
    <w:basedOn w:val="Normal"/>
    <w:qFormat/>
    <w:rsid w:val="00646516"/>
    <w:pPr>
      <w:spacing w:before="60" w:after="60"/>
    </w:pPr>
    <w:rPr>
      <w:sz w:val="20"/>
      <w:szCs w:val="20"/>
      <w:lang w:val="en-US"/>
    </w:rPr>
  </w:style>
  <w:style w:type="paragraph" w:customStyle="1" w:styleId="Style1">
    <w:name w:val="Style1"/>
    <w:basedOn w:val="Normal"/>
    <w:qFormat/>
    <w:rsid w:val="00760B8D"/>
    <w:rPr>
      <w:rFonts w:ascii="Arial" w:hAnsi="Arial"/>
      <w:sz w:val="20"/>
    </w:rPr>
  </w:style>
  <w:style w:type="paragraph" w:styleId="Textodeglobo">
    <w:name w:val="Balloon Text"/>
    <w:basedOn w:val="Normal"/>
    <w:semiHidden/>
    <w:qFormat/>
    <w:rsid w:val="00EB26ED"/>
    <w:rPr>
      <w:rFonts w:ascii="Tahoma" w:hAnsi="Tahoma" w:cs="Tahoma"/>
      <w:sz w:val="16"/>
      <w:szCs w:val="16"/>
    </w:rPr>
  </w:style>
  <w:style w:type="paragraph" w:styleId="Textocomentario">
    <w:name w:val="annotation text"/>
    <w:basedOn w:val="Normal"/>
    <w:link w:val="TextocomentarioCar"/>
    <w:semiHidden/>
    <w:qFormat/>
    <w:rsid w:val="00B74700"/>
    <w:rPr>
      <w:sz w:val="20"/>
      <w:szCs w:val="20"/>
    </w:rPr>
  </w:style>
  <w:style w:type="paragraph" w:styleId="Asuntodelcomentario">
    <w:name w:val="annotation subject"/>
    <w:basedOn w:val="Textocomentario"/>
    <w:next w:val="Textocomentario"/>
    <w:semiHidden/>
    <w:qFormat/>
    <w:rsid w:val="00B74700"/>
    <w:rPr>
      <w:b/>
      <w:bCs/>
    </w:rPr>
  </w:style>
  <w:style w:type="paragraph" w:styleId="Mapadeldocumento">
    <w:name w:val="Document Map"/>
    <w:basedOn w:val="Normal"/>
    <w:link w:val="MapadeldocumentoCar"/>
    <w:qFormat/>
    <w:rsid w:val="00401B3C"/>
    <w:rPr>
      <w:rFonts w:ascii="Tahoma" w:hAnsi="Tahoma" w:cs="Tahoma"/>
      <w:sz w:val="16"/>
      <w:szCs w:val="16"/>
    </w:rPr>
  </w:style>
  <w:style w:type="paragraph" w:styleId="Prrafodelista">
    <w:name w:val="List Paragraph"/>
    <w:basedOn w:val="Normal"/>
    <w:link w:val="PrrafodelistaCar"/>
    <w:qFormat/>
    <w:rsid w:val="00CF35A1"/>
    <w:pPr>
      <w:ind w:left="720"/>
      <w:contextualSpacing/>
    </w:pPr>
  </w:style>
  <w:style w:type="paragraph" w:styleId="Revisin">
    <w:name w:val="Revision"/>
    <w:uiPriority w:val="99"/>
    <w:semiHidden/>
    <w:qFormat/>
    <w:rsid w:val="00523DC9"/>
    <w:rPr>
      <w:sz w:val="24"/>
      <w:szCs w:val="24"/>
      <w:lang w:eastAsia="en-US"/>
    </w:rPr>
  </w:style>
  <w:style w:type="paragraph" w:styleId="Ttulodendice">
    <w:name w:val="index heading"/>
    <w:basedOn w:val="Ttulo"/>
  </w:style>
  <w:style w:type="paragraph" w:styleId="TtuloTDC">
    <w:name w:val="TOC Heading"/>
    <w:basedOn w:val="Ttulo1"/>
    <w:next w:val="Normal"/>
    <w:uiPriority w:val="39"/>
    <w:semiHidden/>
    <w:unhideWhenUsed/>
    <w:qFormat/>
    <w:rsid w:val="00575648"/>
    <w:pPr>
      <w:keepLines/>
      <w:spacing w:after="0"/>
      <w:outlineLvl w:val="9"/>
    </w:pPr>
    <w:rPr>
      <w:rFonts w:asciiTheme="majorHAnsi" w:eastAsiaTheme="majorEastAsia" w:hAnsiTheme="majorHAnsi" w:cstheme="majorBidi"/>
      <w:b w:val="0"/>
      <w:bCs w:val="0"/>
      <w:color w:val="365F91" w:themeColor="accent1" w:themeShade="BF"/>
      <w:kern w:val="0"/>
    </w:rPr>
  </w:style>
  <w:style w:type="table" w:styleId="Tablaconcuadrcula">
    <w:name w:val="Table Grid"/>
    <w:basedOn w:val="Tablanormal"/>
    <w:uiPriority w:val="39"/>
    <w:rsid w:val="00E92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aconcuadrculaclara">
    <w:name w:val="Grid Table Light"/>
    <w:basedOn w:val="Tablanormal"/>
    <w:uiPriority w:val="40"/>
    <w:rsid w:val="00800022"/>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4.wmf"/><Relationship Id="rId68" Type="http://schemas.openxmlformats.org/officeDocument/2006/relationships/header" Target="header3.xml"/><Relationship Id="rId7" Type="http://schemas.openxmlformats.org/officeDocument/2006/relationships/settings" Target="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8" Type="http://schemas.openxmlformats.org/officeDocument/2006/relationships/image" Target="media/image39.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2.wmf"/><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0.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0.png"/><Relationship Id="rId67"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microsoft.com/office/2007/relationships/hdphoto" Target="media/hdphoto1.wdp"/><Relationship Id="rId60" Type="http://schemas.openxmlformats.org/officeDocument/2006/relationships/image" Target="media/image41.png"/><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_rels/header3.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4216CB421FFB49949567EAA49E0459" ma:contentTypeVersion="8" ma:contentTypeDescription="Create a new document." ma:contentTypeScope="" ma:versionID="fe7a66c6ffe5f311855dd07d788efe64">
  <xsd:schema xmlns:xsd="http://www.w3.org/2001/XMLSchema" xmlns:xs="http://www.w3.org/2001/XMLSchema" xmlns:p="http://schemas.microsoft.com/office/2006/metadata/properties" xmlns:ns3="2e6e2697-8212-4db4-9792-13646566235f" xmlns:ns4="3897522a-de37-4305-982f-eb12a623b991" targetNamespace="http://schemas.microsoft.com/office/2006/metadata/properties" ma:root="true" ma:fieldsID="b489d26c3164aaf735236f803a28dc0e" ns3:_="" ns4:_="">
    <xsd:import namespace="2e6e2697-8212-4db4-9792-13646566235f"/>
    <xsd:import namespace="3897522a-de37-4305-982f-eb12a623b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e2697-8212-4db4-9792-13646566235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97522a-de37-4305-982f-eb12a623b99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0A1F6-EAEA-4067-86A1-8A4047F24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6e2697-8212-4db4-9792-13646566235f"/>
    <ds:schemaRef ds:uri="3897522a-de37-4305-982f-eb12a623b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005B23-4331-4F96-AE5F-E4F59B18D5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5913C9-5CB5-483C-AF4C-82E9A943F71E}">
  <ds:schemaRefs>
    <ds:schemaRef ds:uri="http://schemas.microsoft.com/sharepoint/v3/contenttype/forms"/>
  </ds:schemaRefs>
</ds:datastoreItem>
</file>

<file path=customXml/itemProps4.xml><?xml version="1.0" encoding="utf-8"?>
<ds:datastoreItem xmlns:ds="http://schemas.openxmlformats.org/officeDocument/2006/customXml" ds:itemID="{7247901E-92AD-4C12-88C3-EC99C8CA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30</Pages>
  <Words>5718</Words>
  <Characters>31452</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Nombre del Proyecto:</vt:lpstr>
    </vt:vector>
  </TitlesOfParts>
  <Company>EDS: UAF</Company>
  <LinksUpToDate>false</LinksUpToDate>
  <CharactersWithSpaces>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subject/>
  <dc:creator>wzkbyh</dc:creator>
  <dc:description/>
  <cp:lastModifiedBy>Licencia Office</cp:lastModifiedBy>
  <cp:revision>20</cp:revision>
  <cp:lastPrinted>2022-10-04T17:41:00Z</cp:lastPrinted>
  <dcterms:created xsi:type="dcterms:W3CDTF">2024-09-20T00:58:00Z</dcterms:created>
  <dcterms:modified xsi:type="dcterms:W3CDTF">2026-03-12T18:07:00Z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0x0101004A4216CB421FFB49949567EAA49E0459</vt:lpwstr>
  </property>
  <property fmtid="{D5CDD505-2E9C-101B-9397-08002B2CF9AE}" pid="3" name="_NewReviewCycle">
    <vt:lpwstr/>
  </property>
</Properties>
</file>