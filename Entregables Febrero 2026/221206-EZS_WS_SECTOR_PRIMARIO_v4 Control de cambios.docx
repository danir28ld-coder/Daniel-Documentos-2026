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A7FF" w14:textId="77777777" w:rsidR="0007048C" w:rsidRPr="006513AB" w:rsidRDefault="0007048C" w:rsidP="0007048C">
      <w:pPr>
        <w:pStyle w:val="InfoHidden"/>
        <w:rPr>
          <w:rFonts w:ascii="Montserrat" w:hAnsi="Montserrat" w:cs="Arial"/>
        </w:rPr>
      </w:pPr>
      <w:bookmarkStart w:id="0" w:name="_Toc159843555"/>
      <w:r w:rsidRPr="006513AB">
        <w:rPr>
          <w:rFonts w:ascii="Montserrat" w:hAnsi="Montserrat" w:cs="Arial"/>
          <w:b/>
        </w:rPr>
        <w:t>Objetivo</w:t>
      </w:r>
      <w:r w:rsidRPr="006513AB">
        <w:rPr>
          <w:rFonts w:ascii="Montserrat" w:hAnsi="Montserrat" w:cs="Arial"/>
        </w:rPr>
        <w:t>:</w:t>
      </w:r>
    </w:p>
    <w:p w14:paraId="41D7CA63" w14:textId="77777777" w:rsidR="006513AB" w:rsidRDefault="0007048C" w:rsidP="006513AB">
      <w:pPr>
        <w:pStyle w:val="InfoHidden"/>
        <w:rPr>
          <w:rFonts w:ascii="Montserrat" w:hAnsi="Montserrat" w:cs="Arial"/>
        </w:rPr>
      </w:pPr>
      <w:r w:rsidRPr="006513AB">
        <w:rPr>
          <w:rFonts w:ascii="Montserrat" w:hAnsi="Montserrat" w:cs="Arial"/>
        </w:rPr>
        <w:t>Describir el contenido de información de la interfaz de aplicativo, a través de la especificación de operación de interfaces externas, de entrada y de salida, así como la descripción de transmisión de datos, la representación de un diagrama de contexto, incluyendo la definición de su seguridad, transformaciones y manejo de información, con la final</w:t>
      </w:r>
      <w:r w:rsidR="001B4699" w:rsidRPr="006513AB">
        <w:rPr>
          <w:rFonts w:ascii="Montserrat" w:hAnsi="Montserrat" w:cs="Arial"/>
        </w:rPr>
        <w:t xml:space="preserve">idad de conocer los procesos de </w:t>
      </w:r>
      <w:r w:rsidRPr="006513AB">
        <w:rPr>
          <w:rFonts w:ascii="Montserrat" w:hAnsi="Montserrat" w:cs="Arial"/>
        </w:rPr>
        <w:t>conversió</w:t>
      </w:r>
      <w:r w:rsidR="001B4699" w:rsidRPr="006513AB">
        <w:rPr>
          <w:rFonts w:ascii="Montserrat" w:hAnsi="Montserrat" w:cs="Arial"/>
        </w:rPr>
        <w:t>n.</w:t>
      </w:r>
    </w:p>
    <w:p w14:paraId="0E7C0F69" w14:textId="77777777" w:rsidR="006513AB" w:rsidRDefault="006513AB" w:rsidP="001B4699">
      <w:pPr>
        <w:pStyle w:val="InfoHidden"/>
        <w:jc w:val="left"/>
        <w:rPr>
          <w:rFonts w:ascii="Montserrat" w:hAnsi="Montserrat" w:cs="Arial"/>
        </w:rPr>
      </w:pPr>
    </w:p>
    <w:p w14:paraId="4867E1A5" w14:textId="77777777" w:rsidR="0007048C" w:rsidRPr="006513AB" w:rsidRDefault="0007048C" w:rsidP="00B06E5C">
      <w:pPr>
        <w:pStyle w:val="BodyText"/>
        <w:spacing w:before="0" w:after="0"/>
        <w:jc w:val="both"/>
        <w:rPr>
          <w:rFonts w:ascii="Montserrat" w:hAnsi="Montserrat" w:cs="Arial"/>
          <w:i/>
          <w:color w:val="0000FF"/>
          <w:sz w:val="20"/>
        </w:rPr>
      </w:pPr>
    </w:p>
    <w:p w14:paraId="7B6DCE11" w14:textId="77777777" w:rsidR="00DA6DD8" w:rsidRPr="006513AB" w:rsidRDefault="00DA6DD8" w:rsidP="00E32D55">
      <w:pPr>
        <w:pStyle w:val="InfoHidden"/>
        <w:ind w:left="720"/>
        <w:rPr>
          <w:rStyle w:val="paratext1"/>
          <w:rFonts w:ascii="Montserrat" w:hAnsi="Montserrat" w:cs="Arial"/>
        </w:rPr>
      </w:pPr>
      <w:r w:rsidRPr="006513AB">
        <w:rPr>
          <w:rStyle w:val="paratext1"/>
          <w:rFonts w:ascii="Montserrat" w:hAnsi="Montserrat" w:cs="Arial"/>
        </w:rPr>
        <w:t>Si se hace referencia a documentación externa, se deberá incluir: el nombre de los documentos, ubicación física y procedimiento a seguir para su consulta.</w:t>
      </w:r>
    </w:p>
    <w:p w14:paraId="3E875BC9" w14:textId="77777777" w:rsidR="00DA6DD8" w:rsidRPr="006513AB" w:rsidRDefault="00DA6DD8" w:rsidP="00B06E5C">
      <w:pPr>
        <w:pStyle w:val="InfoHidden"/>
        <w:numPr>
          <w:ilvl w:val="0"/>
          <w:numId w:val="2"/>
        </w:numPr>
        <w:rPr>
          <w:rStyle w:val="paratext1"/>
          <w:rFonts w:ascii="Montserrat" w:hAnsi="Montserrat" w:cs="Arial"/>
        </w:rPr>
      </w:pPr>
      <w:r w:rsidRPr="006513AB">
        <w:rPr>
          <w:rStyle w:val="paratext1"/>
          <w:rFonts w:ascii="Montserrat" w:hAnsi="Montserrat" w:cs="Arial"/>
        </w:rPr>
        <w:t>Si una sección no es llenada debido a las características del proyecto, incluir el comentario “No Aplica” y justificar la omisión de información evitando así tener secciones vacías.</w:t>
      </w:r>
    </w:p>
    <w:p w14:paraId="69D9005D" w14:textId="77777777" w:rsidR="004D7DA1" w:rsidRPr="006513AB" w:rsidRDefault="00567028" w:rsidP="00B06E5C">
      <w:pPr>
        <w:pStyle w:val="InfoHidden"/>
        <w:numPr>
          <w:ilvl w:val="0"/>
          <w:numId w:val="2"/>
        </w:numPr>
        <w:rPr>
          <w:rStyle w:val="paratext1"/>
          <w:rFonts w:ascii="Montserrat" w:hAnsi="Montserrat" w:cs="Arial"/>
        </w:rPr>
      </w:pPr>
      <w:r w:rsidRPr="006513AB">
        <w:rPr>
          <w:rStyle w:val="paratext1"/>
          <w:rFonts w:ascii="Montserrat" w:hAnsi="Montserrat" w:cs="Arial"/>
        </w:rPr>
        <w:t xml:space="preserve">Si fuera necesario </w:t>
      </w:r>
      <w:r w:rsidRPr="006513AB">
        <w:rPr>
          <w:rStyle w:val="paratext1"/>
          <w:rFonts w:ascii="Montserrat" w:hAnsi="Montserrat" w:cs="Arial"/>
          <w:b/>
        </w:rPr>
        <w:t>reservar</w:t>
      </w:r>
      <w:r w:rsidRPr="006513AB">
        <w:rPr>
          <w:rStyle w:val="paratext1"/>
          <w:rFonts w:ascii="Montserrat" w:hAnsi="Montserrat" w:cs="Arial"/>
        </w:rPr>
        <w:t xml:space="preserve"> información generada en est</w:t>
      </w:r>
      <w:r w:rsidR="00AB0873" w:rsidRPr="006513AB">
        <w:rPr>
          <w:rStyle w:val="paratext1"/>
          <w:rFonts w:ascii="Montserrat" w:hAnsi="Montserrat" w:cs="Arial"/>
        </w:rPr>
        <w:t>a</w:t>
      </w:r>
      <w:r w:rsidRPr="006513AB">
        <w:rPr>
          <w:rStyle w:val="paratext1"/>
          <w:rFonts w:ascii="Montserrat" w:hAnsi="Montserrat" w:cs="Arial"/>
        </w:rPr>
        <w:t xml:space="preserve"> </w:t>
      </w:r>
      <w:r w:rsidR="00AB0873" w:rsidRPr="006513AB">
        <w:rPr>
          <w:rStyle w:val="paratext1"/>
          <w:rFonts w:ascii="Montserrat" w:hAnsi="Montserrat" w:cs="Arial"/>
        </w:rPr>
        <w:t>plantilla</w:t>
      </w:r>
      <w:r w:rsidRPr="006513AB">
        <w:rPr>
          <w:rStyle w:val="paratext1"/>
          <w:rFonts w:ascii="Montserrat" w:hAnsi="Montserrat" w:cs="Arial"/>
        </w:rPr>
        <w:t>, se hará bajo lo estipulado en la Ley General de Transparencia y Acceso a la Información Pública vigente (LGTAIP), pudiendo consultar a la ACPPI para su aplicación.</w:t>
      </w:r>
    </w:p>
    <w:p w14:paraId="44EFE187" w14:textId="77777777" w:rsidR="00CE33E3" w:rsidRPr="006513AB" w:rsidRDefault="00CE33E3" w:rsidP="00CE33E3">
      <w:pPr>
        <w:pStyle w:val="InfoBluebulleted"/>
        <w:numPr>
          <w:ilvl w:val="0"/>
          <w:numId w:val="0"/>
        </w:numPr>
        <w:ind w:left="720"/>
        <w:rPr>
          <w:rFonts w:ascii="Montserrat" w:hAnsi="Montserrat"/>
        </w:rPr>
      </w:pPr>
      <w:r w:rsidRPr="006513AB">
        <w:rPr>
          <w:rFonts w:ascii="Montserrat" w:hAnsi="Montserrat"/>
        </w:rPr>
        <w:t>Nota: Es responsabilidad del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41ABC78B" w14:textId="77777777" w:rsidR="00CE33E3" w:rsidRPr="006513AB" w:rsidRDefault="00CE33E3" w:rsidP="00CE33E3">
      <w:pPr>
        <w:pStyle w:val="InfoBluebulleted"/>
        <w:numPr>
          <w:ilvl w:val="0"/>
          <w:numId w:val="0"/>
        </w:numPr>
        <w:ind w:left="720"/>
        <w:rPr>
          <w:rFonts w:ascii="Montserrat" w:hAnsi="Montserrat"/>
        </w:rPr>
      </w:pPr>
      <w:r w:rsidRPr="006513AB">
        <w:rPr>
          <w:rFonts w:ascii="Montserrat" w:hAnsi="Montserrat"/>
        </w:rPr>
        <w:t>En caso de detectar información sensible (reservada), se tendrá que indicar en el pie de página, sección izquierda, con la siguiente señalización:</w:t>
      </w:r>
    </w:p>
    <w:p w14:paraId="7612EE9E" w14:textId="77777777" w:rsidR="00CE33E3" w:rsidRPr="006513AB" w:rsidRDefault="00CE33E3" w:rsidP="00CE33E3">
      <w:pPr>
        <w:pStyle w:val="InfoBluebulleted"/>
        <w:numPr>
          <w:ilvl w:val="0"/>
          <w:numId w:val="0"/>
        </w:numPr>
        <w:ind w:left="720"/>
        <w:rPr>
          <w:rFonts w:ascii="Montserrat" w:hAnsi="Montserrat"/>
        </w:rPr>
      </w:pPr>
    </w:p>
    <w:p w14:paraId="4F591C68" w14:textId="77777777" w:rsidR="00CE33E3" w:rsidRPr="006513AB" w:rsidRDefault="00CE33E3" w:rsidP="00CE33E3">
      <w:pPr>
        <w:pStyle w:val="InfoBluebulleted"/>
        <w:numPr>
          <w:ilvl w:val="0"/>
          <w:numId w:val="0"/>
        </w:numPr>
        <w:ind w:left="720"/>
        <w:rPr>
          <w:rFonts w:ascii="Montserrat" w:hAnsi="Montserrat"/>
        </w:rPr>
      </w:pPr>
      <w:r w:rsidRPr="006513AB">
        <w:rPr>
          <w:rFonts w:ascii="Montserrat" w:hAnsi="Montserrat"/>
        </w:rPr>
        <w:t xml:space="preserve">[Área dueña de la Información </w:t>
      </w:r>
      <w:r w:rsidRPr="006513AB">
        <w:rPr>
          <w:rFonts w:ascii="Montserrat" w:hAnsi="Montserrat"/>
          <w:highlight w:val="yellow"/>
        </w:rPr>
        <w:t>XX</w:t>
      </w:r>
      <w:r w:rsidRPr="006513AB">
        <w:rPr>
          <w:rFonts w:ascii="Montserrat" w:hAnsi="Montserrat"/>
        </w:rPr>
        <w:t xml:space="preserve">, clasificada como Reservada con Fundamento Legal </w:t>
      </w:r>
      <w:r w:rsidRPr="006513AB">
        <w:rPr>
          <w:rFonts w:ascii="Montserrat" w:hAnsi="Montserrat"/>
          <w:highlight w:val="yellow"/>
        </w:rPr>
        <w:t>XX</w:t>
      </w:r>
      <w:r w:rsidRPr="006513AB">
        <w:rPr>
          <w:rFonts w:ascii="Montserrat" w:hAnsi="Montserrat"/>
        </w:rPr>
        <w:t xml:space="preserve">, Motivación </w:t>
      </w:r>
      <w:r w:rsidRPr="006513AB">
        <w:rPr>
          <w:rFonts w:ascii="Montserrat" w:hAnsi="Montserrat"/>
          <w:highlight w:val="yellow"/>
        </w:rPr>
        <w:t>XX</w:t>
      </w:r>
      <w:r w:rsidRPr="006513AB">
        <w:rPr>
          <w:rFonts w:ascii="Montserrat" w:hAnsi="Montserrat"/>
        </w:rPr>
        <w:t xml:space="preserve">, Fecha de clasificación </w:t>
      </w:r>
      <w:r w:rsidRPr="006513AB">
        <w:rPr>
          <w:rFonts w:ascii="Montserrat" w:hAnsi="Montserrat"/>
          <w:highlight w:val="yellow"/>
        </w:rPr>
        <w:t>XX</w:t>
      </w:r>
      <w:r w:rsidRPr="006513AB">
        <w:rPr>
          <w:rFonts w:ascii="Montserrat" w:hAnsi="Montserrat"/>
        </w:rPr>
        <w:t xml:space="preserve"> y Periodo de la reserva </w:t>
      </w:r>
      <w:r w:rsidRPr="006513AB">
        <w:rPr>
          <w:rFonts w:ascii="Montserrat" w:hAnsi="Montserrat"/>
          <w:highlight w:val="yellow"/>
        </w:rPr>
        <w:t>XX</w:t>
      </w:r>
      <w:r w:rsidRPr="006513AB">
        <w:rPr>
          <w:rFonts w:ascii="Montserrat" w:hAnsi="Montserrat"/>
        </w:rPr>
        <w:t>]</w:t>
      </w:r>
    </w:p>
    <w:p w14:paraId="28A3A91C" w14:textId="77777777" w:rsidR="00CE33E3" w:rsidRPr="006513AB" w:rsidRDefault="00CE33E3" w:rsidP="00CE33E3">
      <w:pPr>
        <w:pStyle w:val="InfoBluebulleted"/>
        <w:numPr>
          <w:ilvl w:val="0"/>
          <w:numId w:val="0"/>
        </w:numPr>
        <w:ind w:left="720"/>
        <w:rPr>
          <w:rFonts w:ascii="Montserrat" w:hAnsi="Montserrat"/>
        </w:rPr>
      </w:pPr>
    </w:p>
    <w:p w14:paraId="299B5D28" w14:textId="77777777" w:rsidR="00CE33E3" w:rsidRPr="006513AB" w:rsidRDefault="00CE33E3" w:rsidP="00CE33E3">
      <w:pPr>
        <w:pStyle w:val="InfoHidden"/>
        <w:ind w:left="720"/>
        <w:rPr>
          <w:rStyle w:val="paratext1"/>
          <w:rFonts w:ascii="Montserrat" w:hAnsi="Montserrat" w:cs="Arial"/>
        </w:rPr>
      </w:pPr>
      <w:r w:rsidRPr="006513AB">
        <w:rPr>
          <w:rFonts w:ascii="Montserrat" w:hAnsi="Montserrat" w:cs="Arial"/>
          <w:b/>
        </w:rPr>
        <w:t xml:space="preserve">Ejemplo: </w:t>
      </w:r>
      <w:r w:rsidRPr="006513AB">
        <w:rPr>
          <w:rFonts w:ascii="Montserrat" w:hAnsi="Montserrat" w:cs="Arial"/>
        </w:rPr>
        <w:t>“La información contenida en este documento pertenece a la Administración Central de Soluciones de Negocio,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48519408" w14:textId="77777777" w:rsidR="002525F5" w:rsidRPr="006513AB" w:rsidRDefault="002525F5" w:rsidP="00B06E5C">
      <w:pPr>
        <w:pStyle w:val="InfoHidden"/>
        <w:numPr>
          <w:ilvl w:val="0"/>
          <w:numId w:val="2"/>
        </w:numPr>
        <w:rPr>
          <w:rStyle w:val="paratext1"/>
          <w:rFonts w:ascii="Montserrat" w:hAnsi="Montserrat" w:cs="Arial"/>
        </w:rPr>
      </w:pPr>
      <w:r w:rsidRPr="006513AB">
        <w:rPr>
          <w:rStyle w:val="paratext1"/>
          <w:rFonts w:ascii="Montserrat" w:hAnsi="Montserrat" w:cs="Arial"/>
        </w:rPr>
        <w:t xml:space="preserve">El documento debe </w:t>
      </w:r>
      <w:r w:rsidR="00BA0E94" w:rsidRPr="006513AB">
        <w:rPr>
          <w:rStyle w:val="paratext1"/>
          <w:rFonts w:ascii="Montserrat" w:hAnsi="Montserrat" w:cs="Arial"/>
        </w:rPr>
        <w:t>incluir la firma de usuario de</w:t>
      </w:r>
      <w:r w:rsidRPr="006513AB">
        <w:rPr>
          <w:rStyle w:val="paratext1"/>
          <w:rFonts w:ascii="Montserrat" w:hAnsi="Montserrat" w:cs="Arial"/>
        </w:rPr>
        <w:t xml:space="preserve"> Negocio solicitante.</w:t>
      </w:r>
    </w:p>
    <w:p w14:paraId="7CA8E233" w14:textId="77777777" w:rsidR="00EF5166" w:rsidRPr="006513AB" w:rsidRDefault="00EF5166" w:rsidP="00EF5166">
      <w:pPr>
        <w:pStyle w:val="InfoHidden"/>
        <w:rPr>
          <w:rFonts w:ascii="Montserrat" w:hAnsi="Montserrat" w:cs="Arial"/>
        </w:rPr>
      </w:pPr>
    </w:p>
    <w:p w14:paraId="75FAC2EC" w14:textId="77777777" w:rsidR="00EF5166" w:rsidRPr="006513AB" w:rsidRDefault="00EF5166" w:rsidP="00EF5166">
      <w:pPr>
        <w:pStyle w:val="InfoHidden"/>
        <w:rPr>
          <w:rFonts w:ascii="Montserrat" w:hAnsi="Montserrat" w:cs="Arial"/>
        </w:rPr>
      </w:pPr>
      <w:r w:rsidRPr="006513AB">
        <w:rPr>
          <w:rFonts w:ascii="Montserrat" w:hAnsi="Montserrat" w:cs="Arial"/>
          <w:b/>
        </w:rPr>
        <w:t>Criterios de aceptación</w:t>
      </w:r>
      <w:r w:rsidRPr="006513AB">
        <w:rPr>
          <w:rFonts w:ascii="Montserrat" w:hAnsi="Montserrat" w:cs="Arial"/>
        </w:rPr>
        <w:t>:</w:t>
      </w:r>
    </w:p>
    <w:p w14:paraId="3014D670" w14:textId="77777777" w:rsidR="00EF5166" w:rsidRPr="006513AB" w:rsidRDefault="00567028" w:rsidP="00EF5166">
      <w:pPr>
        <w:pStyle w:val="InfoHidden"/>
        <w:numPr>
          <w:ilvl w:val="0"/>
          <w:numId w:val="2"/>
        </w:numPr>
        <w:rPr>
          <w:rStyle w:val="paratext1"/>
          <w:rFonts w:ascii="Montserrat" w:hAnsi="Montserrat" w:cs="Arial"/>
        </w:rPr>
      </w:pPr>
      <w:r w:rsidRPr="006513AB">
        <w:rPr>
          <w:rStyle w:val="paratext1"/>
          <w:rFonts w:ascii="Montserrat" w:hAnsi="Montserrat" w:cs="Arial"/>
        </w:rPr>
        <w:t xml:space="preserve">Se debe proporcionar </w:t>
      </w:r>
      <w:r w:rsidR="00EF5166" w:rsidRPr="006513AB">
        <w:rPr>
          <w:rStyle w:val="paratext1"/>
          <w:rFonts w:ascii="Montserrat" w:hAnsi="Montserrat" w:cs="Arial"/>
        </w:rPr>
        <w:t>la descripción del contenido de información de la interfaz.</w:t>
      </w:r>
    </w:p>
    <w:p w14:paraId="2A736686" w14:textId="77777777" w:rsidR="00EF5166" w:rsidRPr="006513AB" w:rsidRDefault="00EF5166" w:rsidP="00EF5166">
      <w:pPr>
        <w:pStyle w:val="InfoHidden"/>
        <w:numPr>
          <w:ilvl w:val="0"/>
          <w:numId w:val="2"/>
        </w:numPr>
        <w:rPr>
          <w:rStyle w:val="paratext1"/>
          <w:rFonts w:ascii="Montserrat" w:hAnsi="Montserrat" w:cs="Arial"/>
        </w:rPr>
      </w:pPr>
      <w:r w:rsidRPr="006513AB">
        <w:rPr>
          <w:rStyle w:val="paratext1"/>
          <w:rFonts w:ascii="Montserrat" w:hAnsi="Montserrat" w:cs="Arial"/>
        </w:rPr>
        <w:t>En la especificación de la interfaz, es indispensable proporcionar la frecuencia de operación de la(s) interfaz(es).</w:t>
      </w:r>
    </w:p>
    <w:p w14:paraId="2830E25F" w14:textId="77777777" w:rsidR="00EF5166" w:rsidRPr="006513AB" w:rsidRDefault="00EF5166" w:rsidP="00EF5166">
      <w:pPr>
        <w:pStyle w:val="InfoHidden"/>
        <w:numPr>
          <w:ilvl w:val="0"/>
          <w:numId w:val="2"/>
        </w:numPr>
        <w:rPr>
          <w:rStyle w:val="paratext1"/>
          <w:rFonts w:ascii="Montserrat" w:hAnsi="Montserrat" w:cs="Arial"/>
        </w:rPr>
      </w:pPr>
      <w:r w:rsidRPr="006513AB">
        <w:rPr>
          <w:rStyle w:val="paratext1"/>
          <w:rFonts w:ascii="Montserrat" w:hAnsi="Montserrat" w:cs="Arial"/>
        </w:rPr>
        <w:t>Se debe proporcionar la descripción de la Transmisión de datos para saber los procesos de conversión de datos utilizados.</w:t>
      </w:r>
    </w:p>
    <w:p w14:paraId="7669191F" w14:textId="77777777" w:rsidR="00EF5166" w:rsidRPr="006513AB" w:rsidRDefault="00EF5166" w:rsidP="00EF5166">
      <w:pPr>
        <w:pStyle w:val="InfoHidden"/>
        <w:numPr>
          <w:ilvl w:val="0"/>
          <w:numId w:val="2"/>
        </w:numPr>
        <w:rPr>
          <w:rStyle w:val="paratext1"/>
          <w:rFonts w:ascii="Montserrat" w:hAnsi="Montserrat" w:cs="Arial"/>
        </w:rPr>
      </w:pPr>
      <w:r w:rsidRPr="006513AB">
        <w:rPr>
          <w:rStyle w:val="paratext1"/>
          <w:rFonts w:ascii="Montserrat" w:hAnsi="Montserrat" w:cs="Arial"/>
        </w:rPr>
        <w:t>El diagrama de contexto plasma con claridad la relación del sistema con el ambiente.</w:t>
      </w:r>
    </w:p>
    <w:p w14:paraId="38F5A675" w14:textId="77777777" w:rsidR="00EF5166" w:rsidRPr="006513AB" w:rsidRDefault="00EF5166" w:rsidP="00EF5166">
      <w:pPr>
        <w:pStyle w:val="InfoHidden"/>
        <w:numPr>
          <w:ilvl w:val="0"/>
          <w:numId w:val="2"/>
        </w:numPr>
        <w:rPr>
          <w:rStyle w:val="paratext1"/>
          <w:rFonts w:ascii="Montserrat" w:hAnsi="Montserrat" w:cs="Arial"/>
        </w:rPr>
      </w:pPr>
      <w:r w:rsidRPr="006513AB">
        <w:rPr>
          <w:rStyle w:val="paratext1"/>
          <w:rFonts w:ascii="Montserrat" w:hAnsi="Montserrat" w:cs="Arial"/>
        </w:rPr>
        <w:t>Las interfaces son definidas claramente en cuanto a su seguridad, transformaciones y manejo de datos.</w:t>
      </w:r>
    </w:p>
    <w:p w14:paraId="42FFBB6F" w14:textId="77777777" w:rsidR="00EF5166" w:rsidRPr="006513AB" w:rsidRDefault="00EF5166" w:rsidP="00EF5166">
      <w:pPr>
        <w:pStyle w:val="InfoHidden"/>
        <w:numPr>
          <w:ilvl w:val="0"/>
          <w:numId w:val="2"/>
        </w:numPr>
        <w:rPr>
          <w:rStyle w:val="paratext1"/>
          <w:rFonts w:ascii="Montserrat" w:hAnsi="Montserrat" w:cs="Arial"/>
        </w:rPr>
      </w:pPr>
      <w:r w:rsidRPr="006513AB">
        <w:rPr>
          <w:rStyle w:val="paratext1"/>
          <w:rFonts w:ascii="Montserrat" w:hAnsi="Montserrat" w:cs="Arial"/>
        </w:rPr>
        <w:t>El documento es utilizado de acuerdo al formato establecido.</w:t>
      </w:r>
    </w:p>
    <w:p w14:paraId="67C65E80" w14:textId="77777777" w:rsidR="00EF5166" w:rsidRPr="006513AB" w:rsidRDefault="00EF5166" w:rsidP="00EF5166">
      <w:pPr>
        <w:pStyle w:val="InfoHidden"/>
        <w:numPr>
          <w:ilvl w:val="0"/>
          <w:numId w:val="2"/>
        </w:numPr>
        <w:rPr>
          <w:rStyle w:val="paratext1"/>
          <w:rFonts w:ascii="Montserrat" w:hAnsi="Montserrat" w:cs="Arial"/>
        </w:rPr>
      </w:pPr>
      <w:r w:rsidRPr="006513AB">
        <w:rPr>
          <w:rStyle w:val="paratext1"/>
          <w:rFonts w:ascii="Montserrat" w:hAnsi="Montserrat" w:cs="Arial"/>
        </w:rPr>
        <w:t>El documento no contiene faltas de ortografía.</w:t>
      </w:r>
    </w:p>
    <w:p w14:paraId="402431C9" w14:textId="77777777" w:rsidR="00DA6DD8" w:rsidRPr="006513AB" w:rsidRDefault="00DA6DD8" w:rsidP="00B06E5C">
      <w:pPr>
        <w:pStyle w:val="InfoHidden"/>
        <w:rPr>
          <w:rStyle w:val="paratext1"/>
          <w:rFonts w:ascii="Montserrat" w:hAnsi="Montserrat" w:cs="Arial"/>
        </w:rPr>
      </w:pPr>
    </w:p>
    <w:bookmarkEnd w:id="0"/>
    <w:p w14:paraId="7F033126" w14:textId="77777777" w:rsidR="006F51BF" w:rsidRPr="006513AB" w:rsidRDefault="003C6F3B" w:rsidP="006F51BF">
      <w:pPr>
        <w:pStyle w:val="InfoHidden"/>
        <w:jc w:val="left"/>
        <w:rPr>
          <w:rFonts w:ascii="Montserrat" w:hAnsi="Montserrat" w:cs="Arial"/>
          <w:b/>
          <w:i w:val="0"/>
          <w:vanish w:val="0"/>
          <w:color w:val="auto"/>
        </w:rPr>
      </w:pPr>
      <w:r>
        <w:rPr>
          <w:rFonts w:ascii="Montserrat" w:hAnsi="Montserrat" w:cs="Arial"/>
          <w:b/>
          <w:i w:val="0"/>
          <w:vanish w:val="0"/>
          <w:color w:val="auto"/>
        </w:rPr>
        <w:t>&lt;POL 743</w:t>
      </w:r>
      <w:r w:rsidR="006F51BF" w:rsidRPr="006513AB">
        <w:rPr>
          <w:rFonts w:ascii="Montserrat" w:hAnsi="Montserrat" w:cs="Arial"/>
          <w:b/>
          <w:i w:val="0"/>
          <w:vanish w:val="0"/>
          <w:color w:val="auto"/>
        </w:rPr>
        <w:t xml:space="preserve">&gt;: </w:t>
      </w:r>
    </w:p>
    <w:p w14:paraId="5BC9D7D9" w14:textId="7B8C4586" w:rsidR="003C6F3B" w:rsidRPr="00674C27" w:rsidRDefault="003C6F3B" w:rsidP="003C6F3B">
      <w:pPr>
        <w:pStyle w:val="BodyText"/>
        <w:jc w:val="both"/>
        <w:rPr>
          <w:rFonts w:ascii="Montserrat" w:hAnsi="Montserrat" w:cs="Arial"/>
          <w:sz w:val="20"/>
        </w:rPr>
      </w:pPr>
      <w:r w:rsidRPr="00DE53E8">
        <w:rPr>
          <w:rFonts w:ascii="Montserrat" w:hAnsi="Montserrat" w:cs="Arial"/>
          <w:b/>
          <w:sz w:val="20"/>
        </w:rPr>
        <w:t>Nombre del Requerimiento:</w:t>
      </w:r>
      <w:r>
        <w:rPr>
          <w:rFonts w:ascii="Montserrat" w:hAnsi="Montserrat" w:cs="Arial"/>
          <w:b/>
          <w:sz w:val="20"/>
        </w:rPr>
        <w:t xml:space="preserve"> </w:t>
      </w:r>
      <w:r w:rsidRPr="00674C27">
        <w:rPr>
          <w:rFonts w:ascii="Montserrat" w:hAnsi="Montserrat" w:cs="Arial"/>
          <w:sz w:val="20"/>
        </w:rPr>
        <w:t>WS Sector Primario – Incorporar validaciones al Web Service de sector primario</w:t>
      </w:r>
    </w:p>
    <w:p w14:paraId="367C99A1" w14:textId="77777777" w:rsidR="006F51BF" w:rsidRDefault="006F51BF" w:rsidP="00155C18">
      <w:pPr>
        <w:pStyle w:val="Descripcin"/>
        <w:rPr>
          <w:rFonts w:ascii="Montserrat" w:hAnsi="Montserrat" w:cs="Arial"/>
          <w:lang w:val="es-ES"/>
        </w:rPr>
      </w:pPr>
    </w:p>
    <w:p w14:paraId="651E8669" w14:textId="77777777" w:rsidR="00155C18" w:rsidRPr="006513AB" w:rsidRDefault="00155C18" w:rsidP="00155C18">
      <w:pPr>
        <w:pStyle w:val="Descripcin"/>
        <w:rPr>
          <w:rFonts w:ascii="Montserrat" w:hAnsi="Montserrat" w:cs="Arial"/>
          <w:lang w:val="es-ES"/>
        </w:rPr>
      </w:pPr>
      <w:r w:rsidRPr="006513AB">
        <w:rPr>
          <w:rFonts w:ascii="Montserrat" w:hAnsi="Montserrat" w:cs="Arial"/>
          <w:lang w:val="es-ES"/>
        </w:rPr>
        <w:t>Tabla de Versiones y Modificaciones</w:t>
      </w:r>
    </w:p>
    <w:p w14:paraId="5F174A93" w14:textId="77777777" w:rsidR="00155C18" w:rsidRPr="006513AB" w:rsidRDefault="00155C18" w:rsidP="005E5045">
      <w:pPr>
        <w:jc w:val="both"/>
        <w:rPr>
          <w:rFonts w:ascii="Montserrat" w:hAnsi="Montserrat" w:cs="Arial"/>
          <w:i/>
          <w:vanish/>
          <w:color w:val="0000FF"/>
        </w:rPr>
      </w:pPr>
      <w:r w:rsidRPr="006513AB">
        <w:rPr>
          <w:rFonts w:ascii="Montserrat" w:hAnsi="Montserrat" w:cs="Arial"/>
          <w:i/>
          <w:vanish/>
          <w:color w:val="0000FF"/>
        </w:rPr>
        <w:t>La siguiente tabla debe listar las versiones y descripciones hechas a este documento desde el momento de su creación y cada vez que se actualiza. La descripción debe incluir una síntesis del cambio hecho.</w:t>
      </w:r>
    </w:p>
    <w:p w14:paraId="1B94E0D7" w14:textId="77777777" w:rsidR="00155C18" w:rsidRPr="006513AB" w:rsidRDefault="00155C18" w:rsidP="00155C18">
      <w:pPr>
        <w:rPr>
          <w:rFonts w:ascii="Montserrat" w:hAnsi="Montserrat" w:cs="Arial"/>
          <w:i/>
          <w:vanish/>
          <w:color w:val="0000FF"/>
        </w:rPr>
      </w:pPr>
    </w:p>
    <w:p w14:paraId="3982601D" w14:textId="77777777" w:rsidR="00F42911" w:rsidRPr="006513AB" w:rsidRDefault="00F42911" w:rsidP="00F42911">
      <w:pPr>
        <w:jc w:val="both"/>
        <w:rPr>
          <w:rFonts w:ascii="Montserrat" w:hAnsi="Montserrat" w:cs="Arial"/>
          <w:i/>
          <w:vanish/>
          <w:color w:val="0000FF"/>
        </w:rPr>
      </w:pPr>
      <w:r w:rsidRPr="006513AB">
        <w:rPr>
          <w:rFonts w:ascii="Montserrat" w:hAnsi="Montserrat" w:cs="Arial"/>
          <w:i/>
          <w:vanish/>
          <w:color w:val="0000FF"/>
        </w:rPr>
        <w:t xml:space="preserve">Para la Versión, especificar un número entero consecutivo, </w:t>
      </w:r>
      <w:r w:rsidRPr="006513AB">
        <w:rPr>
          <w:rFonts w:ascii="Montserrat" w:hAnsi="Montserrat" w:cs="Arial"/>
          <w:b/>
          <w:i/>
          <w:vanish/>
          <w:color w:val="0000FF"/>
        </w:rPr>
        <w:t>iniciando con 1</w:t>
      </w:r>
      <w:r w:rsidRPr="006513AB">
        <w:rPr>
          <w:rFonts w:ascii="Montserrat" w:hAnsi="Montserrat" w:cs="Arial"/>
          <w:i/>
          <w:vanish/>
          <w:color w:val="0000FF"/>
        </w:rPr>
        <w:t xml:space="preserve"> para la </w:t>
      </w:r>
      <w:r w:rsidRPr="006513AB">
        <w:rPr>
          <w:rFonts w:ascii="Montserrat" w:hAnsi="Montserrat" w:cs="Arial"/>
          <w:b/>
          <w:i/>
          <w:vanish/>
          <w:color w:val="0000FF"/>
        </w:rPr>
        <w:t>creación del documento</w:t>
      </w:r>
      <w:r w:rsidRPr="006513AB">
        <w:rPr>
          <w:rFonts w:ascii="Montserrat" w:hAnsi="Montserrat" w:cs="Arial"/>
          <w:i/>
          <w:vanish/>
          <w:color w:val="0000FF"/>
        </w:rPr>
        <w:t xml:space="preserve"> e incrementar en decimales conforme se actualice (1.1, 1.2, 1.3, Etc.). Al terminarlo, especificar la versión final para firma, en caso necesario.</w:t>
      </w:r>
    </w:p>
    <w:p w14:paraId="59AE015D" w14:textId="77777777" w:rsidR="00F42911" w:rsidRPr="006513AB" w:rsidRDefault="00F42911" w:rsidP="00F42911">
      <w:pPr>
        <w:rPr>
          <w:rFonts w:ascii="Montserrat" w:hAnsi="Montserrat" w:cs="Arial"/>
          <w:i/>
          <w:vanish/>
          <w:color w:val="0000FF"/>
        </w:rPr>
      </w:pPr>
    </w:p>
    <w:p w14:paraId="03773BE8" w14:textId="77777777" w:rsidR="00F42911" w:rsidRPr="006513AB" w:rsidRDefault="00F42911" w:rsidP="00F42911">
      <w:pPr>
        <w:jc w:val="both"/>
        <w:rPr>
          <w:rFonts w:ascii="Montserrat" w:hAnsi="Montserrat" w:cs="Arial"/>
          <w:i/>
          <w:vanish/>
          <w:color w:val="0000FF"/>
        </w:rPr>
      </w:pPr>
      <w:r w:rsidRPr="006513AB">
        <w:rPr>
          <w:rFonts w:ascii="Montserrat" w:hAnsi="Montserrat" w:cs="Arial"/>
          <w:i/>
          <w:vanish/>
          <w:color w:val="0000FF"/>
        </w:rPr>
        <w:t>Para futuros proyectos donde este documento se reutilice, el versionamiento reiniciará en versión 2, incrementando las actualizaciones igualmente con decimales (2.1, 2.2, 2.3, Etc.). Posteriores reutilizaciones iniciarían entonces con versión 3, 4,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
        <w:gridCol w:w="3850"/>
        <w:gridCol w:w="2417"/>
        <w:gridCol w:w="1277"/>
      </w:tblGrid>
      <w:tr w:rsidR="00155C18" w:rsidRPr="006513AB" w14:paraId="0EFB2BF7" w14:textId="77777777" w:rsidTr="00017FE0">
        <w:trPr>
          <w:cantSplit/>
          <w:tblHeader/>
        </w:trPr>
        <w:tc>
          <w:tcPr>
            <w:tcW w:w="1086" w:type="dxa"/>
            <w:shd w:val="clear" w:color="auto" w:fill="D9D9D9" w:themeFill="background1" w:themeFillShade="D9"/>
            <w:vAlign w:val="center"/>
          </w:tcPr>
          <w:p w14:paraId="1041F512" w14:textId="77777777" w:rsidR="00155C18" w:rsidRPr="006513AB" w:rsidRDefault="00155C18" w:rsidP="00FE23B5">
            <w:pPr>
              <w:jc w:val="center"/>
              <w:rPr>
                <w:rFonts w:ascii="Montserrat" w:hAnsi="Montserrat" w:cs="Arial"/>
                <w:color w:val="000000" w:themeColor="text1"/>
              </w:rPr>
            </w:pPr>
            <w:bookmarkStart w:id="1" w:name="Tabla_versiones"/>
          </w:p>
          <w:p w14:paraId="4D637972" w14:textId="77777777" w:rsidR="00155C18" w:rsidRPr="006513AB" w:rsidRDefault="00155C18" w:rsidP="00FE23B5">
            <w:pPr>
              <w:jc w:val="center"/>
              <w:rPr>
                <w:rFonts w:ascii="Montserrat" w:hAnsi="Montserrat" w:cs="Arial"/>
                <w:color w:val="000000" w:themeColor="text1"/>
              </w:rPr>
            </w:pPr>
            <w:r w:rsidRPr="006513AB">
              <w:rPr>
                <w:rFonts w:ascii="Montserrat" w:hAnsi="Montserrat" w:cs="Arial"/>
                <w:color w:val="000000" w:themeColor="text1"/>
              </w:rPr>
              <w:t>Versión</w:t>
            </w:r>
          </w:p>
          <w:p w14:paraId="7C36F64F" w14:textId="77777777" w:rsidR="00155C18" w:rsidRPr="006513AB" w:rsidRDefault="00155C18" w:rsidP="00FE23B5">
            <w:pPr>
              <w:jc w:val="center"/>
              <w:rPr>
                <w:rFonts w:ascii="Montserrat" w:hAnsi="Montserrat" w:cs="Arial"/>
                <w:i/>
                <w:vanish/>
                <w:color w:val="0000FF"/>
              </w:rPr>
            </w:pPr>
          </w:p>
          <w:p w14:paraId="6394241E" w14:textId="77777777" w:rsidR="00155C18" w:rsidRPr="006513AB" w:rsidRDefault="00155C18" w:rsidP="00FE23B5">
            <w:pPr>
              <w:rPr>
                <w:rFonts w:ascii="Montserrat" w:hAnsi="Montserrat" w:cs="Arial"/>
                <w:color w:val="0000FF"/>
              </w:rPr>
            </w:pPr>
          </w:p>
        </w:tc>
        <w:tc>
          <w:tcPr>
            <w:tcW w:w="3850" w:type="dxa"/>
            <w:shd w:val="clear" w:color="auto" w:fill="D9D9D9" w:themeFill="background1" w:themeFillShade="D9"/>
            <w:vAlign w:val="center"/>
          </w:tcPr>
          <w:p w14:paraId="453A70A2" w14:textId="77777777" w:rsidR="00155C18" w:rsidRPr="006513AB" w:rsidRDefault="00155C18" w:rsidP="00FE23B5">
            <w:pPr>
              <w:jc w:val="center"/>
              <w:rPr>
                <w:rFonts w:ascii="Montserrat" w:hAnsi="Montserrat" w:cs="Arial"/>
                <w:i/>
                <w:vanish/>
                <w:color w:val="000000" w:themeColor="text1"/>
              </w:rPr>
            </w:pPr>
            <w:r w:rsidRPr="006513AB">
              <w:rPr>
                <w:rFonts w:ascii="Montserrat" w:hAnsi="Montserrat" w:cs="Arial"/>
                <w:color w:val="000000" w:themeColor="text1"/>
              </w:rPr>
              <w:t>Descripción del cambio</w:t>
            </w:r>
          </w:p>
          <w:p w14:paraId="6DFFD99B" w14:textId="77777777" w:rsidR="00155C18" w:rsidRPr="006513AB" w:rsidRDefault="00155C18" w:rsidP="00FE23B5">
            <w:pPr>
              <w:rPr>
                <w:rFonts w:ascii="Montserrat" w:hAnsi="Montserrat" w:cs="Arial"/>
                <w:i/>
                <w:vanish/>
                <w:color w:val="0000FF"/>
              </w:rPr>
            </w:pPr>
          </w:p>
          <w:p w14:paraId="0B4BF896" w14:textId="77777777" w:rsidR="00155C18" w:rsidRPr="006513AB" w:rsidRDefault="00155C18" w:rsidP="00FE23B5">
            <w:pPr>
              <w:jc w:val="center"/>
              <w:rPr>
                <w:rFonts w:ascii="Montserrat" w:hAnsi="Montserrat" w:cs="Arial"/>
                <w:i/>
                <w:vanish/>
                <w:color w:val="0000FF"/>
              </w:rPr>
            </w:pPr>
            <w:r w:rsidRPr="006513AB">
              <w:rPr>
                <w:rFonts w:ascii="Montserrat" w:hAnsi="Montserrat" w:cs="Arial"/>
                <w:i/>
                <w:vanish/>
                <w:color w:val="0000FF"/>
              </w:rPr>
              <w:t>Síntesis de la modificación hecha al contenido del documento</w:t>
            </w:r>
          </w:p>
          <w:p w14:paraId="7C8C4DE8" w14:textId="77777777" w:rsidR="00155C18" w:rsidRPr="006513AB" w:rsidRDefault="00155C18" w:rsidP="00FE23B5">
            <w:pPr>
              <w:rPr>
                <w:rFonts w:ascii="Montserrat" w:hAnsi="Montserrat" w:cs="Arial"/>
                <w:i/>
                <w:vanish/>
                <w:color w:val="0000FF"/>
              </w:rPr>
            </w:pPr>
          </w:p>
          <w:p w14:paraId="2D95BF0F" w14:textId="77777777" w:rsidR="00155C18" w:rsidRPr="006513AB" w:rsidRDefault="00155C18" w:rsidP="00FE23B5">
            <w:pPr>
              <w:rPr>
                <w:rFonts w:ascii="Montserrat" w:hAnsi="Montserrat" w:cs="Arial"/>
                <w:i/>
                <w:vanish/>
                <w:color w:val="0000FF"/>
              </w:rPr>
            </w:pPr>
          </w:p>
          <w:p w14:paraId="64CF6D00" w14:textId="77777777" w:rsidR="00155C18" w:rsidRPr="006513AB" w:rsidRDefault="00155C18" w:rsidP="00FE23B5">
            <w:pPr>
              <w:rPr>
                <w:rFonts w:ascii="Montserrat" w:hAnsi="Montserrat" w:cs="Arial"/>
                <w:color w:val="FFFFFF"/>
              </w:rPr>
            </w:pPr>
          </w:p>
        </w:tc>
        <w:tc>
          <w:tcPr>
            <w:tcW w:w="2417" w:type="dxa"/>
            <w:shd w:val="clear" w:color="auto" w:fill="D9D9D9" w:themeFill="background1" w:themeFillShade="D9"/>
            <w:vAlign w:val="center"/>
          </w:tcPr>
          <w:p w14:paraId="04958EF1" w14:textId="77777777" w:rsidR="00155C18" w:rsidRPr="006513AB" w:rsidRDefault="00155C18" w:rsidP="00FE23B5">
            <w:pPr>
              <w:jc w:val="center"/>
              <w:rPr>
                <w:rFonts w:ascii="Montserrat" w:hAnsi="Montserrat" w:cs="Arial"/>
                <w:i/>
                <w:vanish/>
                <w:color w:val="000000" w:themeColor="text1"/>
              </w:rPr>
            </w:pPr>
            <w:r w:rsidRPr="006513AB">
              <w:rPr>
                <w:rFonts w:ascii="Montserrat" w:hAnsi="Montserrat" w:cs="Arial"/>
                <w:color w:val="000000" w:themeColor="text1"/>
              </w:rPr>
              <w:t>Responsable de la Versión</w:t>
            </w:r>
          </w:p>
          <w:p w14:paraId="78996347" w14:textId="77777777" w:rsidR="00155C18" w:rsidRPr="006513AB" w:rsidRDefault="00155C18" w:rsidP="00FE23B5">
            <w:pPr>
              <w:jc w:val="center"/>
              <w:rPr>
                <w:rFonts w:ascii="Montserrat" w:hAnsi="Montserrat" w:cs="Arial"/>
                <w:color w:val="0000FF"/>
              </w:rPr>
            </w:pPr>
            <w:r w:rsidRPr="006513AB">
              <w:rPr>
                <w:rFonts w:ascii="Montserrat" w:hAnsi="Montserrat" w:cs="Arial"/>
                <w:i/>
                <w:vanish/>
                <w:color w:val="0000FF"/>
              </w:rPr>
              <w:t>Especificar nombre completo del responsable(s) de la versión del documento</w:t>
            </w:r>
          </w:p>
        </w:tc>
        <w:tc>
          <w:tcPr>
            <w:tcW w:w="1277" w:type="dxa"/>
            <w:shd w:val="clear" w:color="auto" w:fill="D9D9D9" w:themeFill="background1" w:themeFillShade="D9"/>
            <w:vAlign w:val="center"/>
          </w:tcPr>
          <w:p w14:paraId="2F828FAF" w14:textId="77777777" w:rsidR="00155C18" w:rsidRPr="006513AB" w:rsidRDefault="00155C18" w:rsidP="00FE23B5">
            <w:pPr>
              <w:jc w:val="center"/>
              <w:rPr>
                <w:rFonts w:ascii="Montserrat" w:hAnsi="Montserrat" w:cs="Arial"/>
                <w:i/>
                <w:vanish/>
                <w:color w:val="000000" w:themeColor="text1"/>
              </w:rPr>
            </w:pPr>
            <w:r w:rsidRPr="006513AB">
              <w:rPr>
                <w:rFonts w:ascii="Montserrat" w:hAnsi="Montserrat" w:cs="Arial"/>
                <w:color w:val="000000" w:themeColor="text1"/>
              </w:rPr>
              <w:t>Fecha</w:t>
            </w:r>
          </w:p>
          <w:p w14:paraId="3ECEEDD6" w14:textId="77777777" w:rsidR="00155C18" w:rsidRPr="006513AB" w:rsidRDefault="00155C18" w:rsidP="00FE23B5">
            <w:pPr>
              <w:jc w:val="center"/>
              <w:rPr>
                <w:rFonts w:ascii="Montserrat" w:hAnsi="Montserrat" w:cs="Arial"/>
                <w:i/>
                <w:vanish/>
                <w:color w:val="0000FF"/>
              </w:rPr>
            </w:pPr>
            <w:r w:rsidRPr="006513AB">
              <w:rPr>
                <w:rFonts w:ascii="Montserrat" w:hAnsi="Montserrat" w:cs="Arial"/>
                <w:i/>
                <w:vanish/>
                <w:color w:val="0000FF"/>
              </w:rPr>
              <w:t>Especificar la fecha de la versión.</w:t>
            </w:r>
          </w:p>
          <w:p w14:paraId="23870C9A" w14:textId="77777777" w:rsidR="00155C18" w:rsidRPr="006513AB" w:rsidRDefault="00155C18" w:rsidP="00FE23B5">
            <w:pPr>
              <w:jc w:val="center"/>
              <w:rPr>
                <w:rFonts w:ascii="Montserrat" w:hAnsi="Montserrat" w:cs="Arial"/>
                <w:color w:val="C00000"/>
              </w:rPr>
            </w:pPr>
            <w:r w:rsidRPr="006513AB">
              <w:rPr>
                <w:rFonts w:ascii="Montserrat" w:hAnsi="Montserrat" w:cs="Arial"/>
                <w:i/>
                <w:vanish/>
                <w:color w:val="0000FF"/>
              </w:rPr>
              <w:t>Formato: dd/mm/aaaa</w:t>
            </w:r>
          </w:p>
        </w:tc>
      </w:tr>
      <w:tr w:rsidR="00017FE0" w:rsidRPr="006513AB" w14:paraId="757ACF66" w14:textId="77777777" w:rsidTr="00017FE0">
        <w:trPr>
          <w:cantSplit/>
        </w:trPr>
        <w:tc>
          <w:tcPr>
            <w:tcW w:w="1086" w:type="dxa"/>
            <w:vAlign w:val="center"/>
          </w:tcPr>
          <w:p w14:paraId="54D2692A" w14:textId="77777777" w:rsidR="00017FE0" w:rsidRPr="00674C27" w:rsidRDefault="00017FE0" w:rsidP="00017FE0">
            <w:pPr>
              <w:jc w:val="center"/>
              <w:rPr>
                <w:rFonts w:ascii="Montserrat" w:hAnsi="Montserrat" w:cs="Arial"/>
                <w:color w:val="000000" w:themeColor="text1"/>
                <w:sz w:val="18"/>
              </w:rPr>
            </w:pPr>
            <w:r w:rsidRPr="00674C27">
              <w:rPr>
                <w:rFonts w:ascii="Montserrat" w:hAnsi="Montserrat" w:cs="Arial"/>
                <w:color w:val="000000" w:themeColor="text1"/>
                <w:sz w:val="18"/>
              </w:rPr>
              <w:t>1.0</w:t>
            </w:r>
          </w:p>
        </w:tc>
        <w:tc>
          <w:tcPr>
            <w:tcW w:w="3850" w:type="dxa"/>
            <w:vAlign w:val="center"/>
          </w:tcPr>
          <w:p w14:paraId="27194035" w14:textId="77777777" w:rsidR="00017FE0" w:rsidRPr="00674C27" w:rsidRDefault="00017FE0" w:rsidP="00017FE0">
            <w:pPr>
              <w:jc w:val="both"/>
              <w:rPr>
                <w:rFonts w:ascii="Montserrat" w:hAnsi="Montserrat" w:cs="Arial"/>
                <w:i/>
                <w:vanish/>
                <w:color w:val="0000FF"/>
                <w:sz w:val="18"/>
              </w:rPr>
            </w:pPr>
            <w:r w:rsidRPr="00674C27">
              <w:rPr>
                <w:rFonts w:ascii="Montserrat" w:hAnsi="Montserrat" w:cs="Arial"/>
                <w:color w:val="000000" w:themeColor="text1"/>
                <w:sz w:val="18"/>
              </w:rPr>
              <w:t>Creación del documento</w:t>
            </w:r>
            <w:r w:rsidRPr="00674C27">
              <w:rPr>
                <w:rFonts w:ascii="Montserrat" w:hAnsi="Montserrat" w:cs="Arial"/>
                <w:i/>
                <w:vanish/>
                <w:color w:val="0000FF"/>
                <w:sz w:val="18"/>
              </w:rPr>
              <w:t>Síntesis de la modificación hecha al contenido del documento</w:t>
            </w:r>
          </w:p>
        </w:tc>
        <w:tc>
          <w:tcPr>
            <w:tcW w:w="2417" w:type="dxa"/>
            <w:vAlign w:val="center"/>
          </w:tcPr>
          <w:p w14:paraId="0EC103D4" w14:textId="77777777" w:rsidR="00017FE0" w:rsidRPr="00674C27" w:rsidRDefault="00017FE0" w:rsidP="00017FE0">
            <w:pPr>
              <w:rPr>
                <w:rFonts w:ascii="Montserrat" w:hAnsi="Montserrat" w:cs="Arial"/>
                <w:i/>
                <w:vanish/>
                <w:color w:val="0000FF"/>
                <w:sz w:val="18"/>
              </w:rPr>
            </w:pPr>
            <w:r w:rsidRPr="00674C27">
              <w:rPr>
                <w:rFonts w:ascii="Montserrat" w:hAnsi="Montserrat" w:cs="Arial"/>
                <w:color w:val="000000" w:themeColor="text1"/>
                <w:sz w:val="18"/>
              </w:rPr>
              <w:t>Zeltzin Pamela Santiago Hernández</w:t>
            </w:r>
            <w:r w:rsidRPr="00674C27">
              <w:rPr>
                <w:rFonts w:ascii="Montserrat" w:hAnsi="Montserrat" w:cs="Arial"/>
                <w:i/>
                <w:vanish/>
                <w:color w:val="0000FF"/>
                <w:sz w:val="18"/>
              </w:rPr>
              <w:t>Especificar nombre completo del responsable(s) de la versión del documento</w:t>
            </w:r>
          </w:p>
        </w:tc>
        <w:tc>
          <w:tcPr>
            <w:tcW w:w="1277" w:type="dxa"/>
          </w:tcPr>
          <w:p w14:paraId="1DBC95F0" w14:textId="77777777" w:rsidR="00017FE0" w:rsidRPr="00674C27" w:rsidRDefault="00017FE0" w:rsidP="00017FE0">
            <w:pPr>
              <w:jc w:val="center"/>
              <w:rPr>
                <w:rFonts w:ascii="Montserrat" w:hAnsi="Montserrat" w:cs="Arial"/>
                <w:i/>
                <w:vanish/>
                <w:color w:val="0000FF"/>
                <w:sz w:val="18"/>
              </w:rPr>
            </w:pPr>
            <w:r>
              <w:rPr>
                <w:rFonts w:ascii="Montserrat" w:hAnsi="Montserrat" w:cs="Arial"/>
                <w:color w:val="000000" w:themeColor="text1"/>
                <w:sz w:val="18"/>
              </w:rPr>
              <w:t>29/09</w:t>
            </w:r>
            <w:r w:rsidRPr="00674C27">
              <w:rPr>
                <w:rFonts w:ascii="Montserrat" w:hAnsi="Montserrat" w:cs="Arial"/>
                <w:color w:val="000000" w:themeColor="text1"/>
                <w:sz w:val="18"/>
              </w:rPr>
              <w:t>/2020</w:t>
            </w:r>
            <w:r w:rsidRPr="00674C27">
              <w:rPr>
                <w:rFonts w:ascii="Montserrat" w:hAnsi="Montserrat" w:cs="Arial"/>
                <w:i/>
                <w:vanish/>
                <w:color w:val="0000FF"/>
                <w:sz w:val="18"/>
              </w:rPr>
              <w:t>Especificar la fecha de la versión.</w:t>
            </w:r>
          </w:p>
          <w:p w14:paraId="66D0DB52" w14:textId="77777777" w:rsidR="00017FE0" w:rsidRPr="006513AB" w:rsidRDefault="00017FE0" w:rsidP="00017FE0">
            <w:pPr>
              <w:jc w:val="center"/>
              <w:rPr>
                <w:rFonts w:ascii="Montserrat" w:hAnsi="Montserrat" w:cs="Arial"/>
                <w:i/>
                <w:color w:val="0000FF"/>
              </w:rPr>
            </w:pPr>
          </w:p>
        </w:tc>
      </w:tr>
      <w:tr w:rsidR="00017FE0" w:rsidRPr="006513AB" w14:paraId="25924C47" w14:textId="77777777" w:rsidTr="00017FE0">
        <w:trPr>
          <w:cantSplit/>
        </w:trPr>
        <w:tc>
          <w:tcPr>
            <w:tcW w:w="1086" w:type="dxa"/>
            <w:vAlign w:val="center"/>
          </w:tcPr>
          <w:p w14:paraId="03736A81" w14:textId="77777777" w:rsidR="00017FE0" w:rsidRPr="00674C27" w:rsidRDefault="00017FE0" w:rsidP="00017FE0">
            <w:pPr>
              <w:jc w:val="center"/>
              <w:rPr>
                <w:rFonts w:ascii="Montserrat" w:hAnsi="Montserrat" w:cs="Arial"/>
                <w:color w:val="000000" w:themeColor="text1"/>
                <w:sz w:val="18"/>
                <w:szCs w:val="18"/>
              </w:rPr>
            </w:pPr>
            <w:r w:rsidRPr="00674C27">
              <w:rPr>
                <w:rFonts w:ascii="Montserrat" w:hAnsi="Montserrat" w:cs="Arial"/>
                <w:color w:val="000000" w:themeColor="text1"/>
                <w:sz w:val="18"/>
                <w:szCs w:val="18"/>
              </w:rPr>
              <w:t>1.1</w:t>
            </w:r>
          </w:p>
        </w:tc>
        <w:tc>
          <w:tcPr>
            <w:tcW w:w="3850" w:type="dxa"/>
            <w:vAlign w:val="center"/>
          </w:tcPr>
          <w:p w14:paraId="7DC98072" w14:textId="77777777" w:rsidR="00017FE0" w:rsidRPr="00674C27" w:rsidRDefault="00017FE0" w:rsidP="00017FE0">
            <w:pPr>
              <w:jc w:val="both"/>
              <w:rPr>
                <w:rFonts w:ascii="Montserrat" w:hAnsi="Montserrat" w:cs="Arial"/>
                <w:color w:val="000000" w:themeColor="text1"/>
                <w:sz w:val="18"/>
                <w:szCs w:val="18"/>
              </w:rPr>
            </w:pPr>
            <w:r w:rsidRPr="00674C27">
              <w:rPr>
                <w:rFonts w:ascii="Montserrat" w:hAnsi="Montserrat" w:cs="Arial"/>
                <w:color w:val="000000" w:themeColor="text1"/>
                <w:sz w:val="18"/>
                <w:szCs w:val="18"/>
              </w:rPr>
              <w:t>Versión aprobada para firma</w:t>
            </w:r>
            <w:r w:rsidRPr="00674C27">
              <w:rPr>
                <w:rFonts w:ascii="Montserrat" w:hAnsi="Montserrat" w:cs="Arial"/>
                <w:i/>
                <w:vanish/>
                <w:color w:val="0000FF"/>
                <w:sz w:val="18"/>
                <w:szCs w:val="18"/>
              </w:rPr>
              <w:t>Síntesis de la modificación hecha al contenido del documento</w:t>
            </w:r>
          </w:p>
        </w:tc>
        <w:tc>
          <w:tcPr>
            <w:tcW w:w="2417" w:type="dxa"/>
            <w:vAlign w:val="center"/>
          </w:tcPr>
          <w:p w14:paraId="36518E59" w14:textId="77777777" w:rsidR="00017FE0" w:rsidRPr="00674C27" w:rsidRDefault="00017FE0" w:rsidP="00017FE0">
            <w:pPr>
              <w:jc w:val="both"/>
              <w:rPr>
                <w:rFonts w:ascii="Montserrat" w:hAnsi="Montserrat" w:cs="Arial"/>
                <w:color w:val="000000" w:themeColor="text1"/>
                <w:sz w:val="18"/>
                <w:szCs w:val="18"/>
              </w:rPr>
            </w:pPr>
            <w:r w:rsidRPr="00674C27">
              <w:rPr>
                <w:rFonts w:ascii="Montserrat" w:hAnsi="Montserrat" w:cs="Arial"/>
                <w:color w:val="000000" w:themeColor="text1"/>
                <w:sz w:val="18"/>
                <w:szCs w:val="18"/>
              </w:rPr>
              <w:t>Roberto Benjamín Monroy Vargas</w:t>
            </w:r>
            <w:r w:rsidRPr="00674C27">
              <w:rPr>
                <w:rFonts w:ascii="Montserrat" w:hAnsi="Montserrat" w:cs="Arial"/>
                <w:i/>
                <w:vanish/>
                <w:color w:val="0000FF"/>
                <w:sz w:val="18"/>
                <w:szCs w:val="18"/>
              </w:rPr>
              <w:t>Especificar nombre completo del responsable(s) de la versión del documento</w:t>
            </w:r>
          </w:p>
        </w:tc>
        <w:tc>
          <w:tcPr>
            <w:tcW w:w="1277" w:type="dxa"/>
          </w:tcPr>
          <w:p w14:paraId="15B29301" w14:textId="3181524E" w:rsidR="0034321F" w:rsidRPr="00674C27" w:rsidRDefault="0034321F" w:rsidP="0034321F">
            <w:pPr>
              <w:jc w:val="center"/>
              <w:rPr>
                <w:rFonts w:ascii="Montserrat" w:hAnsi="Montserrat" w:cs="Arial"/>
                <w:i/>
                <w:vanish/>
                <w:color w:val="0000FF"/>
                <w:sz w:val="18"/>
              </w:rPr>
            </w:pPr>
            <w:r>
              <w:rPr>
                <w:rFonts w:ascii="Montserrat" w:hAnsi="Montserrat" w:cs="Arial"/>
                <w:color w:val="000000" w:themeColor="text1"/>
                <w:sz w:val="18"/>
              </w:rPr>
              <w:t>03/11</w:t>
            </w:r>
            <w:r w:rsidRPr="00674C27">
              <w:rPr>
                <w:rFonts w:ascii="Montserrat" w:hAnsi="Montserrat" w:cs="Arial"/>
                <w:color w:val="000000" w:themeColor="text1"/>
                <w:sz w:val="18"/>
              </w:rPr>
              <w:t>/2020</w:t>
            </w:r>
            <w:r w:rsidRPr="00674C27">
              <w:rPr>
                <w:rFonts w:ascii="Montserrat" w:hAnsi="Montserrat" w:cs="Arial"/>
                <w:i/>
                <w:vanish/>
                <w:color w:val="0000FF"/>
                <w:sz w:val="18"/>
              </w:rPr>
              <w:t>Especificar la fecha de la versión.</w:t>
            </w:r>
          </w:p>
          <w:p w14:paraId="71CECCC3" w14:textId="77777777" w:rsidR="00017FE0" w:rsidRPr="006513AB" w:rsidRDefault="00017FE0" w:rsidP="00017FE0">
            <w:pPr>
              <w:jc w:val="center"/>
              <w:rPr>
                <w:rFonts w:ascii="Montserrat" w:hAnsi="Montserrat" w:cs="Arial"/>
                <w:i/>
                <w:vanish/>
                <w:color w:val="0000FF"/>
              </w:rPr>
            </w:pPr>
          </w:p>
        </w:tc>
      </w:tr>
      <w:tr w:rsidR="00B65B8B" w:rsidRPr="006513AB" w14:paraId="6456E83E" w14:textId="77777777" w:rsidTr="00017FE0">
        <w:trPr>
          <w:cantSplit/>
        </w:trPr>
        <w:tc>
          <w:tcPr>
            <w:tcW w:w="1086" w:type="dxa"/>
            <w:vAlign w:val="center"/>
          </w:tcPr>
          <w:p w14:paraId="677D0FB4" w14:textId="7B786460" w:rsidR="00B65B8B" w:rsidRPr="00674C27" w:rsidRDefault="00B65B8B" w:rsidP="00017FE0">
            <w:pPr>
              <w:jc w:val="center"/>
              <w:rPr>
                <w:rFonts w:ascii="Montserrat" w:hAnsi="Montserrat" w:cs="Arial"/>
                <w:color w:val="000000" w:themeColor="text1"/>
                <w:sz w:val="18"/>
                <w:szCs w:val="18"/>
              </w:rPr>
            </w:pPr>
            <w:r>
              <w:rPr>
                <w:rFonts w:ascii="Montserrat" w:hAnsi="Montserrat" w:cs="Arial"/>
                <w:color w:val="000000" w:themeColor="text1"/>
                <w:sz w:val="18"/>
                <w:szCs w:val="18"/>
              </w:rPr>
              <w:t>1.2</w:t>
            </w:r>
          </w:p>
        </w:tc>
        <w:tc>
          <w:tcPr>
            <w:tcW w:w="3850" w:type="dxa"/>
            <w:vAlign w:val="center"/>
          </w:tcPr>
          <w:p w14:paraId="43D04E2C" w14:textId="10B2175C" w:rsidR="00B65B8B" w:rsidRPr="00674C27" w:rsidRDefault="00B65B8B" w:rsidP="00017FE0">
            <w:pPr>
              <w:jc w:val="both"/>
              <w:rPr>
                <w:rFonts w:ascii="Montserrat" w:hAnsi="Montserrat" w:cs="Arial"/>
                <w:color w:val="000000" w:themeColor="text1"/>
                <w:sz w:val="18"/>
                <w:szCs w:val="18"/>
              </w:rPr>
            </w:pPr>
            <w:r>
              <w:rPr>
                <w:rFonts w:ascii="Montserrat" w:hAnsi="Montserrat" w:cs="Arial"/>
                <w:color w:val="000000" w:themeColor="text1"/>
                <w:sz w:val="18"/>
                <w:szCs w:val="18"/>
              </w:rPr>
              <w:t>Ajustes para el tamaño RFC emisor</w:t>
            </w:r>
          </w:p>
        </w:tc>
        <w:tc>
          <w:tcPr>
            <w:tcW w:w="2417" w:type="dxa"/>
            <w:vAlign w:val="center"/>
          </w:tcPr>
          <w:p w14:paraId="2953C966" w14:textId="3191C01F" w:rsidR="00B65B8B" w:rsidRPr="00674C27" w:rsidRDefault="00B65B8B" w:rsidP="00017FE0">
            <w:pPr>
              <w:jc w:val="both"/>
              <w:rPr>
                <w:rFonts w:ascii="Montserrat" w:hAnsi="Montserrat" w:cs="Arial"/>
                <w:color w:val="000000" w:themeColor="text1"/>
                <w:sz w:val="18"/>
                <w:szCs w:val="18"/>
              </w:rPr>
            </w:pPr>
            <w:r>
              <w:rPr>
                <w:rFonts w:ascii="Montserrat" w:hAnsi="Montserrat" w:cs="Arial"/>
                <w:color w:val="000000" w:themeColor="text1"/>
                <w:sz w:val="18"/>
                <w:szCs w:val="18"/>
              </w:rPr>
              <w:t>Alma Q. Torres González</w:t>
            </w:r>
          </w:p>
        </w:tc>
        <w:tc>
          <w:tcPr>
            <w:tcW w:w="1277" w:type="dxa"/>
          </w:tcPr>
          <w:p w14:paraId="0E62189D" w14:textId="2BBC5060" w:rsidR="00B65B8B" w:rsidRDefault="00B65B8B" w:rsidP="0034321F">
            <w:pPr>
              <w:jc w:val="center"/>
              <w:rPr>
                <w:rFonts w:ascii="Montserrat" w:hAnsi="Montserrat" w:cs="Arial"/>
                <w:color w:val="000000" w:themeColor="text1"/>
                <w:sz w:val="18"/>
              </w:rPr>
            </w:pPr>
            <w:r>
              <w:rPr>
                <w:rFonts w:ascii="Montserrat" w:hAnsi="Montserrat" w:cs="Arial"/>
                <w:color w:val="000000" w:themeColor="text1"/>
                <w:sz w:val="18"/>
              </w:rPr>
              <w:t>28/10/2022</w:t>
            </w:r>
          </w:p>
        </w:tc>
      </w:tr>
      <w:tr w:rsidR="00EA3601" w:rsidRPr="006513AB" w14:paraId="0632CE7E" w14:textId="77777777" w:rsidTr="007B3AB0">
        <w:trPr>
          <w:cantSplit/>
        </w:trPr>
        <w:tc>
          <w:tcPr>
            <w:tcW w:w="1086" w:type="dxa"/>
            <w:vAlign w:val="center"/>
          </w:tcPr>
          <w:p w14:paraId="6AF261C4" w14:textId="3719B990" w:rsidR="00EA3601" w:rsidRDefault="00EA3601" w:rsidP="00EA3601">
            <w:pPr>
              <w:jc w:val="center"/>
              <w:rPr>
                <w:rFonts w:ascii="Montserrat" w:hAnsi="Montserrat" w:cs="Arial"/>
                <w:color w:val="000000" w:themeColor="text1"/>
                <w:sz w:val="18"/>
                <w:szCs w:val="18"/>
              </w:rPr>
            </w:pPr>
            <w:r>
              <w:rPr>
                <w:rFonts w:ascii="Montserrat" w:hAnsi="Montserrat" w:cs="Arial"/>
                <w:color w:val="000000" w:themeColor="text1"/>
                <w:sz w:val="18"/>
                <w:szCs w:val="18"/>
              </w:rPr>
              <w:t xml:space="preserve">1.3 </w:t>
            </w:r>
          </w:p>
        </w:tc>
        <w:tc>
          <w:tcPr>
            <w:tcW w:w="3850" w:type="dxa"/>
            <w:vAlign w:val="center"/>
          </w:tcPr>
          <w:p w14:paraId="6F9D8EC4" w14:textId="26CECB8A" w:rsidR="00EA3601" w:rsidRDefault="00EA3601" w:rsidP="00EA3601">
            <w:pPr>
              <w:jc w:val="both"/>
              <w:rPr>
                <w:rFonts w:ascii="Montserrat" w:hAnsi="Montserrat" w:cs="Arial"/>
                <w:color w:val="000000" w:themeColor="text1"/>
                <w:sz w:val="18"/>
                <w:szCs w:val="18"/>
              </w:rPr>
            </w:pPr>
            <w:r>
              <w:rPr>
                <w:rFonts w:ascii="Montserrat" w:hAnsi="Montserrat" w:cs="Arial"/>
                <w:color w:val="000000" w:themeColor="text1"/>
                <w:sz w:val="18"/>
                <w:szCs w:val="18"/>
              </w:rPr>
              <w:t xml:space="preserve">Aprobación y formalización </w:t>
            </w:r>
          </w:p>
        </w:tc>
        <w:tc>
          <w:tcPr>
            <w:tcW w:w="2417" w:type="dxa"/>
            <w:vAlign w:val="center"/>
          </w:tcPr>
          <w:p w14:paraId="66632195" w14:textId="77777777" w:rsidR="00EA3601" w:rsidRDefault="00EA3601" w:rsidP="00EA3601">
            <w:pPr>
              <w:jc w:val="both"/>
              <w:rPr>
                <w:rFonts w:ascii="Montserrat" w:hAnsi="Montserrat" w:cs="Arial"/>
                <w:color w:val="000000" w:themeColor="text1"/>
                <w:sz w:val="18"/>
              </w:rPr>
            </w:pPr>
            <w:r>
              <w:rPr>
                <w:rFonts w:ascii="Montserrat" w:hAnsi="Montserrat" w:cs="Arial"/>
                <w:color w:val="000000" w:themeColor="text1"/>
                <w:sz w:val="18"/>
              </w:rPr>
              <w:t>Pedro López Bernal</w:t>
            </w:r>
          </w:p>
          <w:p w14:paraId="0A7AEB12" w14:textId="040C30AB" w:rsidR="00EA3601" w:rsidRDefault="00EA3601" w:rsidP="00EA3601">
            <w:pPr>
              <w:jc w:val="both"/>
              <w:rPr>
                <w:rFonts w:ascii="Montserrat" w:hAnsi="Montserrat" w:cs="Arial"/>
                <w:color w:val="000000" w:themeColor="text1"/>
                <w:sz w:val="18"/>
                <w:szCs w:val="18"/>
              </w:rPr>
            </w:pPr>
            <w:r>
              <w:rPr>
                <w:rFonts w:ascii="Montserrat" w:hAnsi="Montserrat" w:cs="Arial"/>
                <w:color w:val="000000" w:themeColor="text1"/>
                <w:sz w:val="18"/>
              </w:rPr>
              <w:t>Roberto Benjamín Monroy Vargas</w:t>
            </w:r>
          </w:p>
        </w:tc>
        <w:tc>
          <w:tcPr>
            <w:tcW w:w="1277" w:type="dxa"/>
            <w:vAlign w:val="center"/>
          </w:tcPr>
          <w:p w14:paraId="2898BA60" w14:textId="20154C8D" w:rsidR="00EA3601" w:rsidRDefault="00B12643" w:rsidP="00EA3601">
            <w:pPr>
              <w:jc w:val="center"/>
              <w:rPr>
                <w:rFonts w:ascii="Montserrat" w:hAnsi="Montserrat" w:cs="Arial"/>
                <w:color w:val="000000" w:themeColor="text1"/>
                <w:sz w:val="18"/>
              </w:rPr>
            </w:pPr>
            <w:r>
              <w:rPr>
                <w:rFonts w:ascii="Montserrat" w:hAnsi="Montserrat" w:cs="Arial"/>
                <w:color w:val="000000" w:themeColor="text1"/>
                <w:sz w:val="18"/>
              </w:rPr>
              <w:t>13</w:t>
            </w:r>
            <w:r w:rsidR="00EA3601">
              <w:rPr>
                <w:rFonts w:ascii="Montserrat" w:hAnsi="Montserrat" w:cs="Arial"/>
                <w:color w:val="000000" w:themeColor="text1"/>
                <w:sz w:val="18"/>
              </w:rPr>
              <w:t>/1</w:t>
            </w:r>
            <w:r>
              <w:rPr>
                <w:rFonts w:ascii="Montserrat" w:hAnsi="Montserrat" w:cs="Arial"/>
                <w:color w:val="000000" w:themeColor="text1"/>
                <w:sz w:val="18"/>
              </w:rPr>
              <w:t>2</w:t>
            </w:r>
            <w:r w:rsidR="00EA3601">
              <w:rPr>
                <w:rFonts w:ascii="Montserrat" w:hAnsi="Montserrat" w:cs="Arial"/>
                <w:color w:val="000000" w:themeColor="text1"/>
                <w:sz w:val="18"/>
              </w:rPr>
              <w:t>/2022</w:t>
            </w:r>
          </w:p>
        </w:tc>
      </w:tr>
      <w:tr w:rsidR="00E877DB" w:rsidRPr="006513AB" w14:paraId="190CA30E" w14:textId="77777777" w:rsidTr="007B3AB0">
        <w:trPr>
          <w:cantSplit/>
          <w:ins w:id="2" w:author="Licencia Office" w:date="2026-04-22T13:44:00Z" w16du:dateUtc="2026-04-22T19:44:00Z"/>
        </w:trPr>
        <w:tc>
          <w:tcPr>
            <w:tcW w:w="1086" w:type="dxa"/>
            <w:vAlign w:val="center"/>
          </w:tcPr>
          <w:p w14:paraId="09386564" w14:textId="7C032D7D" w:rsidR="00E877DB" w:rsidRPr="00E877DB" w:rsidRDefault="00E877DB" w:rsidP="00E877DB">
            <w:pPr>
              <w:jc w:val="center"/>
              <w:rPr>
                <w:ins w:id="3" w:author="Licencia Office" w:date="2026-04-22T13:44:00Z" w16du:dateUtc="2026-04-22T19:44:00Z"/>
                <w:rFonts w:ascii="Montserrat" w:hAnsi="Montserrat" w:cs="Arial"/>
                <w:color w:val="000000" w:themeColor="text1"/>
                <w:sz w:val="18"/>
                <w:szCs w:val="18"/>
                <w:highlight w:val="cyan"/>
                <w:rPrChange w:id="4" w:author="Licencia Office" w:date="2026-04-22T13:44:00Z" w16du:dateUtc="2026-04-22T19:44:00Z">
                  <w:rPr>
                    <w:ins w:id="5" w:author="Licencia Office" w:date="2026-04-22T13:44:00Z" w16du:dateUtc="2026-04-22T19:44:00Z"/>
                    <w:rFonts w:ascii="Montserrat" w:hAnsi="Montserrat" w:cs="Arial"/>
                    <w:color w:val="000000" w:themeColor="text1"/>
                    <w:sz w:val="18"/>
                    <w:szCs w:val="18"/>
                  </w:rPr>
                </w:rPrChange>
              </w:rPr>
            </w:pPr>
            <w:ins w:id="6" w:author="Licencia Office" w:date="2026-04-22T13:44:00Z" w16du:dateUtc="2026-04-22T19:44:00Z">
              <w:r w:rsidRPr="00E877DB">
                <w:rPr>
                  <w:rFonts w:ascii="Montserrat" w:hAnsi="Montserrat" w:cs="Arial"/>
                  <w:color w:val="000000" w:themeColor="text1"/>
                  <w:sz w:val="18"/>
                  <w:szCs w:val="18"/>
                  <w:highlight w:val="cyan"/>
                  <w:rPrChange w:id="7" w:author="Licencia Office" w:date="2026-04-22T13:44:00Z" w16du:dateUtc="2026-04-22T19:44:00Z">
                    <w:rPr>
                      <w:rFonts w:ascii="Montserrat" w:hAnsi="Montserrat" w:cs="Arial"/>
                      <w:color w:val="000000" w:themeColor="text1"/>
                      <w:sz w:val="18"/>
                      <w:szCs w:val="18"/>
                    </w:rPr>
                  </w:rPrChange>
                </w:rPr>
                <w:t>1.4</w:t>
              </w:r>
            </w:ins>
          </w:p>
        </w:tc>
        <w:tc>
          <w:tcPr>
            <w:tcW w:w="3850" w:type="dxa"/>
            <w:vAlign w:val="center"/>
          </w:tcPr>
          <w:p w14:paraId="53965C28" w14:textId="20F51716" w:rsidR="00E877DB" w:rsidRPr="00E877DB" w:rsidRDefault="00E877DB" w:rsidP="00E877DB">
            <w:pPr>
              <w:jc w:val="both"/>
              <w:rPr>
                <w:ins w:id="8" w:author="Licencia Office" w:date="2026-04-22T13:44:00Z" w16du:dateUtc="2026-04-22T19:44:00Z"/>
                <w:rFonts w:ascii="Montserrat" w:hAnsi="Montserrat" w:cs="Arial"/>
                <w:color w:val="000000" w:themeColor="text1"/>
                <w:sz w:val="18"/>
                <w:szCs w:val="18"/>
                <w:highlight w:val="cyan"/>
                <w:rPrChange w:id="9" w:author="Licencia Office" w:date="2026-04-22T13:44:00Z" w16du:dateUtc="2026-04-22T19:44:00Z">
                  <w:rPr>
                    <w:ins w:id="10" w:author="Licencia Office" w:date="2026-04-22T13:44:00Z" w16du:dateUtc="2026-04-22T19:44:00Z"/>
                    <w:rFonts w:ascii="Montserrat" w:hAnsi="Montserrat" w:cs="Arial"/>
                    <w:color w:val="000000" w:themeColor="text1"/>
                    <w:sz w:val="18"/>
                    <w:szCs w:val="18"/>
                  </w:rPr>
                </w:rPrChange>
              </w:rPr>
            </w:pPr>
            <w:ins w:id="11" w:author="Licencia Office" w:date="2026-04-22T13:44:00Z" w16du:dateUtc="2026-04-22T19:44:00Z">
              <w:r w:rsidRPr="00E877DB">
                <w:rPr>
                  <w:rFonts w:ascii="Montserrat" w:hAnsi="Montserrat" w:cs="Arial"/>
                  <w:color w:val="000000" w:themeColor="text1"/>
                  <w:sz w:val="18"/>
                  <w:szCs w:val="18"/>
                  <w:highlight w:val="cyan"/>
                  <w:rPrChange w:id="12" w:author="Licencia Office" w:date="2026-04-22T13:44:00Z" w16du:dateUtc="2026-04-22T19:44:00Z">
                    <w:rPr>
                      <w:rFonts w:ascii="Montserrat" w:hAnsi="Montserrat" w:cs="Arial"/>
                      <w:color w:val="000000" w:themeColor="text1"/>
                      <w:sz w:val="18"/>
                      <w:szCs w:val="18"/>
                    </w:rPr>
                  </w:rPrChange>
                </w:rPr>
                <w:t>Ajustes para agregar Sellos en petición del PAC</w:t>
              </w:r>
            </w:ins>
          </w:p>
        </w:tc>
        <w:tc>
          <w:tcPr>
            <w:tcW w:w="2417" w:type="dxa"/>
            <w:vAlign w:val="center"/>
          </w:tcPr>
          <w:p w14:paraId="4A5A5887" w14:textId="75837870" w:rsidR="00E877DB" w:rsidRPr="00E877DB" w:rsidRDefault="00E877DB" w:rsidP="00E877DB">
            <w:pPr>
              <w:jc w:val="both"/>
              <w:rPr>
                <w:ins w:id="13" w:author="Licencia Office" w:date="2026-04-22T13:44:00Z" w16du:dateUtc="2026-04-22T19:44:00Z"/>
                <w:rFonts w:ascii="Montserrat" w:hAnsi="Montserrat" w:cs="Arial"/>
                <w:color w:val="000000" w:themeColor="text1"/>
                <w:sz w:val="18"/>
                <w:highlight w:val="cyan"/>
                <w:rPrChange w:id="14" w:author="Licencia Office" w:date="2026-04-22T13:44:00Z" w16du:dateUtc="2026-04-22T19:44:00Z">
                  <w:rPr>
                    <w:ins w:id="15" w:author="Licencia Office" w:date="2026-04-22T13:44:00Z" w16du:dateUtc="2026-04-22T19:44:00Z"/>
                    <w:rFonts w:ascii="Montserrat" w:hAnsi="Montserrat" w:cs="Arial"/>
                    <w:color w:val="000000" w:themeColor="text1"/>
                    <w:sz w:val="18"/>
                  </w:rPr>
                </w:rPrChange>
              </w:rPr>
            </w:pPr>
            <w:ins w:id="16" w:author="Licencia Office" w:date="2026-04-22T13:44:00Z" w16du:dateUtc="2026-04-22T19:44:00Z">
              <w:r w:rsidRPr="00E877DB">
                <w:rPr>
                  <w:rFonts w:ascii="Montserrat" w:hAnsi="Montserrat" w:cs="Arial"/>
                  <w:color w:val="000000" w:themeColor="text1"/>
                  <w:sz w:val="18"/>
                  <w:szCs w:val="18"/>
                  <w:highlight w:val="cyan"/>
                  <w:rPrChange w:id="17" w:author="Licencia Office" w:date="2026-04-22T13:44:00Z" w16du:dateUtc="2026-04-22T19:44:00Z">
                    <w:rPr>
                      <w:rFonts w:ascii="Montserrat" w:hAnsi="Montserrat" w:cs="Arial"/>
                      <w:color w:val="000000" w:themeColor="text1"/>
                      <w:sz w:val="18"/>
                      <w:szCs w:val="18"/>
                    </w:rPr>
                  </w:rPrChange>
                </w:rPr>
                <w:t>Alma Q. Torres González</w:t>
              </w:r>
            </w:ins>
          </w:p>
        </w:tc>
        <w:tc>
          <w:tcPr>
            <w:tcW w:w="1277" w:type="dxa"/>
            <w:vAlign w:val="center"/>
          </w:tcPr>
          <w:p w14:paraId="0702FF66" w14:textId="4FB04B89" w:rsidR="00E877DB" w:rsidRPr="00E877DB" w:rsidRDefault="00E877DB" w:rsidP="00E877DB">
            <w:pPr>
              <w:jc w:val="center"/>
              <w:rPr>
                <w:ins w:id="18" w:author="Licencia Office" w:date="2026-04-22T13:44:00Z" w16du:dateUtc="2026-04-22T19:44:00Z"/>
                <w:rFonts w:ascii="Montserrat" w:hAnsi="Montserrat" w:cs="Arial"/>
                <w:color w:val="000000" w:themeColor="text1"/>
                <w:sz w:val="18"/>
                <w:highlight w:val="cyan"/>
                <w:rPrChange w:id="19" w:author="Licencia Office" w:date="2026-04-22T13:44:00Z" w16du:dateUtc="2026-04-22T19:44:00Z">
                  <w:rPr>
                    <w:ins w:id="20" w:author="Licencia Office" w:date="2026-04-22T13:44:00Z" w16du:dateUtc="2026-04-22T19:44:00Z"/>
                    <w:rFonts w:ascii="Montserrat" w:hAnsi="Montserrat" w:cs="Arial"/>
                    <w:color w:val="000000" w:themeColor="text1"/>
                    <w:sz w:val="18"/>
                  </w:rPr>
                </w:rPrChange>
              </w:rPr>
            </w:pPr>
            <w:ins w:id="21" w:author="Licencia Office" w:date="2026-04-22T13:44:00Z" w16du:dateUtc="2026-04-22T19:44:00Z">
              <w:r w:rsidRPr="00E877DB">
                <w:rPr>
                  <w:rFonts w:ascii="Montserrat" w:hAnsi="Montserrat" w:cs="Arial"/>
                  <w:color w:val="000000" w:themeColor="text1"/>
                  <w:sz w:val="18"/>
                  <w:highlight w:val="cyan"/>
                  <w:rPrChange w:id="22" w:author="Licencia Office" w:date="2026-04-22T13:44:00Z" w16du:dateUtc="2026-04-22T19:44:00Z">
                    <w:rPr>
                      <w:rFonts w:ascii="Montserrat" w:hAnsi="Montserrat" w:cs="Arial"/>
                      <w:color w:val="000000" w:themeColor="text1"/>
                      <w:sz w:val="18"/>
                    </w:rPr>
                  </w:rPrChange>
                </w:rPr>
                <w:t>20/02/2026</w:t>
              </w:r>
            </w:ins>
          </w:p>
        </w:tc>
      </w:tr>
      <w:tr w:rsidR="00E877DB" w:rsidRPr="006513AB" w14:paraId="00444B58" w14:textId="77777777" w:rsidTr="007B3AB0">
        <w:trPr>
          <w:cantSplit/>
          <w:ins w:id="23" w:author="Licencia Office" w:date="2026-04-22T13:44:00Z" w16du:dateUtc="2026-04-22T19:44:00Z"/>
        </w:trPr>
        <w:tc>
          <w:tcPr>
            <w:tcW w:w="1086" w:type="dxa"/>
            <w:vAlign w:val="center"/>
          </w:tcPr>
          <w:p w14:paraId="19041CC6" w14:textId="394EA182" w:rsidR="00E877DB" w:rsidRPr="00E877DB" w:rsidRDefault="00E877DB" w:rsidP="00E877DB">
            <w:pPr>
              <w:jc w:val="center"/>
              <w:rPr>
                <w:ins w:id="24" w:author="Licencia Office" w:date="2026-04-22T13:44:00Z" w16du:dateUtc="2026-04-22T19:44:00Z"/>
                <w:rFonts w:ascii="Montserrat" w:hAnsi="Montserrat" w:cs="Arial"/>
                <w:color w:val="000000" w:themeColor="text1"/>
                <w:sz w:val="18"/>
                <w:szCs w:val="18"/>
                <w:highlight w:val="cyan"/>
                <w:rPrChange w:id="25" w:author="Licencia Office" w:date="2026-04-22T13:44:00Z" w16du:dateUtc="2026-04-22T19:44:00Z">
                  <w:rPr>
                    <w:ins w:id="26" w:author="Licencia Office" w:date="2026-04-22T13:44:00Z" w16du:dateUtc="2026-04-22T19:44:00Z"/>
                    <w:rFonts w:ascii="Montserrat" w:hAnsi="Montserrat" w:cs="Arial"/>
                    <w:color w:val="000000" w:themeColor="text1"/>
                    <w:sz w:val="18"/>
                    <w:szCs w:val="18"/>
                  </w:rPr>
                </w:rPrChange>
              </w:rPr>
            </w:pPr>
            <w:ins w:id="27" w:author="Licencia Office" w:date="2026-04-22T13:44:00Z" w16du:dateUtc="2026-04-22T19:44:00Z">
              <w:r w:rsidRPr="00E877DB">
                <w:rPr>
                  <w:rFonts w:ascii="Montserrat" w:hAnsi="Montserrat" w:cs="Arial"/>
                  <w:color w:val="000000" w:themeColor="text1"/>
                  <w:sz w:val="18"/>
                  <w:szCs w:val="18"/>
                  <w:highlight w:val="cyan"/>
                  <w:rPrChange w:id="28" w:author="Licencia Office" w:date="2026-04-22T13:44:00Z" w16du:dateUtc="2026-04-22T19:44:00Z">
                    <w:rPr>
                      <w:rFonts w:ascii="Montserrat" w:hAnsi="Montserrat" w:cs="Arial"/>
                      <w:color w:val="000000" w:themeColor="text1"/>
                      <w:sz w:val="18"/>
                      <w:szCs w:val="18"/>
                    </w:rPr>
                  </w:rPrChange>
                </w:rPr>
                <w:t>1.5</w:t>
              </w:r>
            </w:ins>
          </w:p>
        </w:tc>
        <w:tc>
          <w:tcPr>
            <w:tcW w:w="3850" w:type="dxa"/>
            <w:vAlign w:val="center"/>
          </w:tcPr>
          <w:p w14:paraId="4DD093CC" w14:textId="1896D0CB" w:rsidR="00E877DB" w:rsidRPr="00E877DB" w:rsidRDefault="00E877DB" w:rsidP="00E877DB">
            <w:pPr>
              <w:jc w:val="both"/>
              <w:rPr>
                <w:ins w:id="29" w:author="Licencia Office" w:date="2026-04-22T13:44:00Z" w16du:dateUtc="2026-04-22T19:44:00Z"/>
                <w:rFonts w:ascii="Montserrat" w:hAnsi="Montserrat" w:cs="Arial"/>
                <w:color w:val="000000" w:themeColor="text1"/>
                <w:sz w:val="18"/>
                <w:szCs w:val="18"/>
                <w:highlight w:val="cyan"/>
                <w:rPrChange w:id="30" w:author="Licencia Office" w:date="2026-04-22T13:44:00Z" w16du:dateUtc="2026-04-22T19:44:00Z">
                  <w:rPr>
                    <w:ins w:id="31" w:author="Licencia Office" w:date="2026-04-22T13:44:00Z" w16du:dateUtc="2026-04-22T19:44:00Z"/>
                    <w:rFonts w:ascii="Montserrat" w:hAnsi="Montserrat" w:cs="Arial"/>
                    <w:color w:val="000000" w:themeColor="text1"/>
                    <w:sz w:val="18"/>
                    <w:szCs w:val="18"/>
                  </w:rPr>
                </w:rPrChange>
              </w:rPr>
            </w:pPr>
            <w:ins w:id="32" w:author="Licencia Office" w:date="2026-04-22T13:44:00Z" w16du:dateUtc="2026-04-22T19:44:00Z">
              <w:r w:rsidRPr="00E877DB">
                <w:rPr>
                  <w:rFonts w:ascii="Montserrat" w:hAnsi="Montserrat" w:cs="Arial"/>
                  <w:color w:val="000000" w:themeColor="text1"/>
                  <w:sz w:val="18"/>
                  <w:szCs w:val="18"/>
                  <w:highlight w:val="cyan"/>
                  <w:rPrChange w:id="33" w:author="Licencia Office" w:date="2026-04-22T13:44:00Z" w16du:dateUtc="2026-04-22T19:44:00Z">
                    <w:rPr>
                      <w:rFonts w:ascii="Montserrat" w:hAnsi="Montserrat" w:cs="Arial"/>
                      <w:color w:val="000000" w:themeColor="text1"/>
                      <w:sz w:val="18"/>
                      <w:szCs w:val="18"/>
                    </w:rPr>
                  </w:rPrChange>
                </w:rPr>
                <w:t xml:space="preserve">Ajustes para agregar Códigos de Respuesta </w:t>
              </w:r>
            </w:ins>
          </w:p>
        </w:tc>
        <w:tc>
          <w:tcPr>
            <w:tcW w:w="2417" w:type="dxa"/>
            <w:vAlign w:val="center"/>
          </w:tcPr>
          <w:p w14:paraId="55C2D7F8" w14:textId="6CD4CA0B" w:rsidR="00E877DB" w:rsidRPr="00E877DB" w:rsidRDefault="00E877DB" w:rsidP="00E877DB">
            <w:pPr>
              <w:jc w:val="both"/>
              <w:rPr>
                <w:ins w:id="34" w:author="Licencia Office" w:date="2026-04-22T13:44:00Z" w16du:dateUtc="2026-04-22T19:44:00Z"/>
                <w:rFonts w:ascii="Montserrat" w:hAnsi="Montserrat" w:cs="Arial"/>
                <w:color w:val="000000" w:themeColor="text1"/>
                <w:sz w:val="18"/>
                <w:highlight w:val="cyan"/>
                <w:rPrChange w:id="35" w:author="Licencia Office" w:date="2026-04-22T13:44:00Z" w16du:dateUtc="2026-04-22T19:44:00Z">
                  <w:rPr>
                    <w:ins w:id="36" w:author="Licencia Office" w:date="2026-04-22T13:44:00Z" w16du:dateUtc="2026-04-22T19:44:00Z"/>
                    <w:rFonts w:ascii="Montserrat" w:hAnsi="Montserrat" w:cs="Arial"/>
                    <w:color w:val="000000" w:themeColor="text1"/>
                    <w:sz w:val="18"/>
                  </w:rPr>
                </w:rPrChange>
              </w:rPr>
            </w:pPr>
            <w:ins w:id="37" w:author="Licencia Office" w:date="2026-04-22T13:44:00Z" w16du:dateUtc="2026-04-22T19:44:00Z">
              <w:r w:rsidRPr="00E877DB">
                <w:rPr>
                  <w:rFonts w:ascii="Montserrat" w:hAnsi="Montserrat" w:cs="Arial"/>
                  <w:color w:val="000000" w:themeColor="text1"/>
                  <w:sz w:val="18"/>
                  <w:szCs w:val="18"/>
                  <w:highlight w:val="cyan"/>
                  <w:rPrChange w:id="38" w:author="Licencia Office" w:date="2026-04-22T13:44:00Z" w16du:dateUtc="2026-04-22T19:44:00Z">
                    <w:rPr>
                      <w:rFonts w:ascii="Montserrat" w:hAnsi="Montserrat" w:cs="Arial"/>
                      <w:color w:val="000000" w:themeColor="text1"/>
                      <w:sz w:val="18"/>
                      <w:szCs w:val="18"/>
                    </w:rPr>
                  </w:rPrChange>
                </w:rPr>
                <w:t>Alma Q. Torres González</w:t>
              </w:r>
            </w:ins>
          </w:p>
        </w:tc>
        <w:tc>
          <w:tcPr>
            <w:tcW w:w="1277" w:type="dxa"/>
            <w:vAlign w:val="center"/>
          </w:tcPr>
          <w:p w14:paraId="2EE41D49" w14:textId="3A580115" w:rsidR="00E877DB" w:rsidRPr="00E877DB" w:rsidRDefault="00E877DB" w:rsidP="00E877DB">
            <w:pPr>
              <w:jc w:val="center"/>
              <w:rPr>
                <w:ins w:id="39" w:author="Licencia Office" w:date="2026-04-22T13:44:00Z" w16du:dateUtc="2026-04-22T19:44:00Z"/>
                <w:rFonts w:ascii="Montserrat" w:hAnsi="Montserrat" w:cs="Arial"/>
                <w:color w:val="000000" w:themeColor="text1"/>
                <w:sz w:val="18"/>
                <w:highlight w:val="cyan"/>
                <w:rPrChange w:id="40" w:author="Licencia Office" w:date="2026-04-22T13:44:00Z" w16du:dateUtc="2026-04-22T19:44:00Z">
                  <w:rPr>
                    <w:ins w:id="41" w:author="Licencia Office" w:date="2026-04-22T13:44:00Z" w16du:dateUtc="2026-04-22T19:44:00Z"/>
                    <w:rFonts w:ascii="Montserrat" w:hAnsi="Montserrat" w:cs="Arial"/>
                    <w:color w:val="000000" w:themeColor="text1"/>
                    <w:sz w:val="18"/>
                  </w:rPr>
                </w:rPrChange>
              </w:rPr>
            </w:pPr>
            <w:ins w:id="42" w:author="Licencia Office" w:date="2026-04-22T13:44:00Z" w16du:dateUtc="2026-04-22T19:44:00Z">
              <w:r w:rsidRPr="00E877DB">
                <w:rPr>
                  <w:rFonts w:ascii="Montserrat" w:hAnsi="Montserrat" w:cs="Arial"/>
                  <w:color w:val="000000" w:themeColor="text1"/>
                  <w:sz w:val="18"/>
                  <w:highlight w:val="cyan"/>
                  <w:rPrChange w:id="43" w:author="Licencia Office" w:date="2026-04-22T13:44:00Z" w16du:dateUtc="2026-04-22T19:44:00Z">
                    <w:rPr>
                      <w:rFonts w:ascii="Montserrat" w:hAnsi="Montserrat" w:cs="Arial"/>
                      <w:color w:val="000000" w:themeColor="text1"/>
                      <w:sz w:val="18"/>
                    </w:rPr>
                  </w:rPrChange>
                </w:rPr>
                <w:t>11/03/2026</w:t>
              </w:r>
            </w:ins>
          </w:p>
        </w:tc>
      </w:tr>
      <w:bookmarkEnd w:id="1"/>
    </w:tbl>
    <w:p w14:paraId="788507F2" w14:textId="77777777" w:rsidR="00155C18" w:rsidRPr="006513AB" w:rsidRDefault="00155C18" w:rsidP="00155C18">
      <w:pPr>
        <w:rPr>
          <w:rFonts w:ascii="Montserrat" w:hAnsi="Montserrat" w:cs="Arial"/>
        </w:rPr>
      </w:pPr>
    </w:p>
    <w:p w14:paraId="228ECC0C" w14:textId="77777777" w:rsidR="00A6177C" w:rsidRPr="006513AB" w:rsidRDefault="00A6177C" w:rsidP="004625BA">
      <w:pPr>
        <w:pStyle w:val="BodyText"/>
        <w:spacing w:before="0" w:after="0"/>
        <w:rPr>
          <w:rFonts w:ascii="Montserrat" w:hAnsi="Montserrat" w:cs="Arial"/>
          <w:b/>
          <w:sz w:val="20"/>
        </w:rPr>
      </w:pPr>
      <w:r w:rsidRPr="006513AB">
        <w:rPr>
          <w:rFonts w:ascii="Montserrat" w:hAnsi="Montserrat" w:cs="Arial"/>
          <w:b/>
          <w:sz w:val="20"/>
        </w:rPr>
        <w:t>Tabla de Contenido</w:t>
      </w:r>
    </w:p>
    <w:p w14:paraId="5B36A905" w14:textId="77777777" w:rsidR="00886F7F" w:rsidRPr="006513AB" w:rsidRDefault="00886F7F" w:rsidP="00886F7F">
      <w:pPr>
        <w:pStyle w:val="BodyText"/>
        <w:spacing w:before="0" w:after="0"/>
        <w:rPr>
          <w:rFonts w:ascii="Montserrat" w:hAnsi="Montserrat" w:cs="Arial"/>
          <w:sz w:val="20"/>
        </w:rPr>
      </w:pPr>
    </w:p>
    <w:p w14:paraId="7593DE6A" w14:textId="7E066433" w:rsidR="00B614FF" w:rsidRPr="00B614FF" w:rsidRDefault="0045342D">
      <w:pPr>
        <w:pStyle w:val="TDC1"/>
        <w:tabs>
          <w:tab w:val="right" w:leader="dot" w:pos="8630"/>
        </w:tabs>
        <w:rPr>
          <w:rFonts w:ascii="Montserrat" w:eastAsiaTheme="minorEastAsia" w:hAnsi="Montserrat" w:cstheme="minorBidi"/>
          <w:noProof/>
          <w:sz w:val="22"/>
          <w:szCs w:val="22"/>
          <w:lang w:eastAsia="es-MX"/>
        </w:rPr>
      </w:pPr>
      <w:r w:rsidRPr="00B614FF">
        <w:rPr>
          <w:rFonts w:ascii="Montserrat" w:hAnsi="Montserrat" w:cs="Arial"/>
        </w:rPr>
        <w:fldChar w:fldCharType="begin"/>
      </w:r>
      <w:r w:rsidR="007F485A" w:rsidRPr="00B614FF">
        <w:rPr>
          <w:rFonts w:ascii="Montserrat" w:hAnsi="Montserrat" w:cs="Arial"/>
        </w:rPr>
        <w:instrText xml:space="preserve"> TOC \o "1-3" \h \z \u </w:instrText>
      </w:r>
      <w:r w:rsidRPr="00B614FF">
        <w:rPr>
          <w:rFonts w:ascii="Montserrat" w:hAnsi="Montserrat" w:cs="Arial"/>
        </w:rPr>
        <w:fldChar w:fldCharType="separate"/>
      </w:r>
      <w:hyperlink w:anchor="_Toc57999853" w:history="1">
        <w:r w:rsidR="00B614FF" w:rsidRPr="00B614FF">
          <w:rPr>
            <w:rStyle w:val="Hipervnculo"/>
            <w:rFonts w:ascii="Montserrat" w:hAnsi="Montserrat"/>
            <w:noProof/>
          </w:rPr>
          <w:t>INTERFACES EXTERNAS</w:t>
        </w:r>
        <w:r w:rsidR="00B614FF" w:rsidRPr="00B614FF">
          <w:rPr>
            <w:rFonts w:ascii="Montserrat" w:hAnsi="Montserrat"/>
            <w:noProof/>
            <w:webHidden/>
          </w:rPr>
          <w:tab/>
        </w:r>
        <w:r w:rsidR="00B614FF" w:rsidRPr="00B614FF">
          <w:rPr>
            <w:rFonts w:ascii="Montserrat" w:hAnsi="Montserrat"/>
            <w:noProof/>
            <w:webHidden/>
          </w:rPr>
          <w:fldChar w:fldCharType="begin"/>
        </w:r>
        <w:r w:rsidR="00B614FF" w:rsidRPr="00B614FF">
          <w:rPr>
            <w:rFonts w:ascii="Montserrat" w:hAnsi="Montserrat"/>
            <w:noProof/>
            <w:webHidden/>
          </w:rPr>
          <w:instrText xml:space="preserve"> PAGEREF _Toc57999853 \h </w:instrText>
        </w:r>
        <w:r w:rsidR="00B614FF" w:rsidRPr="00B614FF">
          <w:rPr>
            <w:rFonts w:ascii="Montserrat" w:hAnsi="Montserrat"/>
            <w:noProof/>
            <w:webHidden/>
          </w:rPr>
        </w:r>
        <w:r w:rsidR="00B614FF" w:rsidRPr="00B614FF">
          <w:rPr>
            <w:rFonts w:ascii="Montserrat" w:hAnsi="Montserrat"/>
            <w:noProof/>
            <w:webHidden/>
          </w:rPr>
          <w:fldChar w:fldCharType="separate"/>
        </w:r>
        <w:r w:rsidR="00B614FF" w:rsidRPr="00B614FF">
          <w:rPr>
            <w:rFonts w:ascii="Montserrat" w:hAnsi="Montserrat"/>
            <w:noProof/>
            <w:webHidden/>
          </w:rPr>
          <w:t>2</w:t>
        </w:r>
        <w:r w:rsidR="00B614FF" w:rsidRPr="00B614FF">
          <w:rPr>
            <w:rFonts w:ascii="Montserrat" w:hAnsi="Montserrat"/>
            <w:noProof/>
            <w:webHidden/>
          </w:rPr>
          <w:fldChar w:fldCharType="end"/>
        </w:r>
      </w:hyperlink>
    </w:p>
    <w:p w14:paraId="44C887A9" w14:textId="19947AE7" w:rsidR="00B614FF" w:rsidRPr="00B614FF" w:rsidRDefault="00B614FF">
      <w:pPr>
        <w:pStyle w:val="TDC2"/>
        <w:tabs>
          <w:tab w:val="right" w:leader="dot" w:pos="8630"/>
        </w:tabs>
        <w:rPr>
          <w:rFonts w:ascii="Montserrat" w:eastAsiaTheme="minorEastAsia" w:hAnsi="Montserrat" w:cstheme="minorBidi"/>
          <w:noProof/>
          <w:sz w:val="22"/>
          <w:szCs w:val="22"/>
          <w:lang w:eastAsia="es-MX"/>
        </w:rPr>
      </w:pPr>
      <w:hyperlink w:anchor="_Toc57999854" w:history="1">
        <w:r w:rsidRPr="00B614FF">
          <w:rPr>
            <w:rStyle w:val="Hipervnculo"/>
            <w:rFonts w:ascii="Montserrat" w:hAnsi="Montserrat"/>
            <w:noProof/>
          </w:rPr>
          <w:t>Diagrama de contexto &lt;WEB Service del Sector Primario&gt;</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_Toc57999854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2</w:t>
        </w:r>
        <w:r w:rsidRPr="00B614FF">
          <w:rPr>
            <w:rFonts w:ascii="Montserrat" w:hAnsi="Montserrat"/>
            <w:noProof/>
            <w:webHidden/>
          </w:rPr>
          <w:fldChar w:fldCharType="end"/>
        </w:r>
      </w:hyperlink>
    </w:p>
    <w:p w14:paraId="5C0941AC" w14:textId="6EC9E6DF" w:rsidR="00B614FF" w:rsidRPr="00B614FF" w:rsidRDefault="00B614FF">
      <w:pPr>
        <w:pStyle w:val="TDC2"/>
        <w:tabs>
          <w:tab w:val="right" w:leader="dot" w:pos="8630"/>
        </w:tabs>
        <w:rPr>
          <w:rFonts w:ascii="Montserrat" w:eastAsiaTheme="minorEastAsia" w:hAnsi="Montserrat" w:cstheme="minorBidi"/>
          <w:noProof/>
          <w:sz w:val="22"/>
          <w:szCs w:val="22"/>
          <w:lang w:eastAsia="es-MX"/>
        </w:rPr>
      </w:pPr>
      <w:hyperlink w:anchor="_Toc57999855" w:history="1">
        <w:r w:rsidRPr="00B614FF">
          <w:rPr>
            <w:rStyle w:val="Hipervnculo"/>
            <w:rFonts w:ascii="Montserrat" w:hAnsi="Montserrat"/>
            <w:noProof/>
          </w:rPr>
          <w:t>&lt;Solicitud de consulta&gt;</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_Toc57999855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3</w:t>
        </w:r>
        <w:r w:rsidRPr="00B614FF">
          <w:rPr>
            <w:rFonts w:ascii="Montserrat" w:hAnsi="Montserrat"/>
            <w:noProof/>
            <w:webHidden/>
          </w:rPr>
          <w:fldChar w:fldCharType="end"/>
        </w:r>
      </w:hyperlink>
    </w:p>
    <w:p w14:paraId="6A29572C" w14:textId="73B31A71"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56"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_Toc57999856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3</w:t>
        </w:r>
        <w:r w:rsidRPr="00B614FF">
          <w:rPr>
            <w:rFonts w:ascii="Montserrat" w:hAnsi="Montserrat"/>
            <w:noProof/>
            <w:webHidden/>
          </w:rPr>
          <w:fldChar w:fldCharType="end"/>
        </w:r>
      </w:hyperlink>
    </w:p>
    <w:p w14:paraId="4F021E35" w14:textId="23C6FB1D"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57"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_Toc57999857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3</w:t>
        </w:r>
        <w:r w:rsidRPr="00B614FF">
          <w:rPr>
            <w:rFonts w:ascii="Montserrat" w:hAnsi="Montserrat"/>
            <w:noProof/>
            <w:webHidden/>
          </w:rPr>
          <w:fldChar w:fldCharType="end"/>
        </w:r>
      </w:hyperlink>
    </w:p>
    <w:p w14:paraId="1F4DAE53" w14:textId="053B23CE" w:rsidR="00B614FF" w:rsidRPr="00B614FF" w:rsidRDefault="00B614FF">
      <w:pPr>
        <w:pStyle w:val="TDC2"/>
        <w:tabs>
          <w:tab w:val="right" w:leader="dot" w:pos="8630"/>
        </w:tabs>
        <w:rPr>
          <w:rFonts w:ascii="Montserrat" w:eastAsiaTheme="minorEastAsia" w:hAnsi="Montserrat" w:cstheme="minorBidi"/>
          <w:noProof/>
          <w:sz w:val="22"/>
          <w:szCs w:val="22"/>
          <w:lang w:eastAsia="es-MX"/>
        </w:rPr>
      </w:pPr>
      <w:hyperlink w:anchor="_Toc57999858" w:history="1">
        <w:r w:rsidRPr="00B614FF">
          <w:rPr>
            <w:rStyle w:val="Hipervnculo"/>
            <w:rFonts w:ascii="Montserrat" w:hAnsi="Montserrat"/>
            <w:noProof/>
          </w:rPr>
          <w:t>&lt;Respuesta del servicio&gt;</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_Toc57999858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5</w:t>
        </w:r>
        <w:r w:rsidRPr="00B614FF">
          <w:rPr>
            <w:rFonts w:ascii="Montserrat" w:hAnsi="Montserrat"/>
            <w:noProof/>
            <w:webHidden/>
          </w:rPr>
          <w:fldChar w:fldCharType="end"/>
        </w:r>
      </w:hyperlink>
    </w:p>
    <w:p w14:paraId="02255C2E" w14:textId="2B24D7A2"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59"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_Toc57999859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5</w:t>
        </w:r>
        <w:r w:rsidRPr="00B614FF">
          <w:rPr>
            <w:rFonts w:ascii="Montserrat" w:hAnsi="Montserrat"/>
            <w:noProof/>
            <w:webHidden/>
          </w:rPr>
          <w:fldChar w:fldCharType="end"/>
        </w:r>
      </w:hyperlink>
    </w:p>
    <w:p w14:paraId="6E4E02C3" w14:textId="1A93E401"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60"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_Toc57999860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5</w:t>
        </w:r>
        <w:r w:rsidRPr="00B614FF">
          <w:rPr>
            <w:rFonts w:ascii="Montserrat" w:hAnsi="Montserrat"/>
            <w:noProof/>
            <w:webHidden/>
          </w:rPr>
          <w:fldChar w:fldCharType="end"/>
        </w:r>
      </w:hyperlink>
    </w:p>
    <w:p w14:paraId="41CCD992" w14:textId="69875C24" w:rsidR="00B614FF" w:rsidRPr="00B614FF" w:rsidRDefault="00B614FF">
      <w:pPr>
        <w:pStyle w:val="TDC2"/>
        <w:tabs>
          <w:tab w:val="right" w:leader="dot" w:pos="8630"/>
        </w:tabs>
        <w:rPr>
          <w:rFonts w:ascii="Montserrat" w:eastAsiaTheme="minorEastAsia" w:hAnsi="Montserrat" w:cstheme="minorBidi"/>
          <w:noProof/>
          <w:sz w:val="22"/>
          <w:szCs w:val="22"/>
          <w:lang w:eastAsia="es-MX"/>
        </w:rPr>
      </w:pPr>
      <w:hyperlink w:anchor="_Toc57999861" w:history="1">
        <w:r w:rsidRPr="00B614FF">
          <w:rPr>
            <w:rStyle w:val="Hipervnculo"/>
            <w:rFonts w:ascii="Montserrat" w:hAnsi="Montserrat"/>
            <w:noProof/>
          </w:rPr>
          <w:t>&lt;Petición rechazada &gt;</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_Toc57999861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9</w:t>
        </w:r>
        <w:r w:rsidRPr="00B614FF">
          <w:rPr>
            <w:rFonts w:ascii="Montserrat" w:hAnsi="Montserrat"/>
            <w:noProof/>
            <w:webHidden/>
          </w:rPr>
          <w:fldChar w:fldCharType="end"/>
        </w:r>
      </w:hyperlink>
    </w:p>
    <w:p w14:paraId="6AC381A4" w14:textId="1A10D0BA"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62"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_Toc57999862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9</w:t>
        </w:r>
        <w:r w:rsidRPr="00B614FF">
          <w:rPr>
            <w:rFonts w:ascii="Montserrat" w:hAnsi="Montserrat"/>
            <w:noProof/>
            <w:webHidden/>
          </w:rPr>
          <w:fldChar w:fldCharType="end"/>
        </w:r>
      </w:hyperlink>
    </w:p>
    <w:p w14:paraId="695154FB" w14:textId="30B639E2"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63"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_Toc57999863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9</w:t>
        </w:r>
        <w:r w:rsidRPr="00B614FF">
          <w:rPr>
            <w:rFonts w:ascii="Montserrat" w:hAnsi="Montserrat"/>
            <w:noProof/>
            <w:webHidden/>
          </w:rPr>
          <w:fldChar w:fldCharType="end"/>
        </w:r>
      </w:hyperlink>
    </w:p>
    <w:p w14:paraId="70360A4E" w14:textId="3CF37EC0" w:rsidR="00B614FF" w:rsidRPr="00B614FF" w:rsidRDefault="00B614FF">
      <w:pPr>
        <w:pStyle w:val="TDC2"/>
        <w:tabs>
          <w:tab w:val="right" w:leader="dot" w:pos="8630"/>
        </w:tabs>
        <w:rPr>
          <w:rFonts w:ascii="Montserrat" w:eastAsiaTheme="minorEastAsia" w:hAnsi="Montserrat" w:cstheme="minorBidi"/>
          <w:noProof/>
          <w:sz w:val="22"/>
          <w:szCs w:val="22"/>
          <w:lang w:eastAsia="es-MX"/>
        </w:rPr>
      </w:pPr>
      <w:hyperlink w:anchor="_Toc57999864" w:history="1">
        <w:r w:rsidRPr="00B614FF">
          <w:rPr>
            <w:rStyle w:val="Hipervnculo"/>
            <w:rFonts w:ascii="Montserrat" w:hAnsi="Montserrat"/>
            <w:noProof/>
          </w:rPr>
          <w:t>&lt;Bandera Validez de Obligaciones&gt;</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_Toc57999864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10</w:t>
        </w:r>
        <w:r w:rsidRPr="00B614FF">
          <w:rPr>
            <w:rFonts w:ascii="Montserrat" w:hAnsi="Montserrat"/>
            <w:noProof/>
            <w:webHidden/>
          </w:rPr>
          <w:fldChar w:fldCharType="end"/>
        </w:r>
      </w:hyperlink>
    </w:p>
    <w:p w14:paraId="64364C78" w14:textId="3FA417BD"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65"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_Toc57999865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10</w:t>
        </w:r>
        <w:r w:rsidRPr="00B614FF">
          <w:rPr>
            <w:rFonts w:ascii="Montserrat" w:hAnsi="Montserrat"/>
            <w:noProof/>
            <w:webHidden/>
          </w:rPr>
          <w:fldChar w:fldCharType="end"/>
        </w:r>
      </w:hyperlink>
    </w:p>
    <w:p w14:paraId="1220746F" w14:textId="41D67A2A"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66"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_Toc57999866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10</w:t>
        </w:r>
        <w:r w:rsidRPr="00B614FF">
          <w:rPr>
            <w:rFonts w:ascii="Montserrat" w:hAnsi="Montserrat"/>
            <w:noProof/>
            <w:webHidden/>
          </w:rPr>
          <w:fldChar w:fldCharType="end"/>
        </w:r>
      </w:hyperlink>
    </w:p>
    <w:p w14:paraId="021F7BD4" w14:textId="3556F714"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67"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_Toc57999867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11</w:t>
        </w:r>
        <w:r w:rsidRPr="00B614FF">
          <w:rPr>
            <w:rFonts w:ascii="Montserrat" w:hAnsi="Montserrat"/>
            <w:noProof/>
            <w:webHidden/>
          </w:rPr>
          <w:fldChar w:fldCharType="end"/>
        </w:r>
      </w:hyperlink>
    </w:p>
    <w:p w14:paraId="0CDE1BA8" w14:textId="7CB529C2"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68"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_Toc57999868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11</w:t>
        </w:r>
        <w:r w:rsidRPr="00B614FF">
          <w:rPr>
            <w:rFonts w:ascii="Montserrat" w:hAnsi="Montserrat"/>
            <w:noProof/>
            <w:webHidden/>
          </w:rPr>
          <w:fldChar w:fldCharType="end"/>
        </w:r>
      </w:hyperlink>
    </w:p>
    <w:p w14:paraId="3FD7B2E2" w14:textId="0827CF59" w:rsidR="00B614FF" w:rsidRPr="00B614FF" w:rsidRDefault="00B614FF">
      <w:pPr>
        <w:pStyle w:val="TDC2"/>
        <w:tabs>
          <w:tab w:val="right" w:leader="dot" w:pos="8630"/>
        </w:tabs>
        <w:rPr>
          <w:rFonts w:ascii="Montserrat" w:eastAsiaTheme="minorEastAsia" w:hAnsi="Montserrat" w:cstheme="minorBidi"/>
          <w:noProof/>
          <w:sz w:val="22"/>
          <w:szCs w:val="22"/>
          <w:lang w:eastAsia="es-MX"/>
        </w:rPr>
      </w:pPr>
      <w:hyperlink w:anchor="_Toc57999869" w:history="1">
        <w:r w:rsidRPr="00B614FF">
          <w:rPr>
            <w:rStyle w:val="Hipervnculo"/>
            <w:rFonts w:ascii="Montserrat" w:hAnsi="Montserrat"/>
            <w:noProof/>
          </w:rPr>
          <w:t>&lt;Bandera SNCF&gt;</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_Toc57999869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13</w:t>
        </w:r>
        <w:r w:rsidRPr="00B614FF">
          <w:rPr>
            <w:rFonts w:ascii="Montserrat" w:hAnsi="Montserrat"/>
            <w:noProof/>
            <w:webHidden/>
          </w:rPr>
          <w:fldChar w:fldCharType="end"/>
        </w:r>
      </w:hyperlink>
    </w:p>
    <w:p w14:paraId="50F65112" w14:textId="5448FB63"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70"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_Toc57999870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13</w:t>
        </w:r>
        <w:r w:rsidRPr="00B614FF">
          <w:rPr>
            <w:rFonts w:ascii="Montserrat" w:hAnsi="Montserrat"/>
            <w:noProof/>
            <w:webHidden/>
          </w:rPr>
          <w:fldChar w:fldCharType="end"/>
        </w:r>
      </w:hyperlink>
    </w:p>
    <w:p w14:paraId="14910D50" w14:textId="6A14D291"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71"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_Toc57999871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13</w:t>
        </w:r>
        <w:r w:rsidRPr="00B614FF">
          <w:rPr>
            <w:rFonts w:ascii="Montserrat" w:hAnsi="Montserrat"/>
            <w:noProof/>
            <w:webHidden/>
          </w:rPr>
          <w:fldChar w:fldCharType="end"/>
        </w:r>
      </w:hyperlink>
    </w:p>
    <w:p w14:paraId="1BB86D83" w14:textId="19B6A8CA"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72"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_Toc57999872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13</w:t>
        </w:r>
        <w:r w:rsidRPr="00B614FF">
          <w:rPr>
            <w:rFonts w:ascii="Montserrat" w:hAnsi="Montserrat"/>
            <w:noProof/>
            <w:webHidden/>
          </w:rPr>
          <w:fldChar w:fldCharType="end"/>
        </w:r>
      </w:hyperlink>
    </w:p>
    <w:p w14:paraId="0D4DFDF4" w14:textId="73DAC4DB"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73"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_Toc57999873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13</w:t>
        </w:r>
        <w:r w:rsidRPr="00B614FF">
          <w:rPr>
            <w:rFonts w:ascii="Montserrat" w:hAnsi="Montserrat"/>
            <w:noProof/>
            <w:webHidden/>
          </w:rPr>
          <w:fldChar w:fldCharType="end"/>
        </w:r>
      </w:hyperlink>
    </w:p>
    <w:p w14:paraId="0414386F" w14:textId="229FA237" w:rsidR="00B614FF" w:rsidRPr="00B614FF" w:rsidRDefault="00B614FF">
      <w:pPr>
        <w:pStyle w:val="TDC2"/>
        <w:tabs>
          <w:tab w:val="right" w:leader="dot" w:pos="8630"/>
        </w:tabs>
        <w:rPr>
          <w:rFonts w:ascii="Montserrat" w:eastAsiaTheme="minorEastAsia" w:hAnsi="Montserrat" w:cstheme="minorBidi"/>
          <w:noProof/>
          <w:sz w:val="22"/>
          <w:szCs w:val="22"/>
          <w:lang w:eastAsia="es-MX"/>
        </w:rPr>
      </w:pPr>
      <w:hyperlink w:anchor="_Toc57999874" w:history="1">
        <w:r w:rsidRPr="00B614FF">
          <w:rPr>
            <w:rStyle w:val="Hipervnculo"/>
            <w:rFonts w:ascii="Montserrat" w:hAnsi="Montserrat"/>
            <w:noProof/>
          </w:rPr>
          <w:t>&lt;Bandera Facturación Adquirente&gt;</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_Toc57999874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14</w:t>
        </w:r>
        <w:r w:rsidRPr="00B614FF">
          <w:rPr>
            <w:rFonts w:ascii="Montserrat" w:hAnsi="Montserrat"/>
            <w:noProof/>
            <w:webHidden/>
          </w:rPr>
          <w:fldChar w:fldCharType="end"/>
        </w:r>
      </w:hyperlink>
    </w:p>
    <w:p w14:paraId="16C5B60B" w14:textId="1CAED27D"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75"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_Toc57999875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14</w:t>
        </w:r>
        <w:r w:rsidRPr="00B614FF">
          <w:rPr>
            <w:rFonts w:ascii="Montserrat" w:hAnsi="Montserrat"/>
            <w:noProof/>
            <w:webHidden/>
          </w:rPr>
          <w:fldChar w:fldCharType="end"/>
        </w:r>
      </w:hyperlink>
    </w:p>
    <w:p w14:paraId="39E594EB" w14:textId="24BC509F"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76"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_Toc57999876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14</w:t>
        </w:r>
        <w:r w:rsidRPr="00B614FF">
          <w:rPr>
            <w:rFonts w:ascii="Montserrat" w:hAnsi="Montserrat"/>
            <w:noProof/>
            <w:webHidden/>
          </w:rPr>
          <w:fldChar w:fldCharType="end"/>
        </w:r>
      </w:hyperlink>
    </w:p>
    <w:p w14:paraId="378EDBCE" w14:textId="4A32F11C"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77" w:history="1">
        <w:r w:rsidRPr="00B614FF">
          <w:rPr>
            <w:rStyle w:val="Hipervnculo"/>
            <w:rFonts w:ascii="Montserrat" w:hAnsi="Montserrat"/>
            <w:noProof/>
          </w:rPr>
          <w:t>TIPO ENTRADA/SALIDA</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_Toc57999877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14</w:t>
        </w:r>
        <w:r w:rsidRPr="00B614FF">
          <w:rPr>
            <w:rFonts w:ascii="Montserrat" w:hAnsi="Montserrat"/>
            <w:noProof/>
            <w:webHidden/>
          </w:rPr>
          <w:fldChar w:fldCharType="end"/>
        </w:r>
      </w:hyperlink>
    </w:p>
    <w:p w14:paraId="7E933EE8" w14:textId="2513A393" w:rsidR="00B614FF" w:rsidRPr="00B614FF" w:rsidRDefault="00B614FF">
      <w:pPr>
        <w:pStyle w:val="TDC1"/>
        <w:tabs>
          <w:tab w:val="right" w:leader="dot" w:pos="8630"/>
        </w:tabs>
        <w:rPr>
          <w:rFonts w:ascii="Montserrat" w:eastAsiaTheme="minorEastAsia" w:hAnsi="Montserrat" w:cstheme="minorBidi"/>
          <w:noProof/>
          <w:sz w:val="22"/>
          <w:szCs w:val="22"/>
          <w:lang w:eastAsia="es-MX"/>
        </w:rPr>
      </w:pPr>
      <w:hyperlink w:anchor="_Toc57999878" w:history="1">
        <w:r w:rsidRPr="00B614FF">
          <w:rPr>
            <w:rStyle w:val="Hipervnculo"/>
            <w:rFonts w:ascii="Montserrat" w:hAnsi="Montserrat"/>
            <w:noProof/>
          </w:rPr>
          <w:t>TRANSMISIÓN DE DATOS</w:t>
        </w:r>
        <w:r w:rsidRPr="00B614FF">
          <w:rPr>
            <w:rFonts w:ascii="Montserrat" w:hAnsi="Montserrat"/>
            <w:noProof/>
            <w:webHidden/>
          </w:rPr>
          <w:tab/>
        </w:r>
        <w:r w:rsidRPr="00B614FF">
          <w:rPr>
            <w:rFonts w:ascii="Montserrat" w:hAnsi="Montserrat"/>
            <w:noProof/>
            <w:webHidden/>
          </w:rPr>
          <w:fldChar w:fldCharType="begin"/>
        </w:r>
        <w:r w:rsidRPr="00B614FF">
          <w:rPr>
            <w:rFonts w:ascii="Montserrat" w:hAnsi="Montserrat"/>
            <w:noProof/>
            <w:webHidden/>
          </w:rPr>
          <w:instrText xml:space="preserve"> PAGEREF _Toc57999878 \h </w:instrText>
        </w:r>
        <w:r w:rsidRPr="00B614FF">
          <w:rPr>
            <w:rFonts w:ascii="Montserrat" w:hAnsi="Montserrat"/>
            <w:noProof/>
            <w:webHidden/>
          </w:rPr>
        </w:r>
        <w:r w:rsidRPr="00B614FF">
          <w:rPr>
            <w:rFonts w:ascii="Montserrat" w:hAnsi="Montserrat"/>
            <w:noProof/>
            <w:webHidden/>
          </w:rPr>
          <w:fldChar w:fldCharType="separate"/>
        </w:r>
        <w:r w:rsidRPr="00B614FF">
          <w:rPr>
            <w:rFonts w:ascii="Montserrat" w:hAnsi="Montserrat"/>
            <w:noProof/>
            <w:webHidden/>
          </w:rPr>
          <w:t>14</w:t>
        </w:r>
        <w:r w:rsidRPr="00B614FF">
          <w:rPr>
            <w:rFonts w:ascii="Montserrat" w:hAnsi="Montserrat"/>
            <w:noProof/>
            <w:webHidden/>
          </w:rPr>
          <w:fldChar w:fldCharType="end"/>
        </w:r>
      </w:hyperlink>
    </w:p>
    <w:p w14:paraId="44F962F8" w14:textId="46B8E136" w:rsidR="00886F7F" w:rsidRPr="006513AB" w:rsidRDefault="0045342D" w:rsidP="00886F7F">
      <w:pPr>
        <w:pStyle w:val="BodyText"/>
        <w:spacing w:before="0" w:after="0"/>
        <w:rPr>
          <w:rFonts w:ascii="Montserrat" w:hAnsi="Montserrat" w:cs="Arial"/>
          <w:sz w:val="20"/>
        </w:rPr>
      </w:pPr>
      <w:r w:rsidRPr="00B614FF">
        <w:rPr>
          <w:rFonts w:ascii="Montserrat" w:hAnsi="Montserrat" w:cs="Arial"/>
          <w:sz w:val="20"/>
        </w:rPr>
        <w:fldChar w:fldCharType="end"/>
      </w:r>
    </w:p>
    <w:p w14:paraId="2E56A43A" w14:textId="77777777" w:rsidR="0090217D" w:rsidRPr="006513AB" w:rsidRDefault="00886F7F" w:rsidP="0090217D">
      <w:pPr>
        <w:pStyle w:val="Ttulo1"/>
        <w:rPr>
          <w:rFonts w:ascii="Montserrat" w:hAnsi="Montserrat"/>
          <w:b w:val="0"/>
          <w:bCs w:val="0"/>
          <w:color w:val="0000FF"/>
          <w:kern w:val="0"/>
          <w:sz w:val="20"/>
          <w:szCs w:val="20"/>
        </w:rPr>
      </w:pPr>
      <w:r w:rsidRPr="006513AB">
        <w:rPr>
          <w:rFonts w:ascii="Montserrat" w:hAnsi="Montserrat"/>
          <w:sz w:val="20"/>
          <w:szCs w:val="20"/>
        </w:rPr>
        <w:br w:type="page"/>
      </w:r>
      <w:bookmarkStart w:id="44" w:name="_Toc57999853"/>
      <w:r w:rsidR="00A6177C" w:rsidRPr="006513AB">
        <w:rPr>
          <w:rFonts w:ascii="Montserrat" w:hAnsi="Montserrat"/>
          <w:sz w:val="20"/>
          <w:szCs w:val="20"/>
        </w:rPr>
        <w:lastRenderedPageBreak/>
        <w:t>INTERFACES EXTERNAS</w:t>
      </w:r>
      <w:bookmarkEnd w:id="44"/>
      <w:r w:rsidR="0090217D" w:rsidRPr="006513AB">
        <w:rPr>
          <w:rFonts w:ascii="Montserrat" w:hAnsi="Montserrat"/>
          <w:sz w:val="20"/>
          <w:szCs w:val="20"/>
        </w:rPr>
        <w:t xml:space="preserve"> </w:t>
      </w:r>
      <w:r w:rsidR="00A6177C" w:rsidRPr="006513AB">
        <w:rPr>
          <w:rStyle w:val="InfoHiddenChar"/>
          <w:rFonts w:ascii="Montserrat" w:hAnsi="Montserrat"/>
          <w:i w:val="0"/>
          <w:sz w:val="20"/>
          <w:szCs w:val="20"/>
        </w:rPr>
        <w:t>[</w:t>
      </w:r>
      <w:r w:rsidR="00577FC9" w:rsidRPr="006513AB">
        <w:rPr>
          <w:rStyle w:val="InfoHiddenChar"/>
          <w:rFonts w:ascii="Montserrat" w:hAnsi="Montserrat"/>
          <w:i w:val="0"/>
          <w:sz w:val="20"/>
          <w:szCs w:val="20"/>
        </w:rPr>
        <w:t>Fase: Análisis</w:t>
      </w:r>
      <w:r w:rsidR="00EF5166" w:rsidRPr="006513AB">
        <w:rPr>
          <w:rStyle w:val="InfoHiddenChar"/>
          <w:rFonts w:ascii="Montserrat" w:hAnsi="Montserrat"/>
          <w:i w:val="0"/>
          <w:sz w:val="20"/>
          <w:szCs w:val="20"/>
        </w:rPr>
        <w:t>]</w:t>
      </w:r>
      <w:r w:rsidR="00410F60" w:rsidRPr="006513AB">
        <w:rPr>
          <w:rStyle w:val="InfoHiddenChar"/>
          <w:rFonts w:ascii="Montserrat" w:hAnsi="Montserrat"/>
          <w:i w:val="0"/>
          <w:sz w:val="20"/>
          <w:szCs w:val="20"/>
        </w:rPr>
        <w:t xml:space="preserve"> </w:t>
      </w:r>
      <w:r w:rsidR="00577FC9" w:rsidRPr="006513AB">
        <w:rPr>
          <w:rStyle w:val="InfoHiddenChar"/>
          <w:rFonts w:ascii="Montserrat" w:hAnsi="Montserrat"/>
          <w:i w:val="0"/>
          <w:sz w:val="20"/>
          <w:szCs w:val="20"/>
        </w:rPr>
        <w:t xml:space="preserve">[Etapa: Especificación Funcional] </w:t>
      </w:r>
      <w:r w:rsidR="00EF5166" w:rsidRPr="006513AB">
        <w:rPr>
          <w:rStyle w:val="InfoHiddenChar"/>
          <w:rFonts w:ascii="Montserrat" w:hAnsi="Montserrat"/>
          <w:i w:val="0"/>
          <w:sz w:val="20"/>
          <w:szCs w:val="20"/>
        </w:rPr>
        <w:t>(</w:t>
      </w:r>
      <w:r w:rsidR="00155C18" w:rsidRPr="006513AB">
        <w:rPr>
          <w:rStyle w:val="InfoHiddenChar"/>
          <w:rFonts w:ascii="Montserrat" w:hAnsi="Montserrat"/>
          <w:i w:val="0"/>
          <w:sz w:val="20"/>
          <w:szCs w:val="20"/>
        </w:rPr>
        <w:t>AC</w:t>
      </w:r>
      <w:r w:rsidR="00FF74C8" w:rsidRPr="006513AB">
        <w:rPr>
          <w:rStyle w:val="InfoHiddenChar"/>
          <w:rFonts w:ascii="Montserrat" w:hAnsi="Montserrat"/>
          <w:i w:val="0"/>
          <w:sz w:val="20"/>
          <w:szCs w:val="20"/>
        </w:rPr>
        <w:t>S</w:t>
      </w:r>
      <w:r w:rsidR="00EF5166" w:rsidRPr="006513AB">
        <w:rPr>
          <w:rStyle w:val="InfoHiddenChar"/>
          <w:rFonts w:ascii="Montserrat" w:hAnsi="Montserrat"/>
          <w:i w:val="0"/>
          <w:sz w:val="20"/>
          <w:szCs w:val="20"/>
        </w:rPr>
        <w:t>N)</w:t>
      </w:r>
    </w:p>
    <w:p w14:paraId="4CE720A2" w14:textId="77777777" w:rsidR="00F878E8" w:rsidRPr="006513AB" w:rsidRDefault="007C0E69" w:rsidP="00B63AD8">
      <w:pPr>
        <w:pStyle w:val="InfoHidden"/>
        <w:rPr>
          <w:rFonts w:ascii="Montserrat" w:hAnsi="Montserrat" w:cs="Arial"/>
        </w:rPr>
      </w:pPr>
      <w:r w:rsidRPr="006513AB">
        <w:rPr>
          <w:rFonts w:ascii="Montserrat" w:hAnsi="Montserrat" w:cs="Arial"/>
        </w:rPr>
        <w:t xml:space="preserve">Se hace un diagrama básico de las interfaces de entrada y salida que maneja la </w:t>
      </w:r>
      <w:r w:rsidR="00927CB3" w:rsidRPr="006513AB">
        <w:rPr>
          <w:rFonts w:ascii="Montserrat" w:hAnsi="Montserrat" w:cs="Arial"/>
        </w:rPr>
        <w:t>solución</w:t>
      </w:r>
      <w:r w:rsidRPr="006513AB">
        <w:rPr>
          <w:rFonts w:ascii="Montserrat" w:hAnsi="Montserrat" w:cs="Arial"/>
        </w:rPr>
        <w:t xml:space="preserve">. Para hacer este diagrama, lo más recomendable es utilizar diagramas de </w:t>
      </w:r>
      <w:r w:rsidR="00F305F8" w:rsidRPr="006513AB">
        <w:rPr>
          <w:rFonts w:ascii="Montserrat" w:hAnsi="Montserrat" w:cs="Arial"/>
        </w:rPr>
        <w:t>componentes</w:t>
      </w:r>
      <w:r w:rsidRPr="006513AB">
        <w:rPr>
          <w:rFonts w:ascii="Montserrat" w:hAnsi="Montserrat" w:cs="Arial"/>
        </w:rPr>
        <w:t xml:space="preserve"> UML 2.0, como el que se muestra a continuación:</w:t>
      </w:r>
    </w:p>
    <w:p w14:paraId="59DBBF57" w14:textId="77777777" w:rsidR="00F878E8" w:rsidRPr="006513AB" w:rsidRDefault="00F878E8" w:rsidP="00886F7F">
      <w:pPr>
        <w:pStyle w:val="BodyText"/>
        <w:spacing w:before="0" w:after="0"/>
        <w:rPr>
          <w:rFonts w:ascii="Montserrat" w:hAnsi="Montserrat" w:cs="Arial"/>
          <w:sz w:val="20"/>
        </w:rPr>
      </w:pPr>
    </w:p>
    <w:p w14:paraId="5E485A4D" w14:textId="4B56E2E8" w:rsidR="00886F7F" w:rsidRPr="006513AB" w:rsidRDefault="00886F7F" w:rsidP="00F02910">
      <w:pPr>
        <w:pStyle w:val="Ttulo2"/>
        <w:rPr>
          <w:rFonts w:ascii="Montserrat" w:hAnsi="Montserrat"/>
          <w:sz w:val="20"/>
          <w:szCs w:val="20"/>
        </w:rPr>
      </w:pPr>
      <w:bookmarkStart w:id="45" w:name="_Toc57999854"/>
      <w:r w:rsidRPr="006513AB">
        <w:rPr>
          <w:rFonts w:ascii="Montserrat" w:hAnsi="Montserrat"/>
          <w:sz w:val="20"/>
          <w:szCs w:val="20"/>
        </w:rPr>
        <w:t>Diagrama de contexto</w:t>
      </w:r>
      <w:r w:rsidR="003C6F3B">
        <w:rPr>
          <w:rFonts w:ascii="Montserrat" w:hAnsi="Montserrat"/>
          <w:sz w:val="20"/>
          <w:szCs w:val="20"/>
        </w:rPr>
        <w:t xml:space="preserve"> &lt;WEB Service Sector Primario</w:t>
      </w:r>
      <w:r w:rsidR="00EF5741" w:rsidRPr="006513AB">
        <w:rPr>
          <w:rFonts w:ascii="Montserrat" w:hAnsi="Montserrat"/>
          <w:sz w:val="20"/>
          <w:szCs w:val="20"/>
        </w:rPr>
        <w:t>&gt;</w:t>
      </w:r>
      <w:bookmarkEnd w:id="45"/>
    </w:p>
    <w:p w14:paraId="18BD12D1" w14:textId="77777777" w:rsidR="00886F7F" w:rsidRPr="006513AB" w:rsidRDefault="00886F7F" w:rsidP="00886F7F">
      <w:pPr>
        <w:pStyle w:val="BodyText"/>
        <w:spacing w:before="0" w:after="0"/>
        <w:rPr>
          <w:rFonts w:ascii="Montserrat" w:hAnsi="Montserrat" w:cs="Arial"/>
          <w:sz w:val="20"/>
        </w:rPr>
      </w:pPr>
    </w:p>
    <w:p w14:paraId="7694B18F" w14:textId="3ED62DED" w:rsidR="00886F7F" w:rsidRPr="006513AB" w:rsidRDefault="00627E11" w:rsidP="00886F7F">
      <w:pPr>
        <w:pStyle w:val="BodyText"/>
        <w:spacing w:before="0" w:after="0"/>
        <w:rPr>
          <w:rFonts w:ascii="Montserrat" w:hAnsi="Montserrat" w:cs="Arial"/>
          <w:sz w:val="20"/>
        </w:rPr>
      </w:pPr>
      <w:r>
        <w:rPr>
          <w:noProof/>
          <w:lang w:eastAsia="es-MX"/>
        </w:rPr>
        <w:drawing>
          <wp:inline distT="0" distB="0" distL="0" distR="0" wp14:anchorId="39ACA601" wp14:editId="42B9D186">
            <wp:extent cx="5612859" cy="229552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8089" b="5932"/>
                    <a:stretch/>
                  </pic:blipFill>
                  <pic:spPr bwMode="auto">
                    <a:xfrm>
                      <a:off x="0" y="0"/>
                      <a:ext cx="5635255" cy="2304685"/>
                    </a:xfrm>
                    <a:prstGeom prst="rect">
                      <a:avLst/>
                    </a:prstGeom>
                    <a:ln>
                      <a:noFill/>
                    </a:ln>
                    <a:extLst>
                      <a:ext uri="{53640926-AAD7-44D8-BBD7-CCE9431645EC}">
                        <a14:shadowObscured xmlns:a14="http://schemas.microsoft.com/office/drawing/2010/main"/>
                      </a:ext>
                    </a:extLst>
                  </pic:spPr>
                </pic:pic>
              </a:graphicData>
            </a:graphic>
          </wp:inline>
        </w:drawing>
      </w:r>
    </w:p>
    <w:p w14:paraId="416CA08D" w14:textId="77777777" w:rsidR="00951BAC" w:rsidRPr="006513AB" w:rsidRDefault="00951BAC" w:rsidP="00886F7F">
      <w:pPr>
        <w:pStyle w:val="BodyText"/>
        <w:spacing w:before="0" w:after="0"/>
        <w:rPr>
          <w:rFonts w:ascii="Montserrat" w:hAnsi="Montserrat" w:cs="Arial"/>
          <w:sz w:val="20"/>
        </w:rPr>
      </w:pPr>
    </w:p>
    <w:p w14:paraId="7F5826BF" w14:textId="77777777" w:rsidR="00863A51" w:rsidRPr="006513AB" w:rsidRDefault="00863A51" w:rsidP="00886F7F">
      <w:pPr>
        <w:pStyle w:val="BodyText"/>
        <w:spacing w:before="0" w:after="0"/>
        <w:rPr>
          <w:rFonts w:ascii="Montserrat" w:hAnsi="Montserrat" w:cs="Arial"/>
          <w:sz w:val="20"/>
        </w:rPr>
      </w:pPr>
    </w:p>
    <w:p w14:paraId="73D3724F" w14:textId="77777777" w:rsidR="00863A51" w:rsidRPr="006513AB" w:rsidRDefault="00863A51" w:rsidP="00886F7F">
      <w:pPr>
        <w:pStyle w:val="BodyText"/>
        <w:spacing w:before="0" w:after="0"/>
        <w:rPr>
          <w:rFonts w:ascii="Montserrat" w:hAnsi="Montserrat" w:cs="Arial"/>
          <w:sz w:val="20"/>
        </w:rPr>
      </w:pPr>
    </w:p>
    <w:p w14:paraId="11D52388" w14:textId="77777777" w:rsidR="00E56413" w:rsidRPr="00AF4022" w:rsidRDefault="00863A51" w:rsidP="00067619">
      <w:pPr>
        <w:rPr>
          <w:rFonts w:ascii="Montserrat" w:hAnsi="Montserrat" w:cs="Arial"/>
        </w:rPr>
      </w:pPr>
      <w:r w:rsidRPr="006513AB">
        <w:br w:type="page"/>
      </w:r>
      <w:r w:rsidR="00A6177C" w:rsidRPr="00AF4022">
        <w:rPr>
          <w:rFonts w:ascii="Montserrat" w:hAnsi="Montserrat"/>
        </w:rPr>
        <w:lastRenderedPageBreak/>
        <w:t>ESPECIFICACIÓN DE INTERFACES</w:t>
      </w:r>
    </w:p>
    <w:p w14:paraId="0E50EE21" w14:textId="295CB00C" w:rsidR="00E256F3" w:rsidRDefault="00E256F3" w:rsidP="00E56413">
      <w:pPr>
        <w:pStyle w:val="Ttulo2"/>
        <w:rPr>
          <w:rFonts w:ascii="Montserrat" w:hAnsi="Montserrat"/>
          <w:sz w:val="20"/>
          <w:szCs w:val="20"/>
        </w:rPr>
      </w:pPr>
      <w:bookmarkStart w:id="46" w:name="_Toc57999855"/>
      <w:r w:rsidRPr="006513AB">
        <w:rPr>
          <w:rFonts w:ascii="Montserrat" w:hAnsi="Montserrat"/>
          <w:sz w:val="20"/>
          <w:szCs w:val="20"/>
        </w:rPr>
        <w:t>&lt;</w:t>
      </w:r>
      <w:r>
        <w:rPr>
          <w:rFonts w:ascii="Montserrat" w:hAnsi="Montserrat"/>
          <w:sz w:val="20"/>
          <w:szCs w:val="20"/>
        </w:rPr>
        <w:t>Solicitud de consulta</w:t>
      </w:r>
      <w:r w:rsidRPr="006513AB">
        <w:rPr>
          <w:rFonts w:ascii="Montserrat" w:hAnsi="Montserrat"/>
          <w:sz w:val="20"/>
          <w:szCs w:val="20"/>
        </w:rPr>
        <w:t>&gt;</w:t>
      </w:r>
      <w:bookmarkEnd w:id="46"/>
    </w:p>
    <w:p w14:paraId="423A62FC" w14:textId="77777777" w:rsidR="00E256F3" w:rsidRPr="00CE6B7B" w:rsidRDefault="00E256F3" w:rsidP="00E256F3">
      <w:pPr>
        <w:pStyle w:val="Ttulo1"/>
        <w:rPr>
          <w:rFonts w:ascii="Montserrat" w:hAnsi="Montserrat"/>
          <w:b w:val="0"/>
          <w:bCs w:val="0"/>
          <w:color w:val="0000FF"/>
          <w:kern w:val="0"/>
          <w:sz w:val="20"/>
          <w:szCs w:val="20"/>
        </w:rPr>
      </w:pPr>
      <w:bookmarkStart w:id="47" w:name="_Toc57999856"/>
      <w:r w:rsidRPr="006513AB">
        <w:rPr>
          <w:rFonts w:ascii="Montserrat" w:hAnsi="Montserrat"/>
          <w:sz w:val="20"/>
          <w:szCs w:val="20"/>
        </w:rPr>
        <w:t>TIPO ENTRADA/SALIDA</w:t>
      </w:r>
      <w:bookmarkEnd w:id="47"/>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215"/>
      </w:tblGrid>
      <w:tr w:rsidR="00E256F3" w:rsidRPr="006513AB" w14:paraId="154A4A95"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54F42A33"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3603B966"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47EC53D9"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215" w:type="dxa"/>
            <w:tcBorders>
              <w:top w:val="single" w:sz="6" w:space="0" w:color="auto"/>
              <w:left w:val="single" w:sz="6" w:space="0" w:color="auto"/>
              <w:bottom w:val="single" w:sz="6" w:space="0" w:color="auto"/>
              <w:right w:val="single" w:sz="6" w:space="0" w:color="auto"/>
            </w:tcBorders>
            <w:shd w:val="clear" w:color="auto" w:fill="A6A6A6"/>
          </w:tcPr>
          <w:p w14:paraId="505984D9"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Volumen</w:t>
            </w:r>
          </w:p>
        </w:tc>
      </w:tr>
      <w:tr w:rsidR="00E256F3" w:rsidRPr="006513AB" w14:paraId="79A49457"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5E1BF01F" w14:textId="77777777" w:rsidR="00E256F3" w:rsidRPr="000E0F98" w:rsidRDefault="00E256F3" w:rsidP="0015463B">
            <w:pPr>
              <w:pStyle w:val="TableHeading0"/>
              <w:rPr>
                <w:rFonts w:ascii="Montserrat" w:hAnsi="Montserrat" w:cs="Arial"/>
                <w:b w:val="0"/>
                <w:lang w:val="es-MX"/>
              </w:rPr>
            </w:pPr>
            <w:r w:rsidRPr="000E0F98">
              <w:rPr>
                <w:rFonts w:ascii="Montserrat" w:hAnsi="Montserrat" w:cs="Arial"/>
                <w:b w:val="0"/>
                <w:lang w:val="es-MX"/>
              </w:rPr>
              <w:t>I</w:t>
            </w:r>
          </w:p>
        </w:tc>
        <w:tc>
          <w:tcPr>
            <w:tcW w:w="2845" w:type="dxa"/>
            <w:tcBorders>
              <w:top w:val="single" w:sz="6" w:space="0" w:color="auto"/>
              <w:left w:val="single" w:sz="6" w:space="0" w:color="auto"/>
              <w:bottom w:val="single" w:sz="6" w:space="0" w:color="auto"/>
              <w:right w:val="single" w:sz="6" w:space="0" w:color="auto"/>
            </w:tcBorders>
            <w:vAlign w:val="center"/>
          </w:tcPr>
          <w:p w14:paraId="70D7C5BA" w14:textId="77777777" w:rsidR="00E256F3" w:rsidRPr="000E0F98" w:rsidRDefault="00E256F3" w:rsidP="0015463B">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20C96310" w14:textId="77777777" w:rsidR="00E256F3" w:rsidRPr="000E0F98" w:rsidRDefault="00E256F3" w:rsidP="0015463B">
            <w:pPr>
              <w:pStyle w:val="TableHeading0"/>
              <w:rPr>
                <w:rFonts w:ascii="Montserrat" w:hAnsi="Montserrat" w:cs="Arial"/>
                <w:b w:val="0"/>
                <w:lang w:val="es-MX"/>
              </w:rPr>
            </w:pPr>
            <w:r w:rsidRPr="000E0F98">
              <w:rPr>
                <w:rFonts w:ascii="Montserrat" w:hAnsi="Montserrat" w:cs="Arial"/>
                <w:b w:val="0"/>
                <w:lang w:val="es-MX"/>
              </w:rPr>
              <w:t>HTTPS</w:t>
            </w:r>
          </w:p>
        </w:tc>
        <w:tc>
          <w:tcPr>
            <w:tcW w:w="2215" w:type="dxa"/>
            <w:tcBorders>
              <w:top w:val="single" w:sz="6" w:space="0" w:color="auto"/>
              <w:left w:val="single" w:sz="6" w:space="0" w:color="auto"/>
              <w:bottom w:val="single" w:sz="6" w:space="0" w:color="auto"/>
              <w:right w:val="single" w:sz="6" w:space="0" w:color="auto"/>
            </w:tcBorders>
            <w:vAlign w:val="center"/>
          </w:tcPr>
          <w:p w14:paraId="68EA2544" w14:textId="6B01C328" w:rsidR="00E256F3" w:rsidRPr="000E0F98" w:rsidRDefault="00F04A5B" w:rsidP="00F04A5B">
            <w:pPr>
              <w:pStyle w:val="TableHeading0"/>
              <w:rPr>
                <w:rFonts w:ascii="Montserrat" w:hAnsi="Montserrat" w:cs="Arial"/>
                <w:b w:val="0"/>
                <w:lang w:val="es-MX"/>
              </w:rPr>
            </w:pPr>
            <w:r>
              <w:rPr>
                <w:rFonts w:ascii="Montserrat" w:hAnsi="Montserrat" w:cs="Arial"/>
                <w:b w:val="0"/>
                <w:lang w:val="es-MX"/>
              </w:rPr>
              <w:t>Se estima en promedio 359 consultas por día.</w:t>
            </w:r>
          </w:p>
        </w:tc>
      </w:tr>
      <w:tr w:rsidR="00E256F3" w:rsidRPr="006513AB" w14:paraId="285B3AED"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39DBCA5D" w14:textId="77777777" w:rsidR="00E256F3" w:rsidRPr="006513AB" w:rsidRDefault="00E256F3" w:rsidP="0015463B">
            <w:pPr>
              <w:pStyle w:val="InfoHidden"/>
              <w:jc w:val="center"/>
              <w:rPr>
                <w:rFonts w:ascii="Montserrat" w:hAnsi="Montserrat" w:cs="Arial"/>
                <w:lang w:val="en-US"/>
              </w:rPr>
            </w:pPr>
            <w:r w:rsidRPr="006513AB">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3FEF15E5" w14:textId="77777777" w:rsidR="00E256F3" w:rsidRPr="006513AB" w:rsidRDefault="00E256F3" w:rsidP="0015463B">
            <w:pPr>
              <w:pStyle w:val="InfoHidden"/>
              <w:jc w:val="center"/>
              <w:rPr>
                <w:rFonts w:ascii="Montserrat" w:hAnsi="Montserrat" w:cs="Arial"/>
              </w:rPr>
            </w:pPr>
            <w:r w:rsidRPr="006513AB">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5227D04D" w14:textId="77777777" w:rsidR="00E256F3" w:rsidRPr="006513AB" w:rsidRDefault="00E256F3" w:rsidP="0015463B">
            <w:pPr>
              <w:pStyle w:val="InfoHidden"/>
              <w:jc w:val="center"/>
              <w:rPr>
                <w:rFonts w:ascii="Montserrat" w:hAnsi="Montserrat" w:cs="Arial"/>
              </w:rPr>
            </w:pPr>
            <w:r w:rsidRPr="006513AB">
              <w:rPr>
                <w:rFonts w:ascii="Montserrat" w:hAnsi="Montserrat" w:cs="Arial"/>
              </w:rPr>
              <w:t>&lt;Ejemplo: FTP, Telnet, TCP/IP, etc.&gt;</w:t>
            </w:r>
          </w:p>
        </w:tc>
        <w:tc>
          <w:tcPr>
            <w:tcW w:w="2215" w:type="dxa"/>
            <w:tcBorders>
              <w:top w:val="single" w:sz="6" w:space="0" w:color="auto"/>
              <w:left w:val="single" w:sz="6" w:space="0" w:color="auto"/>
              <w:bottom w:val="single" w:sz="6" w:space="0" w:color="auto"/>
              <w:right w:val="single" w:sz="6" w:space="0" w:color="auto"/>
            </w:tcBorders>
          </w:tcPr>
          <w:p w14:paraId="5C6EF935" w14:textId="77777777" w:rsidR="00E256F3" w:rsidRPr="006513AB" w:rsidRDefault="00E256F3" w:rsidP="0015463B">
            <w:pPr>
              <w:pStyle w:val="InfoHidden"/>
              <w:jc w:val="center"/>
              <w:rPr>
                <w:rFonts w:ascii="Montserrat" w:hAnsi="Montserrat" w:cs="Arial"/>
              </w:rPr>
            </w:pPr>
            <w:r w:rsidRPr="006513AB">
              <w:rPr>
                <w:rFonts w:ascii="Montserrat" w:hAnsi="Montserrat" w:cs="Arial"/>
              </w:rPr>
              <w:t>&lt;Promedio de volumen de transacciones esperadas.&gt;</w:t>
            </w:r>
          </w:p>
        </w:tc>
      </w:tr>
    </w:tbl>
    <w:p w14:paraId="4EF05350" w14:textId="77777777" w:rsidR="00E256F3" w:rsidRPr="006513AB" w:rsidRDefault="00E256F3" w:rsidP="00E256F3">
      <w:pPr>
        <w:pStyle w:val="BodyText"/>
        <w:spacing w:before="0" w:after="0"/>
        <w:rPr>
          <w:rFonts w:ascii="Montserrat" w:hAnsi="Montserrat" w:cs="Arial"/>
          <w:sz w:val="20"/>
        </w:rPr>
      </w:pPr>
    </w:p>
    <w:p w14:paraId="74B90D42" w14:textId="77777777" w:rsidR="00E256F3" w:rsidRPr="00CE6B7B" w:rsidRDefault="00E256F3" w:rsidP="00E256F3">
      <w:pPr>
        <w:pStyle w:val="Ttulo1"/>
        <w:rPr>
          <w:rFonts w:ascii="Montserrat" w:hAnsi="Montserrat"/>
          <w:b w:val="0"/>
          <w:bCs w:val="0"/>
          <w:color w:val="0000FF"/>
          <w:kern w:val="0"/>
          <w:sz w:val="20"/>
          <w:szCs w:val="20"/>
        </w:rPr>
      </w:pPr>
      <w:bookmarkStart w:id="48" w:name="_Toc57999857"/>
      <w:r w:rsidRPr="006513AB">
        <w:rPr>
          <w:rFonts w:ascii="Montserrat" w:hAnsi="Montserrat"/>
          <w:sz w:val="20"/>
          <w:szCs w:val="20"/>
        </w:rPr>
        <w:t>TRANSMISIÓN DE DATOS</w:t>
      </w:r>
      <w:bookmarkEnd w:id="48"/>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p w14:paraId="7A3E9E13" w14:textId="77777777" w:rsidR="00E256F3" w:rsidRPr="006513AB" w:rsidRDefault="00E256F3" w:rsidP="00E256F3">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4F433DE8" w14:textId="77777777" w:rsidR="00E256F3" w:rsidRPr="006513AB" w:rsidRDefault="00E256F3" w:rsidP="00E256F3">
      <w:pPr>
        <w:pStyle w:val="InfoHidden"/>
        <w:rPr>
          <w:rFonts w:ascii="Montserrat" w:hAnsi="Montserrat" w:cs="Arial"/>
        </w:rPr>
      </w:pPr>
    </w:p>
    <w:p w14:paraId="61AAC29F" w14:textId="77777777" w:rsidR="00E256F3" w:rsidRPr="006513AB" w:rsidRDefault="00E256F3" w:rsidP="00E256F3">
      <w:pPr>
        <w:pStyle w:val="InfoHidden"/>
        <w:rPr>
          <w:rFonts w:ascii="Montserrat" w:hAnsi="Montserrat" w:cs="Arial"/>
        </w:rPr>
      </w:pPr>
      <w:r w:rsidRPr="006513AB">
        <w:rPr>
          <w:rFonts w:ascii="Montserrat" w:hAnsi="Montserrat" w:cs="Arial"/>
        </w:rPr>
        <w:t>Ejemplo:</w:t>
      </w:r>
    </w:p>
    <w:p w14:paraId="6EF949B1" w14:textId="77777777" w:rsidR="00E256F3" w:rsidRPr="006513AB" w:rsidRDefault="00E256F3" w:rsidP="00E256F3">
      <w:pPr>
        <w:pStyle w:val="InfoHidden"/>
        <w:rPr>
          <w:rFonts w:ascii="Montserrat" w:hAnsi="Montserrat" w:cs="Arial"/>
        </w:rPr>
      </w:pPr>
    </w:p>
    <w:p w14:paraId="6C8CF5C6" w14:textId="77777777" w:rsidR="00E256F3" w:rsidRPr="006513AB" w:rsidRDefault="00E256F3" w:rsidP="00E256F3">
      <w:pPr>
        <w:pStyle w:val="InfoHidden"/>
        <w:rPr>
          <w:rFonts w:ascii="Montserrat" w:hAnsi="Montserrat" w:cs="Arial"/>
        </w:rPr>
      </w:pPr>
      <w:r w:rsidRPr="006513AB">
        <w:rPr>
          <w:rFonts w:ascii="Montserrat" w:hAnsi="Montserrat" w:cs="Arial"/>
        </w:rPr>
        <w:t>Conversión de archivos de un formato a otro sin pérdida de información</w:t>
      </w:r>
    </w:p>
    <w:p w14:paraId="76BD8B1D" w14:textId="77777777" w:rsidR="00E256F3" w:rsidRPr="006513AB" w:rsidRDefault="00E256F3" w:rsidP="00E256F3">
      <w:pPr>
        <w:pStyle w:val="InfoHidden"/>
        <w:rPr>
          <w:rFonts w:ascii="Montserrat" w:hAnsi="Montserrat" w:cs="Arial"/>
        </w:rPr>
      </w:pPr>
      <w:r w:rsidRPr="006513AB">
        <w:rPr>
          <w:rFonts w:ascii="Montserrat" w:hAnsi="Montserrat" w:cs="Arial"/>
        </w:rPr>
        <w:t>Rutinas de validación de información</w:t>
      </w:r>
    </w:p>
    <w:p w14:paraId="608EBDD0" w14:textId="77777777" w:rsidR="00E256F3" w:rsidRPr="006513AB" w:rsidRDefault="00E256F3" w:rsidP="00E256F3">
      <w:pPr>
        <w:pStyle w:val="InfoHidden"/>
        <w:rPr>
          <w:rFonts w:ascii="Montserrat" w:hAnsi="Montserrat" w:cs="Arial"/>
        </w:rPr>
      </w:pPr>
      <w:r w:rsidRPr="006513AB">
        <w:rPr>
          <w:rFonts w:ascii="Montserrat" w:hAnsi="Montserrat" w:cs="Arial"/>
        </w:rPr>
        <w:t>Herramientas automatizadas de conversión</w:t>
      </w:r>
    </w:p>
    <w:p w14:paraId="5F14AC27" w14:textId="77777777" w:rsidR="00E256F3" w:rsidRPr="006513AB" w:rsidRDefault="00E256F3" w:rsidP="00E256F3">
      <w:pPr>
        <w:pStyle w:val="InfoHidden"/>
        <w:rPr>
          <w:rFonts w:ascii="Montserrat" w:hAnsi="Montserrat" w:cs="Arial"/>
        </w:rPr>
      </w:pPr>
    </w:p>
    <w:tbl>
      <w:tblPr>
        <w:tblW w:w="9562"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5"/>
        <w:gridCol w:w="1206"/>
        <w:gridCol w:w="1234"/>
        <w:gridCol w:w="1500"/>
        <w:gridCol w:w="1845"/>
        <w:gridCol w:w="1468"/>
        <w:gridCol w:w="1134"/>
      </w:tblGrid>
      <w:tr w:rsidR="00E256F3" w:rsidRPr="006513AB" w14:paraId="56EDEFC9"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shd w:val="clear" w:color="auto" w:fill="A6A6A6"/>
            <w:vAlign w:val="center"/>
          </w:tcPr>
          <w:p w14:paraId="371D3AF8"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Posición</w:t>
            </w:r>
          </w:p>
        </w:tc>
        <w:tc>
          <w:tcPr>
            <w:tcW w:w="1206" w:type="dxa"/>
            <w:tcBorders>
              <w:top w:val="single" w:sz="6" w:space="0" w:color="auto"/>
              <w:left w:val="single" w:sz="6" w:space="0" w:color="auto"/>
              <w:bottom w:val="single" w:sz="6" w:space="0" w:color="auto"/>
              <w:right w:val="single" w:sz="6" w:space="0" w:color="auto"/>
            </w:tcBorders>
            <w:shd w:val="clear" w:color="auto" w:fill="A6A6A6"/>
            <w:vAlign w:val="center"/>
          </w:tcPr>
          <w:p w14:paraId="776C1E06"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Nombre Dato</w:t>
            </w:r>
          </w:p>
        </w:tc>
        <w:tc>
          <w:tcPr>
            <w:tcW w:w="1234" w:type="dxa"/>
            <w:tcBorders>
              <w:top w:val="single" w:sz="6" w:space="0" w:color="auto"/>
              <w:left w:val="single" w:sz="6" w:space="0" w:color="auto"/>
              <w:bottom w:val="single" w:sz="6" w:space="0" w:color="auto"/>
              <w:right w:val="single" w:sz="6" w:space="0" w:color="auto"/>
            </w:tcBorders>
            <w:shd w:val="clear" w:color="auto" w:fill="A6A6A6"/>
            <w:vAlign w:val="center"/>
          </w:tcPr>
          <w:p w14:paraId="09C8B588"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Tipo Dato</w:t>
            </w:r>
          </w:p>
        </w:tc>
        <w:tc>
          <w:tcPr>
            <w:tcW w:w="1500" w:type="dxa"/>
            <w:tcBorders>
              <w:top w:val="single" w:sz="6" w:space="0" w:color="auto"/>
              <w:left w:val="single" w:sz="6" w:space="0" w:color="auto"/>
              <w:bottom w:val="single" w:sz="6" w:space="0" w:color="auto"/>
              <w:right w:val="single" w:sz="6" w:space="0" w:color="auto"/>
            </w:tcBorders>
            <w:shd w:val="clear" w:color="auto" w:fill="A6A6A6"/>
            <w:vAlign w:val="center"/>
          </w:tcPr>
          <w:p w14:paraId="73E8E4DD"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Tamaño</w:t>
            </w:r>
          </w:p>
        </w:tc>
        <w:tc>
          <w:tcPr>
            <w:tcW w:w="1845" w:type="dxa"/>
            <w:tcBorders>
              <w:top w:val="single" w:sz="6" w:space="0" w:color="auto"/>
              <w:left w:val="single" w:sz="6" w:space="0" w:color="auto"/>
              <w:bottom w:val="single" w:sz="6" w:space="0" w:color="auto"/>
              <w:right w:val="single" w:sz="6" w:space="0" w:color="auto"/>
            </w:tcBorders>
            <w:shd w:val="clear" w:color="auto" w:fill="A6A6A6"/>
            <w:vAlign w:val="center"/>
          </w:tcPr>
          <w:p w14:paraId="48A0F6E8"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Referencia</w:t>
            </w:r>
          </w:p>
        </w:tc>
        <w:tc>
          <w:tcPr>
            <w:tcW w:w="1468" w:type="dxa"/>
            <w:tcBorders>
              <w:top w:val="single" w:sz="6" w:space="0" w:color="auto"/>
              <w:left w:val="single" w:sz="6" w:space="0" w:color="auto"/>
              <w:bottom w:val="single" w:sz="6" w:space="0" w:color="auto"/>
              <w:right w:val="single" w:sz="6" w:space="0" w:color="auto"/>
            </w:tcBorders>
            <w:shd w:val="clear" w:color="auto" w:fill="A6A6A6"/>
            <w:vAlign w:val="center"/>
          </w:tcPr>
          <w:p w14:paraId="622D0F9A"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75BC614E"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Ejemplo</w:t>
            </w:r>
          </w:p>
        </w:tc>
      </w:tr>
      <w:tr w:rsidR="00E256F3" w:rsidRPr="006513AB" w14:paraId="64C28A60"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0114D501" w14:textId="77777777" w:rsidR="00E256F3" w:rsidRPr="000E0F98" w:rsidRDefault="00E256F3" w:rsidP="0015463B">
            <w:pPr>
              <w:pStyle w:val="TableHeading0"/>
              <w:rPr>
                <w:rFonts w:ascii="Montserrat" w:hAnsi="Montserrat" w:cs="Arial"/>
                <w:b w:val="0"/>
                <w:lang w:val="es-MX"/>
              </w:rPr>
            </w:pPr>
            <w:r w:rsidRPr="000E0F98">
              <w:rPr>
                <w:rFonts w:ascii="Montserrat" w:hAnsi="Montserrat" w:cs="Arial"/>
                <w:b w:val="0"/>
                <w:lang w:val="es-MX"/>
              </w:rPr>
              <w:t>1</w:t>
            </w:r>
          </w:p>
        </w:tc>
        <w:tc>
          <w:tcPr>
            <w:tcW w:w="1206" w:type="dxa"/>
            <w:tcBorders>
              <w:top w:val="single" w:sz="6" w:space="0" w:color="auto"/>
              <w:left w:val="single" w:sz="6" w:space="0" w:color="auto"/>
              <w:bottom w:val="single" w:sz="6" w:space="0" w:color="auto"/>
              <w:right w:val="single" w:sz="6" w:space="0" w:color="auto"/>
            </w:tcBorders>
            <w:vAlign w:val="center"/>
          </w:tcPr>
          <w:p w14:paraId="173C38D2" w14:textId="77777777"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RFC emisor</w:t>
            </w:r>
          </w:p>
        </w:tc>
        <w:tc>
          <w:tcPr>
            <w:tcW w:w="1234" w:type="dxa"/>
            <w:tcBorders>
              <w:top w:val="single" w:sz="6" w:space="0" w:color="auto"/>
              <w:left w:val="single" w:sz="6" w:space="0" w:color="auto"/>
              <w:bottom w:val="single" w:sz="6" w:space="0" w:color="auto"/>
              <w:right w:val="single" w:sz="6" w:space="0" w:color="auto"/>
            </w:tcBorders>
            <w:vAlign w:val="center"/>
          </w:tcPr>
          <w:p w14:paraId="7C5C7F44" w14:textId="77777777"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 xml:space="preserve">Alfanumérico </w:t>
            </w:r>
          </w:p>
        </w:tc>
        <w:tc>
          <w:tcPr>
            <w:tcW w:w="1500" w:type="dxa"/>
            <w:tcBorders>
              <w:top w:val="single" w:sz="6" w:space="0" w:color="auto"/>
              <w:left w:val="single" w:sz="6" w:space="0" w:color="auto"/>
              <w:bottom w:val="single" w:sz="6" w:space="0" w:color="auto"/>
              <w:right w:val="single" w:sz="6" w:space="0" w:color="auto"/>
            </w:tcBorders>
            <w:vAlign w:val="center"/>
          </w:tcPr>
          <w:p w14:paraId="038B5B24" w14:textId="747FA055"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13</w:t>
            </w:r>
          </w:p>
        </w:tc>
        <w:tc>
          <w:tcPr>
            <w:tcW w:w="1845" w:type="dxa"/>
            <w:tcBorders>
              <w:top w:val="single" w:sz="6" w:space="0" w:color="auto"/>
              <w:left w:val="single" w:sz="6" w:space="0" w:color="auto"/>
              <w:bottom w:val="single" w:sz="6" w:space="0" w:color="auto"/>
              <w:right w:val="single" w:sz="6" w:space="0" w:color="auto"/>
            </w:tcBorders>
            <w:vAlign w:val="center"/>
          </w:tcPr>
          <w:p w14:paraId="14342083" w14:textId="77777777" w:rsidR="00E256F3" w:rsidRPr="006E4F49" w:rsidRDefault="00E256F3" w:rsidP="0015463B">
            <w:pPr>
              <w:pStyle w:val="TableHeading0"/>
              <w:rPr>
                <w:rFonts w:ascii="Montserrat" w:hAnsi="Montserrat" w:cs="Arial"/>
                <w:lang w:val="es-MX"/>
              </w:rPr>
            </w:pPr>
            <w:r w:rsidRPr="006E4F49">
              <w:rPr>
                <w:rFonts w:ascii="Montserrat" w:hAnsi="Montserrat" w:cs="Arial"/>
                <w:lang w:val="es-MX"/>
              </w:rPr>
              <w:t>Base de datos:</w:t>
            </w:r>
          </w:p>
          <w:p w14:paraId="2ED0106A" w14:textId="77777777" w:rsidR="00E256F3" w:rsidRDefault="00E256F3" w:rsidP="0015463B">
            <w:pPr>
              <w:pStyle w:val="TableHeading0"/>
              <w:rPr>
                <w:rFonts w:ascii="Montserrat" w:hAnsi="Montserrat" w:cs="Arial"/>
                <w:b w:val="0"/>
                <w:lang w:val="es-MX"/>
              </w:rPr>
            </w:pPr>
            <w:r>
              <w:rPr>
                <w:rFonts w:ascii="Montserrat" w:hAnsi="Montserrat" w:cs="Arial"/>
                <w:b w:val="0"/>
                <w:lang w:val="es-MX"/>
              </w:rPr>
              <w:t>“SIAT”</w:t>
            </w:r>
          </w:p>
          <w:p w14:paraId="7F128FA4" w14:textId="77777777" w:rsidR="00E256F3" w:rsidRDefault="00E256F3" w:rsidP="0015463B">
            <w:pPr>
              <w:pStyle w:val="TableHeading0"/>
              <w:rPr>
                <w:rFonts w:ascii="Montserrat" w:hAnsi="Montserrat" w:cs="Arial"/>
                <w:b w:val="0"/>
                <w:lang w:val="es-MX"/>
              </w:rPr>
            </w:pPr>
            <w:r>
              <w:rPr>
                <w:rFonts w:ascii="Montserrat" w:hAnsi="Montserrat" w:cs="Arial"/>
                <w:b w:val="0"/>
                <w:lang w:val="es-MX"/>
              </w:rPr>
              <w:t>“Lista de Contribuyentes Cancelados”</w:t>
            </w:r>
          </w:p>
          <w:p w14:paraId="10E8CDDA" w14:textId="77777777" w:rsidR="00E256F3" w:rsidRDefault="00E256F3" w:rsidP="0015463B">
            <w:pPr>
              <w:pStyle w:val="TableHeading0"/>
              <w:rPr>
                <w:rFonts w:ascii="Montserrat" w:hAnsi="Montserrat" w:cs="Arial"/>
                <w:b w:val="0"/>
                <w:lang w:val="es-MX"/>
              </w:rPr>
            </w:pPr>
            <w:r>
              <w:rPr>
                <w:rFonts w:ascii="Montserrat" w:hAnsi="Montserrat" w:cs="Arial"/>
                <w:b w:val="0"/>
                <w:lang w:val="es-MX"/>
              </w:rPr>
              <w:t>“Lista de Contribuyentes Bloqueados”</w:t>
            </w:r>
          </w:p>
          <w:p w14:paraId="061D7E51" w14:textId="77777777" w:rsidR="005E63F1" w:rsidRPr="000E0F98" w:rsidRDefault="005E63F1" w:rsidP="0015463B">
            <w:pPr>
              <w:pStyle w:val="TableHeading0"/>
              <w:rPr>
                <w:rFonts w:ascii="Montserrat" w:hAnsi="Montserrat" w:cs="Arial"/>
                <w:b w:val="0"/>
                <w:lang w:val="es-MX"/>
              </w:rPr>
            </w:pPr>
            <w:r>
              <w:rPr>
                <w:rFonts w:ascii="Montserrat" w:hAnsi="Montserrat" w:cs="Arial"/>
                <w:b w:val="0"/>
                <w:lang w:val="es-MX"/>
              </w:rPr>
              <w:t>“</w:t>
            </w:r>
            <w:r w:rsidR="00A2124C">
              <w:rPr>
                <w:rFonts w:ascii="Montserrat" w:hAnsi="Montserrat" w:cs="Arial"/>
                <w:b w:val="0"/>
                <w:lang w:val="es-MX"/>
              </w:rPr>
              <w:t>Lista SNCF</w:t>
            </w:r>
            <w:r>
              <w:rPr>
                <w:rFonts w:ascii="Montserrat" w:hAnsi="Montserrat" w:cs="Arial"/>
                <w:b w:val="0"/>
                <w:lang w:val="es-MX"/>
              </w:rPr>
              <w:t>”</w:t>
            </w:r>
          </w:p>
        </w:tc>
        <w:tc>
          <w:tcPr>
            <w:tcW w:w="1468" w:type="dxa"/>
            <w:tcBorders>
              <w:top w:val="single" w:sz="6" w:space="0" w:color="auto"/>
              <w:left w:val="single" w:sz="6" w:space="0" w:color="auto"/>
              <w:bottom w:val="single" w:sz="6" w:space="0" w:color="auto"/>
              <w:right w:val="single" w:sz="6" w:space="0" w:color="auto"/>
            </w:tcBorders>
            <w:vAlign w:val="center"/>
          </w:tcPr>
          <w:p w14:paraId="3483A718" w14:textId="77777777"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39AE0A01" w14:textId="0A97AB10" w:rsidR="00E256F3" w:rsidRPr="005E63F1" w:rsidRDefault="00CD61BD" w:rsidP="0015463B">
            <w:pPr>
              <w:jc w:val="center"/>
              <w:rPr>
                <w:rFonts w:ascii="Montserrat" w:hAnsi="Montserrat" w:cs="Arial"/>
                <w:i/>
                <w:sz w:val="18"/>
              </w:rPr>
            </w:pPr>
            <w:r w:rsidRPr="005E63F1">
              <w:rPr>
                <w:rFonts w:ascii="Montserrat" w:hAnsi="Montserrat" w:cs="Arial"/>
                <w:i/>
                <w:sz w:val="18"/>
              </w:rPr>
              <w:t>“</w:t>
            </w:r>
            <w:r w:rsidR="00E256F3" w:rsidRPr="005E63F1">
              <w:rPr>
                <w:rFonts w:ascii="Montserrat" w:hAnsi="Montserrat" w:cs="Arial"/>
                <w:i/>
                <w:sz w:val="18"/>
              </w:rPr>
              <w:t>AAAA560522T96</w:t>
            </w:r>
            <w:r w:rsidRPr="005E63F1">
              <w:rPr>
                <w:rFonts w:ascii="Montserrat" w:hAnsi="Montserrat" w:cs="Arial"/>
                <w:i/>
                <w:sz w:val="18"/>
              </w:rPr>
              <w:t>”</w:t>
            </w:r>
          </w:p>
        </w:tc>
      </w:tr>
      <w:tr w:rsidR="00E256F3" w:rsidRPr="006513AB" w14:paraId="19B028A1"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16435FB1" w14:textId="77777777"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2</w:t>
            </w:r>
          </w:p>
        </w:tc>
        <w:tc>
          <w:tcPr>
            <w:tcW w:w="1206" w:type="dxa"/>
            <w:tcBorders>
              <w:top w:val="single" w:sz="6" w:space="0" w:color="auto"/>
              <w:left w:val="single" w:sz="6" w:space="0" w:color="auto"/>
              <w:bottom w:val="single" w:sz="6" w:space="0" w:color="auto"/>
              <w:right w:val="single" w:sz="6" w:space="0" w:color="auto"/>
            </w:tcBorders>
            <w:vAlign w:val="center"/>
          </w:tcPr>
          <w:p w14:paraId="31BAC279" w14:textId="7A2403FE" w:rsidR="00E256F3" w:rsidRDefault="00D40E30" w:rsidP="0015463B">
            <w:pPr>
              <w:pStyle w:val="TableHeading0"/>
              <w:rPr>
                <w:rFonts w:ascii="Montserrat" w:hAnsi="Montserrat" w:cs="Arial"/>
                <w:b w:val="0"/>
                <w:lang w:val="es-MX"/>
              </w:rPr>
            </w:pPr>
            <w:r>
              <w:rPr>
                <w:rFonts w:ascii="Montserrat" w:hAnsi="Montserrat" w:cs="Arial"/>
                <w:b w:val="0"/>
                <w:lang w:val="es-MX"/>
              </w:rPr>
              <w:t>RFC adquirente</w:t>
            </w:r>
          </w:p>
        </w:tc>
        <w:tc>
          <w:tcPr>
            <w:tcW w:w="1234" w:type="dxa"/>
            <w:tcBorders>
              <w:top w:val="single" w:sz="6" w:space="0" w:color="auto"/>
              <w:left w:val="single" w:sz="6" w:space="0" w:color="auto"/>
              <w:bottom w:val="single" w:sz="6" w:space="0" w:color="auto"/>
              <w:right w:val="single" w:sz="6" w:space="0" w:color="auto"/>
            </w:tcBorders>
            <w:vAlign w:val="center"/>
          </w:tcPr>
          <w:p w14:paraId="64C36622" w14:textId="77777777" w:rsidR="00E256F3" w:rsidRDefault="00E256F3" w:rsidP="0015463B">
            <w:pPr>
              <w:pStyle w:val="TableHeading0"/>
              <w:rPr>
                <w:rFonts w:ascii="Montserrat" w:hAnsi="Montserrat" w:cs="Arial"/>
                <w:b w:val="0"/>
                <w:lang w:val="es-MX"/>
              </w:rPr>
            </w:pPr>
            <w:r>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37321FD0" w14:textId="701EF061" w:rsidR="00E256F3" w:rsidRDefault="009667A6" w:rsidP="0015463B">
            <w:pPr>
              <w:pStyle w:val="TableHeading0"/>
              <w:rPr>
                <w:rFonts w:ascii="Montserrat" w:hAnsi="Montserrat" w:cs="Arial"/>
                <w:b w:val="0"/>
                <w:lang w:val="es-MX"/>
              </w:rPr>
            </w:pPr>
            <w:r>
              <w:rPr>
                <w:rFonts w:ascii="Montserrat" w:hAnsi="Montserrat" w:cs="Arial"/>
                <w:b w:val="0"/>
                <w:lang w:val="es-MX"/>
              </w:rPr>
              <w:t>12-13</w:t>
            </w:r>
          </w:p>
        </w:tc>
        <w:tc>
          <w:tcPr>
            <w:tcW w:w="1845" w:type="dxa"/>
            <w:tcBorders>
              <w:top w:val="single" w:sz="6" w:space="0" w:color="auto"/>
              <w:left w:val="single" w:sz="6" w:space="0" w:color="auto"/>
              <w:bottom w:val="single" w:sz="6" w:space="0" w:color="auto"/>
              <w:right w:val="single" w:sz="6" w:space="0" w:color="auto"/>
            </w:tcBorders>
            <w:vAlign w:val="center"/>
          </w:tcPr>
          <w:p w14:paraId="18FB32E6" w14:textId="77777777" w:rsidR="00E256F3" w:rsidRPr="006E4F49" w:rsidRDefault="00E256F3" w:rsidP="00635712">
            <w:pPr>
              <w:pStyle w:val="TableHeading0"/>
              <w:rPr>
                <w:rFonts w:ascii="Montserrat" w:hAnsi="Montserrat" w:cs="Arial"/>
                <w:lang w:val="es-MX"/>
              </w:rPr>
            </w:pPr>
            <w:r w:rsidRPr="006E4F49">
              <w:rPr>
                <w:rFonts w:ascii="Montserrat" w:hAnsi="Montserrat" w:cs="Arial"/>
                <w:lang w:val="es-MX"/>
              </w:rPr>
              <w:t>Base de datos:</w:t>
            </w:r>
          </w:p>
          <w:p w14:paraId="3D0696BF" w14:textId="77777777" w:rsidR="00E256F3" w:rsidRDefault="00E256F3" w:rsidP="00635712">
            <w:pPr>
              <w:pStyle w:val="TableHeading0"/>
              <w:rPr>
                <w:rFonts w:ascii="Montserrat" w:hAnsi="Montserrat" w:cs="Arial"/>
                <w:b w:val="0"/>
                <w:lang w:val="es-MX"/>
              </w:rPr>
            </w:pPr>
            <w:r>
              <w:rPr>
                <w:rFonts w:ascii="Montserrat" w:hAnsi="Montserrat" w:cs="Arial"/>
                <w:b w:val="0"/>
                <w:lang w:val="es-MX"/>
              </w:rPr>
              <w:t>“SIAT”</w:t>
            </w:r>
          </w:p>
          <w:p w14:paraId="77DC6E34" w14:textId="182C5DB9" w:rsidR="00651F39" w:rsidRPr="007956E6" w:rsidRDefault="00651F39" w:rsidP="00635712">
            <w:pPr>
              <w:pStyle w:val="TableHeading0"/>
              <w:rPr>
                <w:rFonts w:ascii="Montserrat" w:hAnsi="Montserrat" w:cs="Arial"/>
                <w:b w:val="0"/>
                <w:lang w:val="es-MX"/>
              </w:rPr>
            </w:pPr>
            <w:r>
              <w:rPr>
                <w:rFonts w:ascii="Montserrat" w:hAnsi="Montserrat" w:cs="Arial"/>
                <w:b w:val="0"/>
                <w:lang w:val="es-MX"/>
              </w:rPr>
              <w:t>“Lista de excluidos”</w:t>
            </w:r>
          </w:p>
        </w:tc>
        <w:tc>
          <w:tcPr>
            <w:tcW w:w="1468" w:type="dxa"/>
            <w:tcBorders>
              <w:top w:val="single" w:sz="6" w:space="0" w:color="auto"/>
              <w:left w:val="single" w:sz="6" w:space="0" w:color="auto"/>
              <w:bottom w:val="single" w:sz="6" w:space="0" w:color="auto"/>
              <w:right w:val="single" w:sz="6" w:space="0" w:color="auto"/>
            </w:tcBorders>
            <w:vAlign w:val="center"/>
          </w:tcPr>
          <w:p w14:paraId="5E7CBA20" w14:textId="77777777" w:rsidR="00E256F3" w:rsidRDefault="00E256F3" w:rsidP="0015463B">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71FD3391" w14:textId="7D7197E7" w:rsidR="00E256F3" w:rsidRPr="005E63F1" w:rsidRDefault="00CD61BD" w:rsidP="0015463B">
            <w:pPr>
              <w:jc w:val="center"/>
              <w:rPr>
                <w:rFonts w:ascii="Montserrat" w:hAnsi="Montserrat" w:cs="Arial"/>
                <w:i/>
                <w:sz w:val="18"/>
              </w:rPr>
            </w:pPr>
            <w:r w:rsidRPr="005E63F1">
              <w:rPr>
                <w:rFonts w:ascii="Montserrat" w:hAnsi="Montserrat" w:cs="Arial"/>
                <w:i/>
                <w:sz w:val="18"/>
              </w:rPr>
              <w:t>“</w:t>
            </w:r>
            <w:r w:rsidR="00E256F3" w:rsidRPr="005E63F1">
              <w:rPr>
                <w:rFonts w:ascii="Montserrat" w:hAnsi="Montserrat" w:cs="Arial"/>
                <w:i/>
                <w:sz w:val="18"/>
              </w:rPr>
              <w:t>AUCM410430T82</w:t>
            </w:r>
            <w:r w:rsidRPr="005E63F1">
              <w:rPr>
                <w:rFonts w:ascii="Montserrat" w:hAnsi="Montserrat" w:cs="Arial"/>
                <w:i/>
                <w:sz w:val="18"/>
              </w:rPr>
              <w:t>”</w:t>
            </w:r>
          </w:p>
        </w:tc>
      </w:tr>
      <w:tr w:rsidR="009667A6" w:rsidRPr="006513AB" w14:paraId="57E1131C"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73323619" w14:textId="6A76833E" w:rsidR="009667A6" w:rsidRDefault="009667A6" w:rsidP="0015463B">
            <w:pPr>
              <w:pStyle w:val="TableHeading0"/>
              <w:rPr>
                <w:rFonts w:ascii="Montserrat" w:hAnsi="Montserrat" w:cs="Arial"/>
                <w:b w:val="0"/>
                <w:lang w:val="es-MX"/>
              </w:rPr>
            </w:pPr>
            <w:r>
              <w:rPr>
                <w:rFonts w:ascii="Montserrat" w:hAnsi="Montserrat" w:cs="Arial"/>
                <w:b w:val="0"/>
                <w:lang w:val="es-MX"/>
              </w:rPr>
              <w:t>3</w:t>
            </w:r>
          </w:p>
        </w:tc>
        <w:tc>
          <w:tcPr>
            <w:tcW w:w="1206" w:type="dxa"/>
            <w:tcBorders>
              <w:top w:val="single" w:sz="6" w:space="0" w:color="auto"/>
              <w:left w:val="single" w:sz="6" w:space="0" w:color="auto"/>
              <w:bottom w:val="single" w:sz="6" w:space="0" w:color="auto"/>
              <w:right w:val="single" w:sz="6" w:space="0" w:color="auto"/>
            </w:tcBorders>
            <w:vAlign w:val="center"/>
          </w:tcPr>
          <w:p w14:paraId="68524A53" w14:textId="117092FA" w:rsidR="009667A6" w:rsidRDefault="009667A6" w:rsidP="0015463B">
            <w:pPr>
              <w:pStyle w:val="TableHeading0"/>
              <w:rPr>
                <w:rFonts w:ascii="Montserrat" w:hAnsi="Montserrat" w:cs="Arial"/>
                <w:b w:val="0"/>
                <w:lang w:val="es-MX"/>
              </w:rPr>
            </w:pPr>
            <w:r w:rsidRPr="009667A6">
              <w:rPr>
                <w:rFonts w:ascii="Montserrat" w:hAnsi="Montserrat" w:cs="Arial"/>
                <w:b w:val="0"/>
                <w:lang w:val="es-MX"/>
              </w:rPr>
              <w:t>RFC del</w:t>
            </w:r>
            <w:r w:rsidRPr="007E3B12">
              <w:rPr>
                <w:rFonts w:ascii="Montserrat" w:hAnsi="Montserrat"/>
                <w:i/>
              </w:rPr>
              <w:t xml:space="preserve"> </w:t>
            </w:r>
            <w:r w:rsidRPr="009667A6">
              <w:rPr>
                <w:rFonts w:ascii="Montserrat" w:hAnsi="Montserrat" w:cs="Arial"/>
                <w:b w:val="0"/>
                <w:lang w:val="es-MX"/>
              </w:rPr>
              <w:t>prestador de servicios</w:t>
            </w:r>
          </w:p>
        </w:tc>
        <w:tc>
          <w:tcPr>
            <w:tcW w:w="1234" w:type="dxa"/>
            <w:tcBorders>
              <w:top w:val="single" w:sz="6" w:space="0" w:color="auto"/>
              <w:left w:val="single" w:sz="6" w:space="0" w:color="auto"/>
              <w:bottom w:val="single" w:sz="6" w:space="0" w:color="auto"/>
              <w:right w:val="single" w:sz="6" w:space="0" w:color="auto"/>
            </w:tcBorders>
            <w:vAlign w:val="center"/>
          </w:tcPr>
          <w:p w14:paraId="37FA4C10" w14:textId="1E1B64F7" w:rsidR="009667A6" w:rsidRDefault="009667A6" w:rsidP="0015463B">
            <w:pPr>
              <w:pStyle w:val="TableHeading0"/>
              <w:rPr>
                <w:rFonts w:ascii="Montserrat" w:hAnsi="Montserrat" w:cs="Arial"/>
                <w:b w:val="0"/>
                <w:lang w:val="es-MX"/>
              </w:rPr>
            </w:pPr>
            <w:r>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1844C999" w14:textId="2DA09823" w:rsidR="009667A6" w:rsidRDefault="009667A6" w:rsidP="0015463B">
            <w:pPr>
              <w:pStyle w:val="TableHeading0"/>
              <w:rPr>
                <w:rFonts w:ascii="Montserrat" w:hAnsi="Montserrat" w:cs="Arial"/>
                <w:b w:val="0"/>
                <w:lang w:val="es-MX"/>
              </w:rPr>
            </w:pPr>
            <w:r>
              <w:rPr>
                <w:rFonts w:ascii="Montserrat" w:hAnsi="Montserrat" w:cs="Arial"/>
                <w:b w:val="0"/>
                <w:lang w:val="es-MX"/>
              </w:rPr>
              <w:t>12</w:t>
            </w:r>
          </w:p>
        </w:tc>
        <w:tc>
          <w:tcPr>
            <w:tcW w:w="1845" w:type="dxa"/>
            <w:tcBorders>
              <w:top w:val="single" w:sz="6" w:space="0" w:color="auto"/>
              <w:left w:val="single" w:sz="6" w:space="0" w:color="auto"/>
              <w:bottom w:val="single" w:sz="6" w:space="0" w:color="auto"/>
              <w:right w:val="single" w:sz="6" w:space="0" w:color="auto"/>
            </w:tcBorders>
            <w:vAlign w:val="center"/>
          </w:tcPr>
          <w:p w14:paraId="21F6A682" w14:textId="5B09477A" w:rsidR="009667A6" w:rsidRPr="005B48FB" w:rsidRDefault="005B48FB" w:rsidP="0015463B">
            <w:pPr>
              <w:pStyle w:val="TableHeading0"/>
              <w:rPr>
                <w:rFonts w:ascii="Montserrat" w:hAnsi="Montserrat" w:cs="Arial"/>
                <w:b w:val="0"/>
                <w:lang w:val="es-MX"/>
              </w:rPr>
            </w:pPr>
            <w:r w:rsidRPr="005B48FB">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0E5E9E59" w14:textId="5B0FEB58" w:rsidR="009667A6" w:rsidRDefault="00CD61BD" w:rsidP="0015463B">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EED7CFE" w14:textId="15A1FF0D" w:rsidR="009667A6" w:rsidRPr="005E63F1" w:rsidRDefault="00CD61BD" w:rsidP="0015463B">
            <w:pPr>
              <w:jc w:val="center"/>
              <w:rPr>
                <w:rFonts w:ascii="Montserrat" w:hAnsi="Montserrat" w:cs="Arial"/>
                <w:i/>
                <w:sz w:val="18"/>
              </w:rPr>
            </w:pPr>
            <w:r w:rsidRPr="005E63F1">
              <w:rPr>
                <w:rFonts w:ascii="Montserrat" w:hAnsi="Montserrat" w:cs="Arial"/>
                <w:i/>
                <w:sz w:val="18"/>
              </w:rPr>
              <w:t>“AXT940727FP8”</w:t>
            </w:r>
          </w:p>
        </w:tc>
      </w:tr>
      <w:tr w:rsidR="00CD61BD" w:rsidRPr="006513AB" w14:paraId="21D25568"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00B61858" w14:textId="537C6AEC" w:rsidR="00CD61BD" w:rsidRDefault="00CD61BD" w:rsidP="00CD61BD">
            <w:pPr>
              <w:pStyle w:val="TableHeading0"/>
              <w:rPr>
                <w:rFonts w:ascii="Montserrat" w:hAnsi="Montserrat" w:cs="Arial"/>
                <w:b w:val="0"/>
                <w:lang w:val="es-MX"/>
              </w:rPr>
            </w:pPr>
            <w:r>
              <w:rPr>
                <w:rFonts w:ascii="Montserrat" w:hAnsi="Montserrat" w:cs="Arial"/>
                <w:b w:val="0"/>
                <w:lang w:val="es-MX"/>
              </w:rPr>
              <w:t>4</w:t>
            </w:r>
          </w:p>
        </w:tc>
        <w:tc>
          <w:tcPr>
            <w:tcW w:w="1206" w:type="dxa"/>
            <w:tcBorders>
              <w:top w:val="single" w:sz="6" w:space="0" w:color="auto"/>
              <w:left w:val="single" w:sz="6" w:space="0" w:color="auto"/>
              <w:bottom w:val="single" w:sz="6" w:space="0" w:color="auto"/>
              <w:right w:val="single" w:sz="6" w:space="0" w:color="auto"/>
            </w:tcBorders>
            <w:vAlign w:val="center"/>
          </w:tcPr>
          <w:p w14:paraId="64D09F1D" w14:textId="345B8D5B" w:rsidR="00CD61BD" w:rsidRPr="009667A6" w:rsidRDefault="00CD61BD" w:rsidP="00CD61BD">
            <w:pPr>
              <w:pStyle w:val="TableHeading0"/>
              <w:rPr>
                <w:rFonts w:ascii="Montserrat" w:hAnsi="Montserrat" w:cs="Arial"/>
                <w:b w:val="0"/>
                <w:lang w:val="es-MX"/>
              </w:rPr>
            </w:pPr>
            <w:r>
              <w:rPr>
                <w:rFonts w:ascii="Montserrat" w:hAnsi="Montserrat" w:cs="Arial"/>
                <w:b w:val="0"/>
                <w:lang w:val="es-MX"/>
              </w:rPr>
              <w:t>Tipo de operación</w:t>
            </w:r>
          </w:p>
        </w:tc>
        <w:tc>
          <w:tcPr>
            <w:tcW w:w="1234" w:type="dxa"/>
            <w:tcBorders>
              <w:top w:val="single" w:sz="6" w:space="0" w:color="auto"/>
              <w:left w:val="single" w:sz="6" w:space="0" w:color="auto"/>
              <w:bottom w:val="single" w:sz="6" w:space="0" w:color="auto"/>
              <w:right w:val="single" w:sz="6" w:space="0" w:color="auto"/>
            </w:tcBorders>
            <w:vAlign w:val="center"/>
          </w:tcPr>
          <w:p w14:paraId="32750FC0" w14:textId="4C4C718E" w:rsidR="00CD61BD" w:rsidRDefault="001E7FC0" w:rsidP="0015463B">
            <w:pPr>
              <w:pStyle w:val="TableHeading0"/>
              <w:rPr>
                <w:rFonts w:ascii="Montserrat" w:hAnsi="Montserrat" w:cs="Arial"/>
                <w:b w:val="0"/>
                <w:lang w:val="es-MX"/>
              </w:rPr>
            </w:pPr>
            <w:r>
              <w:rPr>
                <w:rFonts w:ascii="Montserrat" w:hAnsi="Montserrat" w:cs="Arial"/>
                <w:b w:val="0"/>
                <w:lang w:val="es-MX"/>
              </w:rPr>
              <w:t>Numérico</w:t>
            </w:r>
          </w:p>
        </w:tc>
        <w:tc>
          <w:tcPr>
            <w:tcW w:w="1500" w:type="dxa"/>
            <w:tcBorders>
              <w:top w:val="single" w:sz="6" w:space="0" w:color="auto"/>
              <w:left w:val="single" w:sz="6" w:space="0" w:color="auto"/>
              <w:bottom w:val="single" w:sz="6" w:space="0" w:color="auto"/>
              <w:right w:val="single" w:sz="6" w:space="0" w:color="auto"/>
            </w:tcBorders>
            <w:vAlign w:val="center"/>
          </w:tcPr>
          <w:p w14:paraId="4FEA137D" w14:textId="214D9735" w:rsidR="00CD61BD" w:rsidRDefault="005F483A" w:rsidP="0015463B">
            <w:pPr>
              <w:pStyle w:val="TableHeading0"/>
              <w:rPr>
                <w:rFonts w:ascii="Montserrat" w:hAnsi="Montserrat" w:cs="Arial"/>
                <w:b w:val="0"/>
                <w:lang w:val="es-MX"/>
              </w:rPr>
            </w:pPr>
            <w:r>
              <w:rPr>
                <w:rFonts w:ascii="Montserrat" w:hAnsi="Montserrat" w:cs="Arial"/>
                <w:b w:val="0"/>
                <w:lang w:val="es-MX"/>
              </w:rPr>
              <w:t>2</w:t>
            </w:r>
          </w:p>
        </w:tc>
        <w:tc>
          <w:tcPr>
            <w:tcW w:w="1845" w:type="dxa"/>
            <w:tcBorders>
              <w:top w:val="single" w:sz="6" w:space="0" w:color="auto"/>
              <w:left w:val="single" w:sz="6" w:space="0" w:color="auto"/>
              <w:bottom w:val="single" w:sz="6" w:space="0" w:color="auto"/>
              <w:right w:val="single" w:sz="6" w:space="0" w:color="auto"/>
            </w:tcBorders>
            <w:vAlign w:val="center"/>
          </w:tcPr>
          <w:p w14:paraId="61FA7AF9" w14:textId="73C58459" w:rsidR="00CD61BD" w:rsidRPr="00CD61BD" w:rsidRDefault="001E7FC0" w:rsidP="001E7FC0">
            <w:pPr>
              <w:pStyle w:val="TableHeading0"/>
              <w:rPr>
                <w:rFonts w:ascii="Montserrat" w:hAnsi="Montserrat" w:cs="Arial"/>
                <w:b w:val="0"/>
                <w:lang w:val="es-MX"/>
              </w:rPr>
            </w:pPr>
            <w:r>
              <w:rPr>
                <w:rFonts w:ascii="Montserrat" w:hAnsi="Montserrat" w:cs="Arial"/>
                <w:b w:val="0"/>
                <w:lang w:val="es-MX"/>
              </w:rPr>
              <w:t>Tipo de operación definidas en el CRN</w:t>
            </w:r>
          </w:p>
        </w:tc>
        <w:tc>
          <w:tcPr>
            <w:tcW w:w="1468" w:type="dxa"/>
            <w:tcBorders>
              <w:top w:val="single" w:sz="6" w:space="0" w:color="auto"/>
              <w:left w:val="single" w:sz="6" w:space="0" w:color="auto"/>
              <w:bottom w:val="single" w:sz="6" w:space="0" w:color="auto"/>
              <w:right w:val="single" w:sz="6" w:space="0" w:color="auto"/>
            </w:tcBorders>
            <w:vAlign w:val="center"/>
          </w:tcPr>
          <w:p w14:paraId="614C971E" w14:textId="3077A497" w:rsidR="00CD61BD" w:rsidRDefault="00CD61BD" w:rsidP="0015463B">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24E52FB" w14:textId="0B1AC508" w:rsidR="00CD61BD" w:rsidRPr="005E63F1" w:rsidRDefault="00CD61BD">
            <w:pPr>
              <w:jc w:val="both"/>
              <w:rPr>
                <w:rFonts w:ascii="Montserrat" w:hAnsi="Montserrat" w:cs="Arial"/>
                <w:i/>
                <w:sz w:val="18"/>
              </w:rPr>
            </w:pPr>
            <w:r w:rsidRPr="005E63F1">
              <w:rPr>
                <w:rFonts w:ascii="Montserrat" w:hAnsi="Montserrat" w:cs="Arial"/>
                <w:i/>
                <w:sz w:val="18"/>
              </w:rPr>
              <w:t>“</w:t>
            </w:r>
            <w:r w:rsidR="005F483A">
              <w:rPr>
                <w:rFonts w:ascii="Montserrat" w:hAnsi="Montserrat" w:cs="Arial"/>
                <w:i/>
                <w:sz w:val="18"/>
              </w:rPr>
              <w:t>01, 02, 03 …”</w:t>
            </w:r>
          </w:p>
        </w:tc>
      </w:tr>
      <w:tr w:rsidR="00FE1DB7" w:rsidRPr="006513AB" w14:paraId="39651F6C" w14:textId="77777777" w:rsidTr="00C17D25">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2FC36783" w14:textId="71E42247" w:rsidR="00FE1DB7" w:rsidRPr="00623E27" w:rsidRDefault="00FE1DB7" w:rsidP="00FE1DB7">
            <w:pPr>
              <w:pStyle w:val="TableHeading0"/>
              <w:rPr>
                <w:rFonts w:ascii="Montserrat" w:hAnsi="Montserrat" w:cs="Arial"/>
                <w:b w:val="0"/>
                <w:lang w:val="es-MX"/>
              </w:rPr>
            </w:pPr>
            <w:r w:rsidRPr="00623E27">
              <w:rPr>
                <w:rFonts w:ascii="Montserrat" w:hAnsi="Montserrat" w:cs="Arial"/>
                <w:b w:val="0"/>
                <w:lang w:val="es-MX"/>
              </w:rPr>
              <w:t>5</w:t>
            </w:r>
          </w:p>
        </w:tc>
        <w:tc>
          <w:tcPr>
            <w:tcW w:w="1206" w:type="dxa"/>
            <w:tcBorders>
              <w:top w:val="single" w:sz="6" w:space="0" w:color="auto"/>
              <w:left w:val="single" w:sz="6" w:space="0" w:color="auto"/>
              <w:bottom w:val="single" w:sz="6" w:space="0" w:color="auto"/>
              <w:right w:val="single" w:sz="6" w:space="0" w:color="auto"/>
            </w:tcBorders>
            <w:vAlign w:val="center"/>
          </w:tcPr>
          <w:p w14:paraId="7666D831" w14:textId="3383E0D3" w:rsidR="00FE1DB7" w:rsidRPr="00623E27" w:rsidRDefault="00FE1DB7" w:rsidP="00FE1DB7">
            <w:pPr>
              <w:pStyle w:val="TableHeading0"/>
              <w:rPr>
                <w:rFonts w:ascii="Montserrat" w:hAnsi="Montserrat" w:cs="Arial"/>
                <w:b w:val="0"/>
                <w:lang w:val="es-MX"/>
              </w:rPr>
            </w:pPr>
            <w:r w:rsidRPr="00623E27">
              <w:rPr>
                <w:rFonts w:ascii="Montserrat" w:hAnsi="Montserrat" w:cs="Arial"/>
                <w:b w:val="0"/>
                <w:lang w:val="es-MX"/>
              </w:rPr>
              <w:t>Fecha y hora de la petición</w:t>
            </w:r>
          </w:p>
        </w:tc>
        <w:tc>
          <w:tcPr>
            <w:tcW w:w="1234" w:type="dxa"/>
            <w:tcBorders>
              <w:top w:val="single" w:sz="6" w:space="0" w:color="auto"/>
              <w:left w:val="single" w:sz="6" w:space="0" w:color="auto"/>
              <w:bottom w:val="single" w:sz="6" w:space="0" w:color="auto"/>
              <w:right w:val="single" w:sz="6" w:space="0" w:color="auto"/>
            </w:tcBorders>
            <w:vAlign w:val="center"/>
          </w:tcPr>
          <w:p w14:paraId="6280B434" w14:textId="668EBEC0" w:rsidR="00FE1DB7" w:rsidRPr="00623E27" w:rsidRDefault="00FE1DB7" w:rsidP="00FE1DB7">
            <w:pPr>
              <w:pStyle w:val="TableHeading0"/>
              <w:rPr>
                <w:rFonts w:ascii="Montserrat" w:hAnsi="Montserrat" w:cs="Arial"/>
                <w:b w:val="0"/>
                <w:lang w:val="es-MX"/>
              </w:rPr>
            </w:pPr>
            <w:r w:rsidRPr="00623E27">
              <w:rPr>
                <w:rFonts w:ascii="Montserrat" w:hAnsi="Montserrat" w:cs="Arial"/>
                <w:b w:val="0"/>
                <w:lang w:val="es-MX"/>
              </w:rPr>
              <w:t>Date</w:t>
            </w:r>
          </w:p>
        </w:tc>
        <w:tc>
          <w:tcPr>
            <w:tcW w:w="1500" w:type="dxa"/>
            <w:tcBorders>
              <w:top w:val="single" w:sz="6" w:space="0" w:color="auto"/>
              <w:left w:val="single" w:sz="6" w:space="0" w:color="auto"/>
              <w:bottom w:val="single" w:sz="6" w:space="0" w:color="auto"/>
              <w:right w:val="single" w:sz="6" w:space="0" w:color="auto"/>
            </w:tcBorders>
            <w:vAlign w:val="center"/>
          </w:tcPr>
          <w:p w14:paraId="7E8E1803" w14:textId="0D38C2D1" w:rsidR="00FE1DB7" w:rsidRPr="00623E27" w:rsidRDefault="00FE1DB7" w:rsidP="00FE1DB7">
            <w:pPr>
              <w:pStyle w:val="TableHeading0"/>
              <w:rPr>
                <w:rFonts w:ascii="Montserrat" w:hAnsi="Montserrat" w:cs="Arial"/>
                <w:b w:val="0"/>
                <w:lang w:val="es-MX"/>
              </w:rPr>
            </w:pPr>
            <w:r w:rsidRPr="00623E27">
              <w:rPr>
                <w:rFonts w:ascii="Montserrat" w:hAnsi="Montserrat" w:cs="Arial"/>
                <w:b w:val="0"/>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2C3C2539" w14:textId="55967117" w:rsidR="00FE1DB7" w:rsidRPr="00623E27" w:rsidRDefault="00FE1DB7" w:rsidP="00FE1DB7">
            <w:pPr>
              <w:pStyle w:val="TableHeading0"/>
              <w:rPr>
                <w:rFonts w:ascii="Montserrat" w:hAnsi="Montserrat" w:cs="Arial"/>
                <w:b w:val="0"/>
                <w:lang w:val="es-MX"/>
              </w:rPr>
            </w:pPr>
            <w:r w:rsidRPr="00623E27">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1A6CD88C" w14:textId="077D5CCB" w:rsidR="00FE1DB7" w:rsidRPr="00623E27" w:rsidRDefault="00FE1DB7" w:rsidP="00FE1DB7">
            <w:pPr>
              <w:pStyle w:val="TableHeading0"/>
              <w:rPr>
                <w:rFonts w:ascii="Montserrat" w:hAnsi="Montserrat" w:cs="Arial"/>
                <w:b w:val="0"/>
                <w:lang w:val="es-MX"/>
              </w:rPr>
            </w:pPr>
            <w:r w:rsidRPr="00623E27">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CBC285B" w14:textId="6F5D9EA0" w:rsidR="00FE1DB7" w:rsidRPr="00623E27" w:rsidRDefault="00FE1DB7" w:rsidP="00FE1DB7">
            <w:pPr>
              <w:jc w:val="center"/>
              <w:rPr>
                <w:rFonts w:ascii="Montserrat" w:hAnsi="Montserrat" w:cs="Arial"/>
                <w:i/>
                <w:sz w:val="18"/>
              </w:rPr>
            </w:pPr>
            <w:r w:rsidRPr="00623E27">
              <w:rPr>
                <w:rFonts w:ascii="Montserrat" w:hAnsi="Montserrat" w:cs="Arial"/>
                <w:i/>
                <w:sz w:val="18"/>
                <w:szCs w:val="18"/>
              </w:rPr>
              <w:t>“2019-10-29T12:15:19.495Z”</w:t>
            </w:r>
          </w:p>
        </w:tc>
      </w:tr>
      <w:tr w:rsidR="00FE1DB7" w:rsidRPr="006513AB" w14:paraId="6C0C1127" w14:textId="77777777" w:rsidTr="00C17D25">
        <w:trPr>
          <w:trHeight w:val="888"/>
          <w:hidden/>
        </w:trPr>
        <w:tc>
          <w:tcPr>
            <w:tcW w:w="1175" w:type="dxa"/>
            <w:tcBorders>
              <w:top w:val="single" w:sz="6" w:space="0" w:color="auto"/>
              <w:left w:val="single" w:sz="6" w:space="0" w:color="auto"/>
              <w:bottom w:val="single" w:sz="6" w:space="0" w:color="auto"/>
              <w:right w:val="single" w:sz="6" w:space="0" w:color="auto"/>
            </w:tcBorders>
          </w:tcPr>
          <w:p w14:paraId="16137225" w14:textId="77777777" w:rsidR="00FE1DB7" w:rsidRPr="006513AB" w:rsidRDefault="00FE1DB7" w:rsidP="00FE1DB7">
            <w:pPr>
              <w:pStyle w:val="InfoHidden"/>
              <w:jc w:val="center"/>
              <w:rPr>
                <w:rFonts w:ascii="Montserrat" w:hAnsi="Montserrat" w:cs="Arial"/>
                <w:lang w:val="en-US"/>
              </w:rPr>
            </w:pPr>
            <w:r w:rsidRPr="006513AB">
              <w:rPr>
                <w:rFonts w:ascii="Montserrat" w:hAnsi="Montserrat" w:cs="Arial"/>
                <w:lang w:val="en-US"/>
              </w:rPr>
              <w:t>Número cardinal del dato</w:t>
            </w:r>
          </w:p>
        </w:tc>
        <w:tc>
          <w:tcPr>
            <w:tcW w:w="1206" w:type="dxa"/>
            <w:tcBorders>
              <w:top w:val="single" w:sz="6" w:space="0" w:color="auto"/>
              <w:left w:val="single" w:sz="6" w:space="0" w:color="auto"/>
              <w:bottom w:val="single" w:sz="6" w:space="0" w:color="auto"/>
              <w:right w:val="single" w:sz="6" w:space="0" w:color="auto"/>
            </w:tcBorders>
          </w:tcPr>
          <w:p w14:paraId="030EBE20"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Nombre del dato</w:t>
            </w:r>
          </w:p>
        </w:tc>
        <w:tc>
          <w:tcPr>
            <w:tcW w:w="1234" w:type="dxa"/>
            <w:tcBorders>
              <w:top w:val="single" w:sz="6" w:space="0" w:color="auto"/>
              <w:left w:val="single" w:sz="6" w:space="0" w:color="auto"/>
              <w:bottom w:val="single" w:sz="6" w:space="0" w:color="auto"/>
              <w:right w:val="single" w:sz="6" w:space="0" w:color="auto"/>
            </w:tcBorders>
          </w:tcPr>
          <w:p w14:paraId="67A08C71"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Alfanumérico, Símbolos, Carácter único, Binario, etc…</w:t>
            </w:r>
          </w:p>
        </w:tc>
        <w:tc>
          <w:tcPr>
            <w:tcW w:w="1500" w:type="dxa"/>
            <w:tcBorders>
              <w:top w:val="single" w:sz="6" w:space="0" w:color="auto"/>
              <w:left w:val="single" w:sz="6" w:space="0" w:color="auto"/>
              <w:bottom w:val="single" w:sz="6" w:space="0" w:color="auto"/>
              <w:right w:val="single" w:sz="6" w:space="0" w:color="auto"/>
            </w:tcBorders>
          </w:tcPr>
          <w:p w14:paraId="1538BB73"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Tamaño en posiciones del dato (en caso de ser necesario)</w:t>
            </w:r>
          </w:p>
        </w:tc>
        <w:tc>
          <w:tcPr>
            <w:tcW w:w="1845" w:type="dxa"/>
            <w:tcBorders>
              <w:top w:val="single" w:sz="6" w:space="0" w:color="auto"/>
              <w:left w:val="single" w:sz="6" w:space="0" w:color="auto"/>
              <w:bottom w:val="single" w:sz="6" w:space="0" w:color="auto"/>
              <w:right w:val="single" w:sz="6" w:space="0" w:color="auto"/>
            </w:tcBorders>
          </w:tcPr>
          <w:p w14:paraId="3C7BE094"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Si el dato proviene de algún lugar (como una base de datos)</w:t>
            </w:r>
          </w:p>
        </w:tc>
        <w:tc>
          <w:tcPr>
            <w:tcW w:w="1468" w:type="dxa"/>
            <w:tcBorders>
              <w:top w:val="single" w:sz="6" w:space="0" w:color="auto"/>
              <w:left w:val="single" w:sz="6" w:space="0" w:color="auto"/>
              <w:bottom w:val="single" w:sz="6" w:space="0" w:color="auto"/>
              <w:right w:val="single" w:sz="6" w:space="0" w:color="auto"/>
            </w:tcBorders>
          </w:tcPr>
          <w:p w14:paraId="77635146" w14:textId="77777777" w:rsidR="00FE1DB7" w:rsidRPr="006513AB" w:rsidRDefault="00FE1DB7" w:rsidP="00FE1DB7">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3831DD85"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Ejemplo del dato</w:t>
            </w:r>
          </w:p>
        </w:tc>
      </w:tr>
      <w:tr w:rsidR="00FE1DB7" w:rsidRPr="006513AB" w14:paraId="552CCEE3" w14:textId="77777777" w:rsidTr="00C17D25">
        <w:trPr>
          <w:trHeight w:val="763"/>
          <w:hidden/>
        </w:trPr>
        <w:tc>
          <w:tcPr>
            <w:tcW w:w="1175" w:type="dxa"/>
            <w:tcBorders>
              <w:top w:val="single" w:sz="6" w:space="0" w:color="auto"/>
              <w:left w:val="single" w:sz="6" w:space="0" w:color="auto"/>
              <w:bottom w:val="single" w:sz="6" w:space="0" w:color="auto"/>
              <w:right w:val="single" w:sz="6" w:space="0" w:color="auto"/>
            </w:tcBorders>
          </w:tcPr>
          <w:p w14:paraId="25FAFD34" w14:textId="77777777" w:rsidR="00FE1DB7" w:rsidRPr="006513AB" w:rsidRDefault="00FE1DB7" w:rsidP="00FE1DB7">
            <w:pPr>
              <w:pStyle w:val="InfoHidden"/>
              <w:jc w:val="center"/>
              <w:rPr>
                <w:rFonts w:ascii="Montserrat" w:hAnsi="Montserrat" w:cs="Arial"/>
              </w:rPr>
            </w:pPr>
          </w:p>
        </w:tc>
        <w:tc>
          <w:tcPr>
            <w:tcW w:w="1206" w:type="dxa"/>
            <w:tcBorders>
              <w:top w:val="single" w:sz="6" w:space="0" w:color="auto"/>
              <w:left w:val="single" w:sz="6" w:space="0" w:color="auto"/>
              <w:bottom w:val="single" w:sz="6" w:space="0" w:color="auto"/>
              <w:right w:val="single" w:sz="6" w:space="0" w:color="auto"/>
            </w:tcBorders>
          </w:tcPr>
          <w:p w14:paraId="28D08D6F"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RFC</w:t>
            </w:r>
          </w:p>
        </w:tc>
        <w:tc>
          <w:tcPr>
            <w:tcW w:w="1234" w:type="dxa"/>
            <w:tcBorders>
              <w:top w:val="single" w:sz="6" w:space="0" w:color="auto"/>
              <w:left w:val="single" w:sz="6" w:space="0" w:color="auto"/>
              <w:bottom w:val="single" w:sz="6" w:space="0" w:color="auto"/>
              <w:right w:val="single" w:sz="6" w:space="0" w:color="auto"/>
            </w:tcBorders>
          </w:tcPr>
          <w:p w14:paraId="63CE911F"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Alfanumérico</w:t>
            </w:r>
          </w:p>
        </w:tc>
        <w:tc>
          <w:tcPr>
            <w:tcW w:w="1500" w:type="dxa"/>
            <w:tcBorders>
              <w:top w:val="single" w:sz="6" w:space="0" w:color="auto"/>
              <w:left w:val="single" w:sz="6" w:space="0" w:color="auto"/>
              <w:bottom w:val="single" w:sz="6" w:space="0" w:color="auto"/>
              <w:right w:val="single" w:sz="6" w:space="0" w:color="auto"/>
            </w:tcBorders>
          </w:tcPr>
          <w:p w14:paraId="06A23C24"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13</w:t>
            </w:r>
          </w:p>
        </w:tc>
        <w:tc>
          <w:tcPr>
            <w:tcW w:w="1845" w:type="dxa"/>
            <w:tcBorders>
              <w:top w:val="single" w:sz="6" w:space="0" w:color="auto"/>
              <w:left w:val="single" w:sz="6" w:space="0" w:color="auto"/>
              <w:bottom w:val="single" w:sz="6" w:space="0" w:color="auto"/>
              <w:right w:val="single" w:sz="6" w:space="0" w:color="auto"/>
            </w:tcBorders>
          </w:tcPr>
          <w:p w14:paraId="18E9D772"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Oracle: Contribuyentes.RFC</w:t>
            </w:r>
          </w:p>
        </w:tc>
        <w:tc>
          <w:tcPr>
            <w:tcW w:w="1468" w:type="dxa"/>
            <w:tcBorders>
              <w:top w:val="single" w:sz="6" w:space="0" w:color="auto"/>
              <w:left w:val="single" w:sz="6" w:space="0" w:color="auto"/>
              <w:bottom w:val="single" w:sz="6" w:space="0" w:color="auto"/>
              <w:right w:val="single" w:sz="6" w:space="0" w:color="auto"/>
            </w:tcBorders>
          </w:tcPr>
          <w:p w14:paraId="5DFAE3E3" w14:textId="77777777" w:rsidR="00FE1DB7" w:rsidRPr="006513AB" w:rsidRDefault="00FE1DB7" w:rsidP="00FE1DB7">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7D05737F" w14:textId="77777777" w:rsidR="00FE1DB7" w:rsidRPr="006513AB" w:rsidRDefault="00FE1DB7" w:rsidP="00FE1DB7">
            <w:pPr>
              <w:pStyle w:val="InfoHidden"/>
              <w:jc w:val="center"/>
              <w:rPr>
                <w:rFonts w:ascii="Montserrat" w:hAnsi="Montserrat" w:cs="Arial"/>
              </w:rPr>
            </w:pPr>
            <w:r w:rsidRPr="006513AB">
              <w:rPr>
                <w:rFonts w:ascii="Montserrat" w:hAnsi="Montserrat" w:cs="Arial"/>
              </w:rPr>
              <w:t>“GERA750702   “</w:t>
            </w:r>
          </w:p>
        </w:tc>
      </w:tr>
    </w:tbl>
    <w:tbl>
      <w:tblPr>
        <w:tblpPr w:leftFromText="141" w:rightFromText="141" w:vertAnchor="text" w:horzAnchor="page" w:tblpX="1386" w:tblpY="-7"/>
        <w:tblW w:w="95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5"/>
        <w:gridCol w:w="1206"/>
        <w:gridCol w:w="1234"/>
        <w:gridCol w:w="1500"/>
        <w:gridCol w:w="1845"/>
        <w:gridCol w:w="1468"/>
        <w:gridCol w:w="1134"/>
      </w:tblGrid>
      <w:tr w:rsidR="0009744C" w:rsidRPr="006513AB" w14:paraId="205D5218"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shd w:val="clear" w:color="auto" w:fill="A6A6A6"/>
            <w:vAlign w:val="center"/>
          </w:tcPr>
          <w:p w14:paraId="2CE5928C" w14:textId="77777777" w:rsidR="0009744C" w:rsidRPr="006513AB" w:rsidRDefault="0009744C" w:rsidP="0009744C">
            <w:pPr>
              <w:pStyle w:val="TableHeading0"/>
              <w:rPr>
                <w:rFonts w:ascii="Montserrat" w:hAnsi="Montserrat" w:cs="Arial"/>
                <w:lang w:val="es-MX"/>
              </w:rPr>
            </w:pPr>
            <w:r w:rsidRPr="006513AB">
              <w:rPr>
                <w:rFonts w:ascii="Montserrat" w:hAnsi="Montserrat" w:cs="Arial"/>
                <w:lang w:val="es-MX"/>
              </w:rPr>
              <w:lastRenderedPageBreak/>
              <w:t>Posición</w:t>
            </w:r>
          </w:p>
        </w:tc>
        <w:tc>
          <w:tcPr>
            <w:tcW w:w="1206" w:type="dxa"/>
            <w:tcBorders>
              <w:top w:val="single" w:sz="6" w:space="0" w:color="auto"/>
              <w:left w:val="single" w:sz="6" w:space="0" w:color="auto"/>
              <w:bottom w:val="single" w:sz="6" w:space="0" w:color="auto"/>
              <w:right w:val="single" w:sz="6" w:space="0" w:color="auto"/>
            </w:tcBorders>
            <w:shd w:val="clear" w:color="auto" w:fill="A6A6A6"/>
            <w:vAlign w:val="center"/>
          </w:tcPr>
          <w:p w14:paraId="7E33BCFA" w14:textId="77777777" w:rsidR="0009744C" w:rsidRPr="006513AB" w:rsidRDefault="0009744C" w:rsidP="0009744C">
            <w:pPr>
              <w:pStyle w:val="TableHeading0"/>
              <w:rPr>
                <w:rFonts w:ascii="Montserrat" w:hAnsi="Montserrat" w:cs="Arial"/>
                <w:lang w:val="es-MX"/>
              </w:rPr>
            </w:pPr>
            <w:r w:rsidRPr="006513AB">
              <w:rPr>
                <w:rFonts w:ascii="Montserrat" w:hAnsi="Montserrat" w:cs="Arial"/>
                <w:lang w:val="es-MX"/>
              </w:rPr>
              <w:t>Nombre Dato</w:t>
            </w:r>
          </w:p>
        </w:tc>
        <w:tc>
          <w:tcPr>
            <w:tcW w:w="1234" w:type="dxa"/>
            <w:tcBorders>
              <w:top w:val="single" w:sz="6" w:space="0" w:color="auto"/>
              <w:left w:val="single" w:sz="6" w:space="0" w:color="auto"/>
              <w:bottom w:val="single" w:sz="6" w:space="0" w:color="auto"/>
              <w:right w:val="single" w:sz="6" w:space="0" w:color="auto"/>
            </w:tcBorders>
            <w:shd w:val="clear" w:color="auto" w:fill="A6A6A6"/>
            <w:vAlign w:val="center"/>
          </w:tcPr>
          <w:p w14:paraId="21E5C4E6" w14:textId="77777777" w:rsidR="0009744C" w:rsidRPr="006513AB" w:rsidRDefault="0009744C" w:rsidP="0009744C">
            <w:pPr>
              <w:pStyle w:val="TableHeading0"/>
              <w:rPr>
                <w:rFonts w:ascii="Montserrat" w:hAnsi="Montserrat" w:cs="Arial"/>
                <w:lang w:val="es-MX"/>
              </w:rPr>
            </w:pPr>
            <w:r w:rsidRPr="006513AB">
              <w:rPr>
                <w:rFonts w:ascii="Montserrat" w:hAnsi="Montserrat" w:cs="Arial"/>
                <w:lang w:val="es-MX"/>
              </w:rPr>
              <w:t>Tipo Dato</w:t>
            </w:r>
          </w:p>
        </w:tc>
        <w:tc>
          <w:tcPr>
            <w:tcW w:w="1500" w:type="dxa"/>
            <w:tcBorders>
              <w:top w:val="single" w:sz="6" w:space="0" w:color="auto"/>
              <w:left w:val="single" w:sz="6" w:space="0" w:color="auto"/>
              <w:bottom w:val="single" w:sz="6" w:space="0" w:color="auto"/>
              <w:right w:val="single" w:sz="6" w:space="0" w:color="auto"/>
            </w:tcBorders>
            <w:shd w:val="clear" w:color="auto" w:fill="A6A6A6"/>
            <w:vAlign w:val="center"/>
          </w:tcPr>
          <w:p w14:paraId="06BF6B9F" w14:textId="77777777" w:rsidR="0009744C" w:rsidRPr="006513AB" w:rsidRDefault="0009744C" w:rsidP="0009744C">
            <w:pPr>
              <w:pStyle w:val="TableHeading0"/>
              <w:rPr>
                <w:rFonts w:ascii="Montserrat" w:hAnsi="Montserrat" w:cs="Arial"/>
                <w:lang w:val="es-MX"/>
              </w:rPr>
            </w:pPr>
            <w:r w:rsidRPr="006513AB">
              <w:rPr>
                <w:rFonts w:ascii="Montserrat" w:hAnsi="Montserrat" w:cs="Arial"/>
                <w:lang w:val="es-MX"/>
              </w:rPr>
              <w:t>Tamaño</w:t>
            </w:r>
          </w:p>
        </w:tc>
        <w:tc>
          <w:tcPr>
            <w:tcW w:w="1845" w:type="dxa"/>
            <w:tcBorders>
              <w:top w:val="single" w:sz="6" w:space="0" w:color="auto"/>
              <w:left w:val="single" w:sz="6" w:space="0" w:color="auto"/>
              <w:bottom w:val="single" w:sz="6" w:space="0" w:color="auto"/>
              <w:right w:val="single" w:sz="6" w:space="0" w:color="auto"/>
            </w:tcBorders>
            <w:shd w:val="clear" w:color="auto" w:fill="A6A6A6"/>
            <w:vAlign w:val="center"/>
          </w:tcPr>
          <w:p w14:paraId="789071D9" w14:textId="77777777" w:rsidR="0009744C" w:rsidRPr="006513AB" w:rsidRDefault="0009744C" w:rsidP="0009744C">
            <w:pPr>
              <w:pStyle w:val="TableHeading0"/>
              <w:rPr>
                <w:rFonts w:ascii="Montserrat" w:hAnsi="Montserrat" w:cs="Arial"/>
                <w:lang w:val="es-MX"/>
              </w:rPr>
            </w:pPr>
            <w:r w:rsidRPr="006513AB">
              <w:rPr>
                <w:rFonts w:ascii="Montserrat" w:hAnsi="Montserrat" w:cs="Arial"/>
                <w:lang w:val="es-MX"/>
              </w:rPr>
              <w:t>Referencia</w:t>
            </w:r>
          </w:p>
        </w:tc>
        <w:tc>
          <w:tcPr>
            <w:tcW w:w="1468" w:type="dxa"/>
            <w:tcBorders>
              <w:top w:val="single" w:sz="6" w:space="0" w:color="auto"/>
              <w:left w:val="single" w:sz="6" w:space="0" w:color="auto"/>
              <w:bottom w:val="single" w:sz="6" w:space="0" w:color="auto"/>
              <w:right w:val="single" w:sz="6" w:space="0" w:color="auto"/>
            </w:tcBorders>
            <w:shd w:val="clear" w:color="auto" w:fill="A6A6A6"/>
            <w:vAlign w:val="center"/>
          </w:tcPr>
          <w:p w14:paraId="586C8FC9" w14:textId="77777777" w:rsidR="0009744C" w:rsidRPr="006513AB" w:rsidRDefault="0009744C" w:rsidP="0009744C">
            <w:pPr>
              <w:pStyle w:val="TableHeading0"/>
              <w:rPr>
                <w:rFonts w:ascii="Montserrat" w:hAnsi="Montserrat" w:cs="Arial"/>
                <w:lang w:val="es-MX"/>
              </w:rPr>
            </w:pPr>
            <w:r w:rsidRPr="006513AB">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57D4F8E5" w14:textId="77777777" w:rsidR="0009744C" w:rsidRPr="006513AB" w:rsidRDefault="0009744C" w:rsidP="0009744C">
            <w:pPr>
              <w:pStyle w:val="TableHeading0"/>
              <w:rPr>
                <w:rFonts w:ascii="Montserrat" w:hAnsi="Montserrat" w:cs="Arial"/>
                <w:lang w:val="es-MX"/>
              </w:rPr>
            </w:pPr>
            <w:r w:rsidRPr="006513AB">
              <w:rPr>
                <w:rFonts w:ascii="Montserrat" w:hAnsi="Montserrat" w:cs="Arial"/>
                <w:lang w:val="es-MX"/>
              </w:rPr>
              <w:t>Ejemplo</w:t>
            </w:r>
          </w:p>
        </w:tc>
      </w:tr>
      <w:tr w:rsidR="0009744C" w:rsidRPr="006513AB" w14:paraId="4E3F83DC"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37232196" w14:textId="77777777" w:rsidR="0009744C" w:rsidRPr="000E0F98" w:rsidRDefault="0009744C" w:rsidP="0009744C">
            <w:pPr>
              <w:pStyle w:val="TableHeading0"/>
              <w:rPr>
                <w:rFonts w:ascii="Montserrat" w:hAnsi="Montserrat" w:cs="Arial"/>
                <w:b w:val="0"/>
                <w:lang w:val="es-MX"/>
              </w:rPr>
            </w:pPr>
            <w:r>
              <w:rPr>
                <w:rFonts w:ascii="Montserrat" w:hAnsi="Montserrat" w:cs="Arial"/>
                <w:b w:val="0"/>
                <w:lang w:val="es-MX"/>
              </w:rPr>
              <w:t>6</w:t>
            </w:r>
          </w:p>
        </w:tc>
        <w:tc>
          <w:tcPr>
            <w:tcW w:w="1206" w:type="dxa"/>
            <w:tcBorders>
              <w:top w:val="single" w:sz="6" w:space="0" w:color="auto"/>
              <w:left w:val="single" w:sz="6" w:space="0" w:color="auto"/>
              <w:bottom w:val="single" w:sz="6" w:space="0" w:color="auto"/>
              <w:right w:val="single" w:sz="6" w:space="0" w:color="auto"/>
            </w:tcBorders>
            <w:vAlign w:val="center"/>
          </w:tcPr>
          <w:p w14:paraId="59CC3A2D" w14:textId="77777777" w:rsidR="0009744C" w:rsidRPr="000E0F98" w:rsidRDefault="0009744C" w:rsidP="0009744C">
            <w:pPr>
              <w:pStyle w:val="TableHeading0"/>
              <w:rPr>
                <w:rFonts w:ascii="Montserrat" w:hAnsi="Montserrat" w:cs="Arial"/>
                <w:b w:val="0"/>
                <w:lang w:val="es-MX"/>
              </w:rPr>
            </w:pPr>
            <w:r w:rsidRPr="00623E27">
              <w:rPr>
                <w:rFonts w:ascii="Montserrat" w:hAnsi="Montserrat" w:cs="Arial"/>
                <w:b w:val="0"/>
                <w:lang w:val="es-MX"/>
              </w:rPr>
              <w:t xml:space="preserve">Firma </w:t>
            </w:r>
            <w:proofErr w:type="gramStart"/>
            <w:r w:rsidRPr="00623E27">
              <w:rPr>
                <w:rFonts w:ascii="Montserrat" w:hAnsi="Montserrat" w:cs="Arial"/>
                <w:b w:val="0"/>
                <w:lang w:val="es-MX"/>
              </w:rPr>
              <w:t>digital  del</w:t>
            </w:r>
            <w:proofErr w:type="gramEnd"/>
            <w:r w:rsidRPr="00623E27">
              <w:rPr>
                <w:rFonts w:ascii="Montserrat" w:hAnsi="Montserrat" w:cs="Arial"/>
                <w:b w:val="0"/>
                <w:lang w:val="es-MX"/>
              </w:rPr>
              <w:t xml:space="preserve"> certificado de </w:t>
            </w:r>
            <w:proofErr w:type="spellStart"/>
            <w:proofErr w:type="gramStart"/>
            <w:r w:rsidRPr="00623E27">
              <w:rPr>
                <w:rFonts w:ascii="Montserrat" w:hAnsi="Montserrat" w:cs="Arial"/>
                <w:b w:val="0"/>
                <w:lang w:val="es-MX"/>
              </w:rPr>
              <w:t>e.firma</w:t>
            </w:r>
            <w:proofErr w:type="spellEnd"/>
            <w:proofErr w:type="gramEnd"/>
            <w:r w:rsidRPr="00623E27">
              <w:rPr>
                <w:rFonts w:ascii="Montserrat" w:hAnsi="Montserrat" w:cs="Arial"/>
                <w:b w:val="0"/>
                <w:lang w:val="es-MX"/>
              </w:rPr>
              <w:t xml:space="preserve"> del adquirente</w:t>
            </w:r>
          </w:p>
        </w:tc>
        <w:tc>
          <w:tcPr>
            <w:tcW w:w="1234" w:type="dxa"/>
            <w:tcBorders>
              <w:top w:val="single" w:sz="6" w:space="0" w:color="auto"/>
              <w:left w:val="single" w:sz="6" w:space="0" w:color="auto"/>
              <w:bottom w:val="single" w:sz="6" w:space="0" w:color="auto"/>
              <w:right w:val="single" w:sz="6" w:space="0" w:color="auto"/>
            </w:tcBorders>
            <w:vAlign w:val="center"/>
          </w:tcPr>
          <w:p w14:paraId="0AE0C384" w14:textId="77777777" w:rsidR="0009744C" w:rsidRPr="000E0F98" w:rsidRDefault="0009744C" w:rsidP="0009744C">
            <w:pPr>
              <w:pStyle w:val="TableHeading0"/>
              <w:rPr>
                <w:rFonts w:ascii="Montserrat" w:hAnsi="Montserrat" w:cs="Arial"/>
                <w:b w:val="0"/>
                <w:lang w:val="es-MX"/>
              </w:rPr>
            </w:pPr>
            <w:r>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6BB95965" w14:textId="77777777" w:rsidR="0009744C" w:rsidRPr="000E0F98"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40A76B9B" w14:textId="77777777" w:rsidR="0009744C" w:rsidRPr="000E0F98"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71D7F325" w14:textId="77777777" w:rsidR="0009744C" w:rsidRPr="000E0F98"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0497CA7B" w14:textId="77777777" w:rsidR="0009744C" w:rsidRPr="005E63F1" w:rsidRDefault="0009744C" w:rsidP="0009744C">
            <w:pPr>
              <w:jc w:val="center"/>
              <w:rPr>
                <w:rFonts w:ascii="Montserrat" w:hAnsi="Montserrat" w:cs="Arial"/>
                <w:i/>
                <w:sz w:val="18"/>
              </w:rPr>
            </w:pPr>
            <w:r w:rsidRPr="005E63F1">
              <w:rPr>
                <w:rFonts w:ascii="Montserrat" w:hAnsi="Montserrat" w:cs="Arial"/>
                <w:i/>
                <w:sz w:val="18"/>
              </w:rPr>
              <w:t>“El valor de este campo se obtiene del motor de firmado del propio prestador de servicios”</w:t>
            </w:r>
          </w:p>
        </w:tc>
      </w:tr>
      <w:tr w:rsidR="0009744C" w:rsidRPr="006513AB" w14:paraId="0BB8E5AB" w14:textId="77777777" w:rsidTr="0009744C">
        <w:trPr>
          <w:trHeight w:val="440"/>
          <w:ins w:id="49" w:author="Licencia Office" w:date="2026-04-22T13:18:00Z" w16du:dateUtc="2026-04-22T19:18:00Z"/>
        </w:trPr>
        <w:tc>
          <w:tcPr>
            <w:tcW w:w="1175" w:type="dxa"/>
            <w:tcBorders>
              <w:top w:val="single" w:sz="6" w:space="0" w:color="auto"/>
              <w:left w:val="single" w:sz="6" w:space="0" w:color="auto"/>
              <w:bottom w:val="single" w:sz="6" w:space="0" w:color="auto"/>
              <w:right w:val="single" w:sz="6" w:space="0" w:color="auto"/>
            </w:tcBorders>
            <w:vAlign w:val="center"/>
          </w:tcPr>
          <w:p w14:paraId="75B26B15" w14:textId="77777777" w:rsidR="0009744C" w:rsidRPr="0009744C" w:rsidRDefault="0009744C" w:rsidP="0009744C">
            <w:pPr>
              <w:pStyle w:val="TableHeading0"/>
              <w:rPr>
                <w:ins w:id="50" w:author="Licencia Office" w:date="2026-04-22T13:18:00Z" w16du:dateUtc="2026-04-22T19:18:00Z"/>
                <w:rFonts w:ascii="Montserrat" w:hAnsi="Montserrat" w:cs="Arial"/>
                <w:b w:val="0"/>
                <w:highlight w:val="cyan"/>
                <w:lang w:val="es-MX"/>
                <w:rPrChange w:id="51" w:author="Licencia Office" w:date="2026-04-22T13:20:00Z" w16du:dateUtc="2026-04-22T19:20:00Z">
                  <w:rPr>
                    <w:ins w:id="52" w:author="Licencia Office" w:date="2026-04-22T13:18:00Z" w16du:dateUtc="2026-04-22T19:18:00Z"/>
                    <w:rFonts w:ascii="Montserrat" w:hAnsi="Montserrat" w:cs="Arial"/>
                    <w:b w:val="0"/>
                    <w:lang w:val="es-MX"/>
                  </w:rPr>
                </w:rPrChange>
              </w:rPr>
            </w:pPr>
            <w:ins w:id="53" w:author="Licencia Office" w:date="2026-04-22T13:20:00Z" w16du:dateUtc="2026-04-22T19:20:00Z">
              <w:r w:rsidRPr="0009744C">
                <w:rPr>
                  <w:rFonts w:ascii="Montserrat" w:hAnsi="Montserrat" w:cs="Arial"/>
                  <w:b w:val="0"/>
                  <w:highlight w:val="cyan"/>
                  <w:lang w:val="es-MX"/>
                  <w:rPrChange w:id="54" w:author="Licencia Office" w:date="2026-04-22T13:20:00Z" w16du:dateUtc="2026-04-22T19:20:00Z">
                    <w:rPr>
                      <w:rFonts w:ascii="Montserrat" w:hAnsi="Montserrat" w:cs="Arial"/>
                      <w:b w:val="0"/>
                      <w:lang w:val="es-MX"/>
                    </w:rPr>
                  </w:rPrChange>
                </w:rPr>
                <w:t>7</w:t>
              </w:r>
            </w:ins>
          </w:p>
        </w:tc>
        <w:tc>
          <w:tcPr>
            <w:tcW w:w="1206" w:type="dxa"/>
            <w:tcBorders>
              <w:top w:val="single" w:sz="6" w:space="0" w:color="auto"/>
              <w:left w:val="single" w:sz="6" w:space="0" w:color="auto"/>
              <w:bottom w:val="single" w:sz="6" w:space="0" w:color="auto"/>
              <w:right w:val="single" w:sz="6" w:space="0" w:color="auto"/>
            </w:tcBorders>
            <w:vAlign w:val="center"/>
          </w:tcPr>
          <w:p w14:paraId="58C2EE80" w14:textId="77777777" w:rsidR="0009744C" w:rsidRPr="0009744C" w:rsidRDefault="0009744C" w:rsidP="0009744C">
            <w:pPr>
              <w:pStyle w:val="TableHeading0"/>
              <w:rPr>
                <w:ins w:id="55" w:author="Licencia Office" w:date="2026-04-22T13:18:00Z" w16du:dateUtc="2026-04-22T19:18:00Z"/>
                <w:rFonts w:ascii="Montserrat" w:hAnsi="Montserrat" w:cs="Arial"/>
                <w:b w:val="0"/>
                <w:highlight w:val="cyan"/>
                <w:lang w:val="es-MX"/>
                <w:rPrChange w:id="56" w:author="Licencia Office" w:date="2026-04-22T13:20:00Z" w16du:dateUtc="2026-04-22T19:20:00Z">
                  <w:rPr>
                    <w:ins w:id="57" w:author="Licencia Office" w:date="2026-04-22T13:18:00Z" w16du:dateUtc="2026-04-22T19:18:00Z"/>
                    <w:rFonts w:ascii="Montserrat" w:hAnsi="Montserrat" w:cs="Arial"/>
                    <w:b w:val="0"/>
                    <w:lang w:val="es-MX"/>
                  </w:rPr>
                </w:rPrChange>
              </w:rPr>
            </w:pPr>
            <w:ins w:id="58" w:author="Licencia Office" w:date="2026-04-22T13:18:00Z" w16du:dateUtc="2026-04-22T19:18:00Z">
              <w:r w:rsidRPr="0009744C">
                <w:rPr>
                  <w:rFonts w:ascii="Montserrat" w:hAnsi="Montserrat" w:cs="Arial"/>
                  <w:b w:val="0"/>
                  <w:highlight w:val="cyan"/>
                  <w:lang w:val="es-MX"/>
                  <w:rPrChange w:id="59" w:author="Licencia Office" w:date="2026-04-22T13:20:00Z" w16du:dateUtc="2026-04-22T19:20:00Z">
                    <w:rPr>
                      <w:rFonts w:ascii="Montserrat" w:hAnsi="Montserrat" w:cs="Arial"/>
                      <w:b w:val="0"/>
                      <w:lang w:val="es-MX"/>
                    </w:rPr>
                  </w:rPrChange>
                </w:rPr>
                <w:t>Sello o firmado del Adquiriente</w:t>
              </w:r>
            </w:ins>
          </w:p>
        </w:tc>
        <w:tc>
          <w:tcPr>
            <w:tcW w:w="1234" w:type="dxa"/>
            <w:tcBorders>
              <w:top w:val="single" w:sz="6" w:space="0" w:color="auto"/>
              <w:left w:val="single" w:sz="6" w:space="0" w:color="auto"/>
              <w:bottom w:val="single" w:sz="6" w:space="0" w:color="auto"/>
              <w:right w:val="single" w:sz="6" w:space="0" w:color="auto"/>
            </w:tcBorders>
            <w:vAlign w:val="center"/>
          </w:tcPr>
          <w:p w14:paraId="494497AA" w14:textId="77777777" w:rsidR="0009744C" w:rsidRPr="0009744C" w:rsidRDefault="0009744C" w:rsidP="0009744C">
            <w:pPr>
              <w:pStyle w:val="TableHeading0"/>
              <w:rPr>
                <w:ins w:id="60" w:author="Licencia Office" w:date="2026-04-22T13:18:00Z" w16du:dateUtc="2026-04-22T19:18:00Z"/>
                <w:rFonts w:ascii="Montserrat" w:hAnsi="Montserrat" w:cs="Arial"/>
                <w:b w:val="0"/>
                <w:highlight w:val="cyan"/>
                <w:lang w:val="es-MX"/>
                <w:rPrChange w:id="61" w:author="Licencia Office" w:date="2026-04-22T13:20:00Z" w16du:dateUtc="2026-04-22T19:20:00Z">
                  <w:rPr>
                    <w:ins w:id="62" w:author="Licencia Office" w:date="2026-04-22T13:18:00Z" w16du:dateUtc="2026-04-22T19:18:00Z"/>
                    <w:rFonts w:ascii="Montserrat" w:hAnsi="Montserrat" w:cs="Arial"/>
                    <w:b w:val="0"/>
                    <w:lang w:val="es-MX"/>
                  </w:rPr>
                </w:rPrChange>
              </w:rPr>
            </w:pPr>
            <w:ins w:id="63" w:author="Licencia Office" w:date="2026-04-22T13:20:00Z" w16du:dateUtc="2026-04-22T19:20:00Z">
              <w:r w:rsidRPr="0009744C">
                <w:rPr>
                  <w:rFonts w:ascii="Montserrat" w:hAnsi="Montserrat" w:cs="Arial"/>
                  <w:b w:val="0"/>
                  <w:highlight w:val="cyan"/>
                  <w:lang w:val="es-MX"/>
                  <w:rPrChange w:id="64" w:author="Licencia Office" w:date="2026-04-22T13:20:00Z" w16du:dateUtc="2026-04-22T19:20:00Z">
                    <w:rPr>
                      <w:rFonts w:ascii="Montserrat" w:hAnsi="Montserrat" w:cs="Arial"/>
                      <w:b w:val="0"/>
                      <w:lang w:val="es-MX"/>
                    </w:rPr>
                  </w:rPrChange>
                </w:rPr>
                <w:t>Alfanumérico</w:t>
              </w:r>
            </w:ins>
          </w:p>
        </w:tc>
        <w:tc>
          <w:tcPr>
            <w:tcW w:w="1500" w:type="dxa"/>
            <w:tcBorders>
              <w:top w:val="single" w:sz="6" w:space="0" w:color="auto"/>
              <w:left w:val="single" w:sz="6" w:space="0" w:color="auto"/>
              <w:bottom w:val="single" w:sz="6" w:space="0" w:color="auto"/>
              <w:right w:val="single" w:sz="6" w:space="0" w:color="auto"/>
            </w:tcBorders>
            <w:vAlign w:val="center"/>
          </w:tcPr>
          <w:p w14:paraId="677B3590" w14:textId="77777777" w:rsidR="0009744C" w:rsidRPr="0009744C" w:rsidRDefault="0009744C" w:rsidP="0009744C">
            <w:pPr>
              <w:pStyle w:val="TableHeading0"/>
              <w:rPr>
                <w:ins w:id="65" w:author="Licencia Office" w:date="2026-04-22T13:18:00Z" w16du:dateUtc="2026-04-22T19:18:00Z"/>
                <w:rFonts w:ascii="Montserrat" w:hAnsi="Montserrat" w:cs="Arial"/>
                <w:b w:val="0"/>
                <w:highlight w:val="cyan"/>
                <w:lang w:val="es-MX"/>
                <w:rPrChange w:id="66" w:author="Licencia Office" w:date="2026-04-22T13:20:00Z" w16du:dateUtc="2026-04-22T19:20:00Z">
                  <w:rPr>
                    <w:ins w:id="67" w:author="Licencia Office" w:date="2026-04-22T13:18:00Z" w16du:dateUtc="2026-04-22T19:18:00Z"/>
                    <w:rFonts w:ascii="Montserrat" w:hAnsi="Montserrat" w:cs="Arial"/>
                    <w:b w:val="0"/>
                    <w:lang w:val="es-MX"/>
                  </w:rPr>
                </w:rPrChange>
              </w:rPr>
            </w:pPr>
            <w:ins w:id="68" w:author="Licencia Office" w:date="2026-04-22T13:20:00Z" w16du:dateUtc="2026-04-22T19:20:00Z">
              <w:r w:rsidRPr="0009744C">
                <w:rPr>
                  <w:rFonts w:ascii="Montserrat" w:hAnsi="Montserrat" w:cs="Arial"/>
                  <w:b w:val="0"/>
                  <w:highlight w:val="cyan"/>
                  <w:lang w:val="es-MX"/>
                  <w:rPrChange w:id="69" w:author="Licencia Office" w:date="2026-04-22T13:20:00Z" w16du:dateUtc="2026-04-22T19:20:00Z">
                    <w:rPr>
                      <w:rFonts w:ascii="Montserrat" w:hAnsi="Montserrat" w:cs="Arial"/>
                      <w:b w:val="0"/>
                      <w:lang w:val="es-MX"/>
                    </w:rPr>
                  </w:rPrChange>
                </w:rPr>
                <w:t>N/A</w:t>
              </w:r>
            </w:ins>
          </w:p>
        </w:tc>
        <w:tc>
          <w:tcPr>
            <w:tcW w:w="1845" w:type="dxa"/>
            <w:tcBorders>
              <w:top w:val="single" w:sz="6" w:space="0" w:color="auto"/>
              <w:left w:val="single" w:sz="6" w:space="0" w:color="auto"/>
              <w:bottom w:val="single" w:sz="6" w:space="0" w:color="auto"/>
              <w:right w:val="single" w:sz="6" w:space="0" w:color="auto"/>
            </w:tcBorders>
            <w:vAlign w:val="center"/>
          </w:tcPr>
          <w:p w14:paraId="7CC2C939" w14:textId="77777777" w:rsidR="0009744C" w:rsidRPr="0009744C" w:rsidRDefault="0009744C" w:rsidP="0009744C">
            <w:pPr>
              <w:pStyle w:val="TableHeading0"/>
              <w:rPr>
                <w:ins w:id="70" w:author="Licencia Office" w:date="2026-04-22T13:18:00Z" w16du:dateUtc="2026-04-22T19:18:00Z"/>
                <w:rFonts w:ascii="Montserrat" w:hAnsi="Montserrat" w:cs="Arial"/>
                <w:b w:val="0"/>
                <w:highlight w:val="cyan"/>
                <w:lang w:val="es-MX"/>
                <w:rPrChange w:id="71" w:author="Licencia Office" w:date="2026-04-22T13:20:00Z" w16du:dateUtc="2026-04-22T19:20:00Z">
                  <w:rPr>
                    <w:ins w:id="72" w:author="Licencia Office" w:date="2026-04-22T13:18:00Z" w16du:dateUtc="2026-04-22T19:18:00Z"/>
                    <w:rFonts w:ascii="Montserrat" w:hAnsi="Montserrat" w:cs="Arial"/>
                    <w:b w:val="0"/>
                    <w:lang w:val="es-MX"/>
                  </w:rPr>
                </w:rPrChange>
              </w:rPr>
            </w:pPr>
            <w:ins w:id="73" w:author="Licencia Office" w:date="2026-04-22T13:20:00Z" w16du:dateUtc="2026-04-22T19:20:00Z">
              <w:r w:rsidRPr="0009744C">
                <w:rPr>
                  <w:rFonts w:ascii="Montserrat" w:hAnsi="Montserrat" w:cs="Arial"/>
                  <w:b w:val="0"/>
                  <w:highlight w:val="cyan"/>
                  <w:lang w:val="es-MX"/>
                  <w:rPrChange w:id="74" w:author="Licencia Office" w:date="2026-04-22T13:20:00Z" w16du:dateUtc="2026-04-22T19:20:00Z">
                    <w:rPr>
                      <w:rFonts w:ascii="Montserrat" w:hAnsi="Montserrat" w:cs="Arial"/>
                      <w:b w:val="0"/>
                      <w:lang w:val="es-MX"/>
                    </w:rPr>
                  </w:rPrChange>
                </w:rPr>
                <w:t>N/A</w:t>
              </w:r>
            </w:ins>
          </w:p>
        </w:tc>
        <w:tc>
          <w:tcPr>
            <w:tcW w:w="1468" w:type="dxa"/>
            <w:tcBorders>
              <w:top w:val="single" w:sz="6" w:space="0" w:color="auto"/>
              <w:left w:val="single" w:sz="6" w:space="0" w:color="auto"/>
              <w:bottom w:val="single" w:sz="6" w:space="0" w:color="auto"/>
              <w:right w:val="single" w:sz="6" w:space="0" w:color="auto"/>
            </w:tcBorders>
            <w:vAlign w:val="center"/>
          </w:tcPr>
          <w:p w14:paraId="57AE8FD5" w14:textId="77777777" w:rsidR="0009744C" w:rsidRPr="0009744C" w:rsidRDefault="0009744C" w:rsidP="0009744C">
            <w:pPr>
              <w:pStyle w:val="TableHeading0"/>
              <w:rPr>
                <w:ins w:id="75" w:author="Licencia Office" w:date="2026-04-22T13:18:00Z" w16du:dateUtc="2026-04-22T19:18:00Z"/>
                <w:rFonts w:ascii="Montserrat" w:hAnsi="Montserrat" w:cs="Arial"/>
                <w:b w:val="0"/>
                <w:highlight w:val="cyan"/>
                <w:lang w:val="es-MX"/>
                <w:rPrChange w:id="76" w:author="Licencia Office" w:date="2026-04-22T13:20:00Z" w16du:dateUtc="2026-04-22T19:20:00Z">
                  <w:rPr>
                    <w:ins w:id="77" w:author="Licencia Office" w:date="2026-04-22T13:18:00Z" w16du:dateUtc="2026-04-22T19:18:00Z"/>
                    <w:rFonts w:ascii="Montserrat" w:hAnsi="Montserrat" w:cs="Arial"/>
                    <w:b w:val="0"/>
                    <w:lang w:val="es-MX"/>
                  </w:rPr>
                </w:rPrChange>
              </w:rPr>
            </w:pPr>
            <w:ins w:id="78" w:author="Licencia Office" w:date="2026-04-22T13:20:00Z" w16du:dateUtc="2026-04-22T19:20:00Z">
              <w:r w:rsidRPr="0009744C">
                <w:rPr>
                  <w:rFonts w:ascii="Montserrat" w:hAnsi="Montserrat" w:cs="Arial"/>
                  <w:b w:val="0"/>
                  <w:highlight w:val="cyan"/>
                  <w:lang w:val="es-MX"/>
                  <w:rPrChange w:id="79" w:author="Licencia Office" w:date="2026-04-22T13:20:00Z" w16du:dateUtc="2026-04-22T19:20:00Z">
                    <w:rPr>
                      <w:rFonts w:ascii="Montserrat" w:hAnsi="Montserrat" w:cs="Arial"/>
                      <w:b w:val="0"/>
                      <w:lang w:val="es-MX"/>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5ED0CF98" w14:textId="77777777" w:rsidR="0009744C" w:rsidRPr="0009744C" w:rsidRDefault="0009744C" w:rsidP="0009744C">
            <w:pPr>
              <w:jc w:val="center"/>
              <w:rPr>
                <w:ins w:id="80" w:author="Licencia Office" w:date="2026-04-22T13:18:00Z" w16du:dateUtc="2026-04-22T19:18:00Z"/>
                <w:rFonts w:ascii="Montserrat" w:hAnsi="Montserrat" w:cs="Arial"/>
                <w:i/>
                <w:sz w:val="18"/>
                <w:highlight w:val="cyan"/>
                <w:rPrChange w:id="81" w:author="Licencia Office" w:date="2026-04-22T13:20:00Z" w16du:dateUtc="2026-04-22T19:20:00Z">
                  <w:rPr>
                    <w:ins w:id="82" w:author="Licencia Office" w:date="2026-04-22T13:18:00Z" w16du:dateUtc="2026-04-22T19:18:00Z"/>
                    <w:rFonts w:ascii="Montserrat" w:hAnsi="Montserrat" w:cs="Arial"/>
                    <w:i/>
                    <w:sz w:val="18"/>
                  </w:rPr>
                </w:rPrChange>
              </w:rPr>
            </w:pPr>
            <w:ins w:id="83" w:author="Licencia Office" w:date="2026-04-22T13:19:00Z" w16du:dateUtc="2026-04-22T19:19:00Z">
              <w:r w:rsidRPr="0009744C">
                <w:rPr>
                  <w:rFonts w:ascii="Montserrat" w:hAnsi="Montserrat" w:cs="Arial"/>
                  <w:i/>
                  <w:sz w:val="16"/>
                  <w:szCs w:val="18"/>
                  <w:highlight w:val="cyan"/>
                  <w:rPrChange w:id="84" w:author="Licencia Office" w:date="2026-04-22T13:20:00Z" w16du:dateUtc="2026-04-22T19:20:00Z">
                    <w:rPr>
                      <w:rFonts w:ascii="Montserrat" w:hAnsi="Montserrat" w:cs="Arial"/>
                      <w:i/>
                      <w:sz w:val="16"/>
                      <w:szCs w:val="18"/>
                    </w:rPr>
                  </w:rPrChange>
                </w:rPr>
                <w:t>“El valor de este parámetro se obtiene de la cadena del Emisor y Adquiriente”</w:t>
              </w:r>
            </w:ins>
          </w:p>
        </w:tc>
      </w:tr>
      <w:tr w:rsidR="0009744C" w:rsidRPr="006513AB" w14:paraId="2E4B5CC1"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4F4F96BB" w14:textId="77777777" w:rsidR="0009744C" w:rsidRPr="000E0F98" w:rsidRDefault="0009744C" w:rsidP="0009744C">
            <w:pPr>
              <w:pStyle w:val="TableHeading0"/>
              <w:rPr>
                <w:rFonts w:ascii="Montserrat" w:hAnsi="Montserrat" w:cs="Arial"/>
                <w:b w:val="0"/>
                <w:lang w:val="es-MX"/>
              </w:rPr>
            </w:pPr>
            <w:ins w:id="85" w:author="Licencia Office" w:date="2026-04-22T13:20:00Z" w16du:dateUtc="2026-04-22T19:20:00Z">
              <w:r w:rsidRPr="0009744C">
                <w:rPr>
                  <w:rFonts w:ascii="Montserrat" w:hAnsi="Montserrat" w:cs="Arial"/>
                  <w:b w:val="0"/>
                  <w:highlight w:val="cyan"/>
                  <w:lang w:val="es-MX"/>
                  <w:rPrChange w:id="86" w:author="Licencia Office" w:date="2026-04-22T13:26:00Z" w16du:dateUtc="2026-04-22T19:26:00Z">
                    <w:rPr>
                      <w:rFonts w:ascii="Montserrat" w:hAnsi="Montserrat" w:cs="Arial"/>
                      <w:b w:val="0"/>
                      <w:lang w:val="es-MX"/>
                    </w:rPr>
                  </w:rPrChange>
                </w:rPr>
                <w:t>8</w:t>
              </w:r>
            </w:ins>
            <w:del w:id="87" w:author="Licencia Office" w:date="2026-04-22T13:20:00Z" w16du:dateUtc="2026-04-22T19:20:00Z">
              <w:r w:rsidRPr="0009744C" w:rsidDel="0009744C">
                <w:rPr>
                  <w:rFonts w:ascii="Montserrat" w:hAnsi="Montserrat" w:cs="Arial"/>
                  <w:b w:val="0"/>
                  <w:highlight w:val="cyan"/>
                  <w:lang w:val="es-MX"/>
                  <w:rPrChange w:id="88" w:author="Licencia Office" w:date="2026-04-22T13:26:00Z" w16du:dateUtc="2026-04-22T19:26:00Z">
                    <w:rPr>
                      <w:rFonts w:ascii="Montserrat" w:hAnsi="Montserrat" w:cs="Arial"/>
                      <w:b w:val="0"/>
                      <w:lang w:val="es-MX"/>
                    </w:rPr>
                  </w:rPrChange>
                </w:rPr>
                <w:delText>7</w:delText>
              </w:r>
            </w:del>
          </w:p>
        </w:tc>
        <w:tc>
          <w:tcPr>
            <w:tcW w:w="1206" w:type="dxa"/>
            <w:tcBorders>
              <w:top w:val="single" w:sz="6" w:space="0" w:color="auto"/>
              <w:left w:val="single" w:sz="6" w:space="0" w:color="auto"/>
              <w:bottom w:val="single" w:sz="6" w:space="0" w:color="auto"/>
              <w:right w:val="single" w:sz="6" w:space="0" w:color="auto"/>
            </w:tcBorders>
            <w:vAlign w:val="center"/>
          </w:tcPr>
          <w:p w14:paraId="3B5653F5"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 xml:space="preserve">Número de serie de la </w:t>
            </w:r>
            <w:proofErr w:type="gramStart"/>
            <w:r>
              <w:rPr>
                <w:rFonts w:ascii="Montserrat" w:hAnsi="Montserrat" w:cs="Arial"/>
                <w:b w:val="0"/>
                <w:lang w:val="es-MX"/>
              </w:rPr>
              <w:t>e.firma</w:t>
            </w:r>
            <w:proofErr w:type="gramEnd"/>
            <w:r>
              <w:rPr>
                <w:rFonts w:ascii="Montserrat" w:hAnsi="Montserrat" w:cs="Arial"/>
                <w:b w:val="0"/>
                <w:lang w:val="es-MX"/>
              </w:rPr>
              <w:t xml:space="preserve"> del adquirente</w:t>
            </w:r>
          </w:p>
        </w:tc>
        <w:tc>
          <w:tcPr>
            <w:tcW w:w="1234" w:type="dxa"/>
            <w:tcBorders>
              <w:top w:val="single" w:sz="6" w:space="0" w:color="auto"/>
              <w:left w:val="single" w:sz="6" w:space="0" w:color="auto"/>
              <w:bottom w:val="single" w:sz="6" w:space="0" w:color="auto"/>
              <w:right w:val="single" w:sz="6" w:space="0" w:color="auto"/>
            </w:tcBorders>
            <w:vAlign w:val="center"/>
          </w:tcPr>
          <w:p w14:paraId="79DFB78A"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Numérico</w:t>
            </w:r>
          </w:p>
        </w:tc>
        <w:tc>
          <w:tcPr>
            <w:tcW w:w="1500" w:type="dxa"/>
            <w:tcBorders>
              <w:top w:val="single" w:sz="6" w:space="0" w:color="auto"/>
              <w:left w:val="single" w:sz="6" w:space="0" w:color="auto"/>
              <w:bottom w:val="single" w:sz="6" w:space="0" w:color="auto"/>
              <w:right w:val="single" w:sz="6" w:space="0" w:color="auto"/>
            </w:tcBorders>
            <w:vAlign w:val="center"/>
          </w:tcPr>
          <w:p w14:paraId="16912BA9"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20</w:t>
            </w:r>
          </w:p>
        </w:tc>
        <w:tc>
          <w:tcPr>
            <w:tcW w:w="1845" w:type="dxa"/>
            <w:tcBorders>
              <w:top w:val="single" w:sz="6" w:space="0" w:color="auto"/>
              <w:left w:val="single" w:sz="6" w:space="0" w:color="auto"/>
              <w:bottom w:val="single" w:sz="6" w:space="0" w:color="auto"/>
              <w:right w:val="single" w:sz="6" w:space="0" w:color="auto"/>
            </w:tcBorders>
            <w:vAlign w:val="center"/>
          </w:tcPr>
          <w:p w14:paraId="5A44B60E" w14:textId="77777777" w:rsidR="0009744C" w:rsidRPr="007956E6" w:rsidRDefault="0009744C" w:rsidP="0009744C">
            <w:pPr>
              <w:pStyle w:val="TableHeading0"/>
              <w:rPr>
                <w:rFonts w:ascii="Montserrat" w:hAnsi="Montserrat" w:cs="Arial"/>
                <w:b w:val="0"/>
                <w:lang w:val="es-MX"/>
              </w:rPr>
            </w:pPr>
            <w:r>
              <w:rPr>
                <w:rFonts w:ascii="Montserrat" w:hAnsi="Montserrat" w:cs="Arial"/>
                <w:b w:val="0"/>
                <w:lang w:val="es-MX"/>
              </w:rPr>
              <w:t>Lista de certificados (CertiSAT)</w:t>
            </w:r>
          </w:p>
        </w:tc>
        <w:tc>
          <w:tcPr>
            <w:tcW w:w="1468" w:type="dxa"/>
            <w:tcBorders>
              <w:top w:val="single" w:sz="6" w:space="0" w:color="auto"/>
              <w:left w:val="single" w:sz="6" w:space="0" w:color="auto"/>
              <w:bottom w:val="single" w:sz="6" w:space="0" w:color="auto"/>
              <w:right w:val="single" w:sz="6" w:space="0" w:color="auto"/>
            </w:tcBorders>
            <w:vAlign w:val="center"/>
          </w:tcPr>
          <w:p w14:paraId="190911C0"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0BFAC45A" w14:textId="77777777" w:rsidR="0009744C" w:rsidRPr="005E63F1" w:rsidRDefault="0009744C" w:rsidP="0009744C">
            <w:pPr>
              <w:jc w:val="center"/>
              <w:rPr>
                <w:rFonts w:ascii="Montserrat" w:hAnsi="Montserrat" w:cs="Arial"/>
                <w:i/>
                <w:sz w:val="18"/>
              </w:rPr>
            </w:pPr>
            <w:r w:rsidRPr="005E63F1">
              <w:rPr>
                <w:rFonts w:ascii="Montserrat" w:hAnsi="Montserrat" w:cs="Arial"/>
                <w:i/>
                <w:sz w:val="18"/>
              </w:rPr>
              <w:t>“00001000000405355430”</w:t>
            </w:r>
          </w:p>
        </w:tc>
      </w:tr>
      <w:tr w:rsidR="0009744C" w:rsidRPr="006513AB" w14:paraId="519F7027"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1C322A76" w14:textId="77777777" w:rsidR="0009744C" w:rsidRDefault="0009744C" w:rsidP="0009744C">
            <w:pPr>
              <w:pStyle w:val="TableHeading0"/>
              <w:rPr>
                <w:rFonts w:ascii="Montserrat" w:hAnsi="Montserrat" w:cs="Arial"/>
                <w:b w:val="0"/>
                <w:lang w:val="es-MX"/>
              </w:rPr>
            </w:pPr>
            <w:ins w:id="89" w:author="Licencia Office" w:date="2026-04-22T13:21:00Z" w16du:dateUtc="2026-04-22T19:21:00Z">
              <w:r w:rsidRPr="0009744C">
                <w:rPr>
                  <w:rFonts w:ascii="Montserrat" w:hAnsi="Montserrat" w:cs="Arial"/>
                  <w:b w:val="0"/>
                  <w:highlight w:val="cyan"/>
                  <w:lang w:val="es-MX"/>
                  <w:rPrChange w:id="90" w:author="Licencia Office" w:date="2026-04-22T13:26:00Z" w16du:dateUtc="2026-04-22T19:26:00Z">
                    <w:rPr>
                      <w:rFonts w:ascii="Montserrat" w:hAnsi="Montserrat" w:cs="Arial"/>
                      <w:b w:val="0"/>
                      <w:lang w:val="es-MX"/>
                    </w:rPr>
                  </w:rPrChange>
                </w:rPr>
                <w:t>9</w:t>
              </w:r>
            </w:ins>
            <w:del w:id="91" w:author="Licencia Office" w:date="2026-04-22T13:21:00Z" w16du:dateUtc="2026-04-22T19:21:00Z">
              <w:r w:rsidRPr="0009744C" w:rsidDel="0009744C">
                <w:rPr>
                  <w:rFonts w:ascii="Montserrat" w:hAnsi="Montserrat" w:cs="Arial"/>
                  <w:b w:val="0"/>
                  <w:highlight w:val="cyan"/>
                  <w:lang w:val="es-MX"/>
                  <w:rPrChange w:id="92" w:author="Licencia Office" w:date="2026-04-22T13:26:00Z" w16du:dateUtc="2026-04-22T19:26:00Z">
                    <w:rPr>
                      <w:rFonts w:ascii="Montserrat" w:hAnsi="Montserrat" w:cs="Arial"/>
                      <w:b w:val="0"/>
                      <w:lang w:val="es-MX"/>
                    </w:rPr>
                  </w:rPrChange>
                </w:rPr>
                <w:delText>8</w:delText>
              </w:r>
            </w:del>
          </w:p>
        </w:tc>
        <w:tc>
          <w:tcPr>
            <w:tcW w:w="1206" w:type="dxa"/>
            <w:tcBorders>
              <w:top w:val="single" w:sz="6" w:space="0" w:color="auto"/>
              <w:left w:val="single" w:sz="6" w:space="0" w:color="auto"/>
              <w:bottom w:val="single" w:sz="6" w:space="0" w:color="auto"/>
              <w:right w:val="single" w:sz="6" w:space="0" w:color="auto"/>
            </w:tcBorders>
            <w:vAlign w:val="center"/>
          </w:tcPr>
          <w:p w14:paraId="4B93BC3F" w14:textId="77777777" w:rsidR="0009744C" w:rsidRDefault="0009744C" w:rsidP="0009744C">
            <w:pPr>
              <w:pStyle w:val="TableHeading0"/>
              <w:rPr>
                <w:rFonts w:ascii="Montserrat" w:hAnsi="Montserrat" w:cs="Arial"/>
                <w:b w:val="0"/>
                <w:lang w:val="es-MX"/>
              </w:rPr>
            </w:pPr>
            <w:r w:rsidRPr="00623E27">
              <w:rPr>
                <w:rFonts w:ascii="Montserrat" w:hAnsi="Montserrat" w:cs="Arial"/>
                <w:b w:val="0"/>
                <w:lang w:val="es-MX"/>
              </w:rPr>
              <w:t>Firma digital del CESD del prestador de servicios</w:t>
            </w:r>
          </w:p>
        </w:tc>
        <w:tc>
          <w:tcPr>
            <w:tcW w:w="1234" w:type="dxa"/>
            <w:tcBorders>
              <w:top w:val="single" w:sz="6" w:space="0" w:color="auto"/>
              <w:left w:val="single" w:sz="6" w:space="0" w:color="auto"/>
              <w:bottom w:val="single" w:sz="6" w:space="0" w:color="auto"/>
              <w:right w:val="single" w:sz="6" w:space="0" w:color="auto"/>
            </w:tcBorders>
            <w:vAlign w:val="center"/>
          </w:tcPr>
          <w:p w14:paraId="7DA98C62"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Alfanumérico</w:t>
            </w:r>
          </w:p>
        </w:tc>
        <w:tc>
          <w:tcPr>
            <w:tcW w:w="1500" w:type="dxa"/>
            <w:tcBorders>
              <w:top w:val="single" w:sz="6" w:space="0" w:color="auto"/>
              <w:left w:val="single" w:sz="6" w:space="0" w:color="auto"/>
              <w:bottom w:val="single" w:sz="6" w:space="0" w:color="auto"/>
              <w:right w:val="single" w:sz="6" w:space="0" w:color="auto"/>
            </w:tcBorders>
            <w:vAlign w:val="center"/>
          </w:tcPr>
          <w:p w14:paraId="6C7B8116"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845" w:type="dxa"/>
            <w:tcBorders>
              <w:top w:val="single" w:sz="6" w:space="0" w:color="auto"/>
              <w:left w:val="single" w:sz="6" w:space="0" w:color="auto"/>
              <w:bottom w:val="single" w:sz="6" w:space="0" w:color="auto"/>
              <w:right w:val="single" w:sz="6" w:space="0" w:color="auto"/>
            </w:tcBorders>
            <w:vAlign w:val="center"/>
          </w:tcPr>
          <w:p w14:paraId="59142200" w14:textId="77777777" w:rsidR="0009744C" w:rsidRPr="005B48FB"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468" w:type="dxa"/>
            <w:tcBorders>
              <w:top w:val="single" w:sz="6" w:space="0" w:color="auto"/>
              <w:left w:val="single" w:sz="6" w:space="0" w:color="auto"/>
              <w:bottom w:val="single" w:sz="6" w:space="0" w:color="auto"/>
              <w:right w:val="single" w:sz="6" w:space="0" w:color="auto"/>
            </w:tcBorders>
            <w:vAlign w:val="center"/>
          </w:tcPr>
          <w:p w14:paraId="74694153"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04FBF981" w14:textId="77777777" w:rsidR="0009744C" w:rsidRPr="005E63F1" w:rsidRDefault="0009744C" w:rsidP="0009744C">
            <w:pPr>
              <w:jc w:val="center"/>
              <w:rPr>
                <w:rFonts w:ascii="Montserrat" w:hAnsi="Montserrat" w:cs="Arial"/>
                <w:i/>
                <w:sz w:val="18"/>
              </w:rPr>
            </w:pPr>
            <w:r w:rsidRPr="005E63F1">
              <w:rPr>
                <w:rFonts w:ascii="Montserrat" w:hAnsi="Montserrat" w:cs="Arial"/>
                <w:i/>
                <w:sz w:val="18"/>
              </w:rPr>
              <w:t>“El valor de este campo se obtiene del motor de firmado del propio prestador de servicios”</w:t>
            </w:r>
          </w:p>
        </w:tc>
      </w:tr>
      <w:tr w:rsidR="0009744C" w:rsidRPr="006513AB" w14:paraId="79E7065E" w14:textId="77777777" w:rsidTr="0009744C">
        <w:trPr>
          <w:trHeight w:val="440"/>
          <w:ins w:id="93" w:author="Licencia Office" w:date="2026-04-22T13:23:00Z" w16du:dateUtc="2026-04-22T19:23:00Z"/>
        </w:trPr>
        <w:tc>
          <w:tcPr>
            <w:tcW w:w="1175" w:type="dxa"/>
            <w:tcBorders>
              <w:top w:val="single" w:sz="6" w:space="0" w:color="auto"/>
              <w:left w:val="single" w:sz="6" w:space="0" w:color="auto"/>
              <w:bottom w:val="single" w:sz="6" w:space="0" w:color="auto"/>
              <w:right w:val="single" w:sz="6" w:space="0" w:color="auto"/>
            </w:tcBorders>
            <w:vAlign w:val="center"/>
          </w:tcPr>
          <w:p w14:paraId="6C9E5B09" w14:textId="77777777" w:rsidR="0009744C" w:rsidRPr="0009744C" w:rsidRDefault="0009744C" w:rsidP="0009744C">
            <w:pPr>
              <w:pStyle w:val="TableHeading0"/>
              <w:rPr>
                <w:ins w:id="94" w:author="Licencia Office" w:date="2026-04-22T13:23:00Z" w16du:dateUtc="2026-04-22T19:23:00Z"/>
                <w:rFonts w:ascii="Montserrat" w:hAnsi="Montserrat" w:cs="Arial"/>
                <w:b w:val="0"/>
                <w:highlight w:val="cyan"/>
                <w:lang w:val="es-MX"/>
                <w:rPrChange w:id="95" w:author="Licencia Office" w:date="2026-04-22T13:27:00Z" w16du:dateUtc="2026-04-22T19:27:00Z">
                  <w:rPr>
                    <w:ins w:id="96" w:author="Licencia Office" w:date="2026-04-22T13:23:00Z" w16du:dateUtc="2026-04-22T19:23:00Z"/>
                    <w:rFonts w:ascii="Montserrat" w:hAnsi="Montserrat" w:cs="Arial"/>
                    <w:b w:val="0"/>
                    <w:lang w:val="es-MX"/>
                  </w:rPr>
                </w:rPrChange>
              </w:rPr>
            </w:pPr>
            <w:ins w:id="97" w:author="Licencia Office" w:date="2026-04-22T13:23:00Z" w16du:dateUtc="2026-04-22T19:23:00Z">
              <w:r w:rsidRPr="0009744C">
                <w:rPr>
                  <w:rFonts w:ascii="Montserrat" w:hAnsi="Montserrat" w:cs="Arial"/>
                  <w:b w:val="0"/>
                  <w:highlight w:val="cyan"/>
                  <w:lang w:val="es-MX"/>
                  <w:rPrChange w:id="98" w:author="Licencia Office" w:date="2026-04-22T13:27:00Z" w16du:dateUtc="2026-04-22T19:27:00Z">
                    <w:rPr>
                      <w:rFonts w:ascii="Montserrat" w:hAnsi="Montserrat" w:cs="Arial"/>
                      <w:b w:val="0"/>
                      <w:lang w:val="es-MX"/>
                    </w:rPr>
                  </w:rPrChange>
                </w:rPr>
                <w:t>10</w:t>
              </w:r>
            </w:ins>
          </w:p>
        </w:tc>
        <w:tc>
          <w:tcPr>
            <w:tcW w:w="1206" w:type="dxa"/>
            <w:tcBorders>
              <w:top w:val="single" w:sz="6" w:space="0" w:color="auto"/>
              <w:left w:val="single" w:sz="6" w:space="0" w:color="auto"/>
              <w:bottom w:val="single" w:sz="6" w:space="0" w:color="auto"/>
              <w:right w:val="single" w:sz="6" w:space="0" w:color="auto"/>
            </w:tcBorders>
            <w:vAlign w:val="center"/>
          </w:tcPr>
          <w:p w14:paraId="1217646E" w14:textId="77777777" w:rsidR="0009744C" w:rsidRPr="0009744C" w:rsidRDefault="0009744C" w:rsidP="0009744C">
            <w:pPr>
              <w:pStyle w:val="TableHeading0"/>
              <w:rPr>
                <w:ins w:id="99" w:author="Licencia Office" w:date="2026-04-22T13:23:00Z" w16du:dateUtc="2026-04-22T19:23:00Z"/>
                <w:rFonts w:ascii="Montserrat" w:hAnsi="Montserrat" w:cs="Arial"/>
                <w:b w:val="0"/>
                <w:highlight w:val="cyan"/>
                <w:lang w:val="es-MX"/>
                <w:rPrChange w:id="100" w:author="Licencia Office" w:date="2026-04-22T13:27:00Z" w16du:dateUtc="2026-04-22T19:27:00Z">
                  <w:rPr>
                    <w:ins w:id="101" w:author="Licencia Office" w:date="2026-04-22T13:23:00Z" w16du:dateUtc="2026-04-22T19:23:00Z"/>
                    <w:rFonts w:ascii="Montserrat" w:hAnsi="Montserrat" w:cs="Arial"/>
                    <w:b w:val="0"/>
                    <w:lang w:val="es-MX"/>
                  </w:rPr>
                </w:rPrChange>
              </w:rPr>
            </w:pPr>
            <w:ins w:id="102" w:author="Licencia Office" w:date="2026-04-22T13:23:00Z" w16du:dateUtc="2026-04-22T19:23:00Z">
              <w:r w:rsidRPr="0009744C">
                <w:rPr>
                  <w:rFonts w:ascii="Montserrat" w:hAnsi="Montserrat" w:cs="Arial"/>
                  <w:b w:val="0"/>
                  <w:highlight w:val="cyan"/>
                  <w:lang w:val="es-MX"/>
                  <w:rPrChange w:id="103" w:author="Licencia Office" w:date="2026-04-22T13:27:00Z" w16du:dateUtc="2026-04-22T19:27:00Z">
                    <w:rPr>
                      <w:rFonts w:ascii="Montserrat" w:hAnsi="Montserrat" w:cs="Arial"/>
                      <w:b w:val="0"/>
                      <w:lang w:val="es-MX"/>
                    </w:rPr>
                  </w:rPrChange>
                </w:rPr>
                <w:t>Sello o firmado del Prestador de Servicios</w:t>
              </w:r>
            </w:ins>
          </w:p>
        </w:tc>
        <w:tc>
          <w:tcPr>
            <w:tcW w:w="1234" w:type="dxa"/>
            <w:tcBorders>
              <w:top w:val="single" w:sz="6" w:space="0" w:color="auto"/>
              <w:left w:val="single" w:sz="6" w:space="0" w:color="auto"/>
              <w:bottom w:val="single" w:sz="6" w:space="0" w:color="auto"/>
              <w:right w:val="single" w:sz="6" w:space="0" w:color="auto"/>
            </w:tcBorders>
            <w:vAlign w:val="center"/>
          </w:tcPr>
          <w:p w14:paraId="267482B0" w14:textId="77777777" w:rsidR="0009744C" w:rsidRPr="0009744C" w:rsidRDefault="0009744C" w:rsidP="0009744C">
            <w:pPr>
              <w:pStyle w:val="TableHeading0"/>
              <w:rPr>
                <w:ins w:id="104" w:author="Licencia Office" w:date="2026-04-22T13:23:00Z" w16du:dateUtc="2026-04-22T19:23:00Z"/>
                <w:rFonts w:ascii="Montserrat" w:hAnsi="Montserrat" w:cs="Arial"/>
                <w:b w:val="0"/>
                <w:highlight w:val="cyan"/>
                <w:lang w:val="es-MX"/>
                <w:rPrChange w:id="105" w:author="Licencia Office" w:date="2026-04-22T13:27:00Z" w16du:dateUtc="2026-04-22T19:27:00Z">
                  <w:rPr>
                    <w:ins w:id="106" w:author="Licencia Office" w:date="2026-04-22T13:23:00Z" w16du:dateUtc="2026-04-22T19:23:00Z"/>
                    <w:rFonts w:ascii="Montserrat" w:hAnsi="Montserrat" w:cs="Arial"/>
                    <w:b w:val="0"/>
                    <w:lang w:val="es-MX"/>
                  </w:rPr>
                </w:rPrChange>
              </w:rPr>
            </w:pPr>
            <w:ins w:id="107" w:author="Licencia Office" w:date="2026-04-22T13:23:00Z" w16du:dateUtc="2026-04-22T19:23:00Z">
              <w:r w:rsidRPr="0009744C">
                <w:rPr>
                  <w:rFonts w:ascii="Montserrat" w:hAnsi="Montserrat" w:cs="Arial"/>
                  <w:b w:val="0"/>
                  <w:highlight w:val="cyan"/>
                  <w:lang w:val="es-MX"/>
                  <w:rPrChange w:id="108" w:author="Licencia Office" w:date="2026-04-22T13:27:00Z" w16du:dateUtc="2026-04-22T19:27:00Z">
                    <w:rPr>
                      <w:rFonts w:ascii="Montserrat" w:hAnsi="Montserrat" w:cs="Arial"/>
                      <w:b w:val="0"/>
                      <w:lang w:val="es-MX"/>
                    </w:rPr>
                  </w:rPrChange>
                </w:rPr>
                <w:t>Alfanumérico</w:t>
              </w:r>
            </w:ins>
          </w:p>
        </w:tc>
        <w:tc>
          <w:tcPr>
            <w:tcW w:w="1500" w:type="dxa"/>
            <w:tcBorders>
              <w:top w:val="single" w:sz="6" w:space="0" w:color="auto"/>
              <w:left w:val="single" w:sz="6" w:space="0" w:color="auto"/>
              <w:bottom w:val="single" w:sz="6" w:space="0" w:color="auto"/>
              <w:right w:val="single" w:sz="6" w:space="0" w:color="auto"/>
            </w:tcBorders>
            <w:vAlign w:val="center"/>
          </w:tcPr>
          <w:p w14:paraId="5EC672A7" w14:textId="77777777" w:rsidR="0009744C" w:rsidRPr="0009744C" w:rsidRDefault="0009744C" w:rsidP="0009744C">
            <w:pPr>
              <w:pStyle w:val="TableHeading0"/>
              <w:rPr>
                <w:ins w:id="109" w:author="Licencia Office" w:date="2026-04-22T13:23:00Z" w16du:dateUtc="2026-04-22T19:23:00Z"/>
                <w:rFonts w:ascii="Montserrat" w:hAnsi="Montserrat" w:cs="Arial"/>
                <w:b w:val="0"/>
                <w:highlight w:val="cyan"/>
                <w:lang w:val="es-MX"/>
                <w:rPrChange w:id="110" w:author="Licencia Office" w:date="2026-04-22T13:27:00Z" w16du:dateUtc="2026-04-22T19:27:00Z">
                  <w:rPr>
                    <w:ins w:id="111" w:author="Licencia Office" w:date="2026-04-22T13:23:00Z" w16du:dateUtc="2026-04-22T19:23:00Z"/>
                    <w:rFonts w:ascii="Montserrat" w:hAnsi="Montserrat" w:cs="Arial"/>
                    <w:b w:val="0"/>
                    <w:lang w:val="es-MX"/>
                  </w:rPr>
                </w:rPrChange>
              </w:rPr>
            </w:pPr>
            <w:ins w:id="112" w:author="Licencia Office" w:date="2026-04-22T13:23:00Z" w16du:dateUtc="2026-04-22T19:23:00Z">
              <w:r w:rsidRPr="0009744C">
                <w:rPr>
                  <w:rFonts w:ascii="Montserrat" w:hAnsi="Montserrat" w:cs="Arial"/>
                  <w:b w:val="0"/>
                  <w:highlight w:val="cyan"/>
                  <w:lang w:val="es-MX"/>
                  <w:rPrChange w:id="113" w:author="Licencia Office" w:date="2026-04-22T13:27:00Z" w16du:dateUtc="2026-04-22T19:27:00Z">
                    <w:rPr>
                      <w:rFonts w:ascii="Montserrat" w:hAnsi="Montserrat" w:cs="Arial"/>
                      <w:b w:val="0"/>
                      <w:lang w:val="es-MX"/>
                    </w:rPr>
                  </w:rPrChange>
                </w:rPr>
                <w:t>N/A</w:t>
              </w:r>
            </w:ins>
          </w:p>
        </w:tc>
        <w:tc>
          <w:tcPr>
            <w:tcW w:w="1845" w:type="dxa"/>
            <w:tcBorders>
              <w:top w:val="single" w:sz="6" w:space="0" w:color="auto"/>
              <w:left w:val="single" w:sz="6" w:space="0" w:color="auto"/>
              <w:bottom w:val="single" w:sz="6" w:space="0" w:color="auto"/>
              <w:right w:val="single" w:sz="6" w:space="0" w:color="auto"/>
            </w:tcBorders>
            <w:vAlign w:val="center"/>
          </w:tcPr>
          <w:p w14:paraId="7E294CE7" w14:textId="77777777" w:rsidR="0009744C" w:rsidRPr="0009744C" w:rsidRDefault="0009744C" w:rsidP="0009744C">
            <w:pPr>
              <w:pStyle w:val="TableHeading0"/>
              <w:rPr>
                <w:ins w:id="114" w:author="Licencia Office" w:date="2026-04-22T13:23:00Z" w16du:dateUtc="2026-04-22T19:23:00Z"/>
                <w:rFonts w:ascii="Montserrat" w:hAnsi="Montserrat" w:cs="Arial"/>
                <w:b w:val="0"/>
                <w:highlight w:val="cyan"/>
                <w:lang w:val="es-MX"/>
                <w:rPrChange w:id="115" w:author="Licencia Office" w:date="2026-04-22T13:27:00Z" w16du:dateUtc="2026-04-22T19:27:00Z">
                  <w:rPr>
                    <w:ins w:id="116" w:author="Licencia Office" w:date="2026-04-22T13:23:00Z" w16du:dateUtc="2026-04-22T19:23:00Z"/>
                    <w:rFonts w:ascii="Montserrat" w:hAnsi="Montserrat" w:cs="Arial"/>
                    <w:b w:val="0"/>
                    <w:lang w:val="es-MX"/>
                  </w:rPr>
                </w:rPrChange>
              </w:rPr>
            </w:pPr>
            <w:ins w:id="117" w:author="Licencia Office" w:date="2026-04-22T13:23:00Z" w16du:dateUtc="2026-04-22T19:23:00Z">
              <w:r w:rsidRPr="0009744C">
                <w:rPr>
                  <w:rFonts w:ascii="Montserrat" w:hAnsi="Montserrat" w:cs="Arial"/>
                  <w:b w:val="0"/>
                  <w:highlight w:val="cyan"/>
                  <w:lang w:val="es-MX"/>
                  <w:rPrChange w:id="118" w:author="Licencia Office" w:date="2026-04-22T13:27:00Z" w16du:dateUtc="2026-04-22T19:27:00Z">
                    <w:rPr>
                      <w:rFonts w:ascii="Montserrat" w:hAnsi="Montserrat" w:cs="Arial"/>
                      <w:b w:val="0"/>
                      <w:lang w:val="es-MX"/>
                    </w:rPr>
                  </w:rPrChange>
                </w:rPr>
                <w:t>N/A</w:t>
              </w:r>
            </w:ins>
          </w:p>
        </w:tc>
        <w:tc>
          <w:tcPr>
            <w:tcW w:w="1468" w:type="dxa"/>
            <w:tcBorders>
              <w:top w:val="single" w:sz="6" w:space="0" w:color="auto"/>
              <w:left w:val="single" w:sz="6" w:space="0" w:color="auto"/>
              <w:bottom w:val="single" w:sz="6" w:space="0" w:color="auto"/>
              <w:right w:val="single" w:sz="6" w:space="0" w:color="auto"/>
            </w:tcBorders>
            <w:vAlign w:val="center"/>
          </w:tcPr>
          <w:p w14:paraId="11782AC3" w14:textId="77777777" w:rsidR="0009744C" w:rsidRPr="0009744C" w:rsidRDefault="0009744C" w:rsidP="0009744C">
            <w:pPr>
              <w:pStyle w:val="TableHeading0"/>
              <w:rPr>
                <w:ins w:id="119" w:author="Licencia Office" w:date="2026-04-22T13:23:00Z" w16du:dateUtc="2026-04-22T19:23:00Z"/>
                <w:rFonts w:ascii="Montserrat" w:hAnsi="Montserrat" w:cs="Arial"/>
                <w:b w:val="0"/>
                <w:highlight w:val="cyan"/>
                <w:lang w:val="es-MX"/>
                <w:rPrChange w:id="120" w:author="Licencia Office" w:date="2026-04-22T13:27:00Z" w16du:dateUtc="2026-04-22T19:27:00Z">
                  <w:rPr>
                    <w:ins w:id="121" w:author="Licencia Office" w:date="2026-04-22T13:23:00Z" w16du:dateUtc="2026-04-22T19:23:00Z"/>
                    <w:rFonts w:ascii="Montserrat" w:hAnsi="Montserrat" w:cs="Arial"/>
                    <w:b w:val="0"/>
                    <w:lang w:val="es-MX"/>
                  </w:rPr>
                </w:rPrChange>
              </w:rPr>
            </w:pPr>
            <w:ins w:id="122" w:author="Licencia Office" w:date="2026-04-22T13:23:00Z" w16du:dateUtc="2026-04-22T19:23:00Z">
              <w:r w:rsidRPr="0009744C">
                <w:rPr>
                  <w:rFonts w:ascii="Montserrat" w:hAnsi="Montserrat" w:cs="Arial"/>
                  <w:b w:val="0"/>
                  <w:highlight w:val="cyan"/>
                  <w:lang w:val="es-MX"/>
                  <w:rPrChange w:id="123" w:author="Licencia Office" w:date="2026-04-22T13:27:00Z" w16du:dateUtc="2026-04-22T19:27:00Z">
                    <w:rPr>
                      <w:rFonts w:ascii="Montserrat" w:hAnsi="Montserrat" w:cs="Arial"/>
                      <w:b w:val="0"/>
                      <w:lang w:val="es-MX"/>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4A0D4398" w14:textId="77777777" w:rsidR="0009744C" w:rsidRPr="0009744C" w:rsidRDefault="0009744C" w:rsidP="0009744C">
            <w:pPr>
              <w:jc w:val="center"/>
              <w:rPr>
                <w:ins w:id="124" w:author="Licencia Office" w:date="2026-04-22T13:23:00Z" w16du:dateUtc="2026-04-22T19:23:00Z"/>
                <w:rFonts w:ascii="Montserrat" w:hAnsi="Montserrat" w:cs="Arial"/>
                <w:i/>
                <w:sz w:val="18"/>
                <w:highlight w:val="cyan"/>
                <w:rPrChange w:id="125" w:author="Licencia Office" w:date="2026-04-22T13:27:00Z" w16du:dateUtc="2026-04-22T19:27:00Z">
                  <w:rPr>
                    <w:ins w:id="126" w:author="Licencia Office" w:date="2026-04-22T13:23:00Z" w16du:dateUtc="2026-04-22T19:23:00Z"/>
                    <w:rFonts w:ascii="Montserrat" w:hAnsi="Montserrat" w:cs="Arial"/>
                    <w:i/>
                    <w:sz w:val="18"/>
                  </w:rPr>
                </w:rPrChange>
              </w:rPr>
            </w:pPr>
            <w:ins w:id="127" w:author="Licencia Office" w:date="2026-04-22T13:23:00Z" w16du:dateUtc="2026-04-22T19:23:00Z">
              <w:r w:rsidRPr="0009744C">
                <w:rPr>
                  <w:rFonts w:ascii="Montserrat" w:hAnsi="Montserrat" w:cs="Arial"/>
                  <w:i/>
                  <w:sz w:val="16"/>
                  <w:szCs w:val="18"/>
                  <w:highlight w:val="cyan"/>
                  <w:rPrChange w:id="128" w:author="Licencia Office" w:date="2026-04-22T13:27:00Z" w16du:dateUtc="2026-04-22T19:27:00Z">
                    <w:rPr>
                      <w:rFonts w:ascii="Montserrat" w:hAnsi="Montserrat" w:cs="Arial"/>
                      <w:i/>
                      <w:sz w:val="16"/>
                      <w:szCs w:val="18"/>
                    </w:rPr>
                  </w:rPrChange>
                </w:rPr>
                <w:t>“El valor de este parámetro se obtiene de la cadena del Prestador de Servicios con la fecha actual”</w:t>
              </w:r>
            </w:ins>
          </w:p>
        </w:tc>
      </w:tr>
      <w:tr w:rsidR="0009744C" w:rsidRPr="006513AB" w14:paraId="3034A166" w14:textId="77777777" w:rsidTr="0009744C">
        <w:trPr>
          <w:trHeight w:val="440"/>
        </w:trPr>
        <w:tc>
          <w:tcPr>
            <w:tcW w:w="1175" w:type="dxa"/>
            <w:tcBorders>
              <w:top w:val="single" w:sz="6" w:space="0" w:color="auto"/>
              <w:left w:val="single" w:sz="6" w:space="0" w:color="auto"/>
              <w:bottom w:val="single" w:sz="6" w:space="0" w:color="auto"/>
              <w:right w:val="single" w:sz="6" w:space="0" w:color="auto"/>
            </w:tcBorders>
            <w:vAlign w:val="center"/>
          </w:tcPr>
          <w:p w14:paraId="2EEC306C" w14:textId="77777777" w:rsidR="0009744C" w:rsidRDefault="0009744C" w:rsidP="0009744C">
            <w:pPr>
              <w:pStyle w:val="TableHeading0"/>
              <w:rPr>
                <w:rFonts w:ascii="Montserrat" w:hAnsi="Montserrat" w:cs="Arial"/>
                <w:b w:val="0"/>
                <w:lang w:val="es-MX"/>
              </w:rPr>
            </w:pPr>
            <w:ins w:id="129" w:author="Licencia Office" w:date="2026-04-22T13:23:00Z" w16du:dateUtc="2026-04-22T19:23:00Z">
              <w:r w:rsidRPr="00AE7BF3">
                <w:rPr>
                  <w:rFonts w:ascii="Montserrat" w:hAnsi="Montserrat" w:cs="Arial"/>
                  <w:b w:val="0"/>
                  <w:highlight w:val="cyan"/>
                  <w:lang w:val="es-MX"/>
                  <w:rPrChange w:id="130" w:author="Licencia Office" w:date="2026-04-22T13:38:00Z" w16du:dateUtc="2026-04-22T19:38:00Z">
                    <w:rPr>
                      <w:rFonts w:ascii="Montserrat" w:hAnsi="Montserrat" w:cs="Arial"/>
                      <w:b w:val="0"/>
                      <w:lang w:val="es-MX"/>
                    </w:rPr>
                  </w:rPrChange>
                </w:rPr>
                <w:lastRenderedPageBreak/>
                <w:t>11</w:t>
              </w:r>
            </w:ins>
            <w:del w:id="131" w:author="Licencia Office" w:date="2026-04-22T13:23:00Z" w16du:dateUtc="2026-04-22T19:23:00Z">
              <w:r w:rsidRPr="00AE7BF3" w:rsidDel="0009744C">
                <w:rPr>
                  <w:rFonts w:ascii="Montserrat" w:hAnsi="Montserrat" w:cs="Arial"/>
                  <w:b w:val="0"/>
                  <w:highlight w:val="cyan"/>
                  <w:lang w:val="es-MX"/>
                  <w:rPrChange w:id="132" w:author="Licencia Office" w:date="2026-04-22T13:38:00Z" w16du:dateUtc="2026-04-22T19:38:00Z">
                    <w:rPr>
                      <w:rFonts w:ascii="Montserrat" w:hAnsi="Montserrat" w:cs="Arial"/>
                      <w:b w:val="0"/>
                      <w:lang w:val="es-MX"/>
                    </w:rPr>
                  </w:rPrChange>
                </w:rPr>
                <w:delText>9</w:delText>
              </w:r>
            </w:del>
          </w:p>
        </w:tc>
        <w:tc>
          <w:tcPr>
            <w:tcW w:w="1206" w:type="dxa"/>
            <w:tcBorders>
              <w:top w:val="single" w:sz="6" w:space="0" w:color="auto"/>
              <w:left w:val="single" w:sz="6" w:space="0" w:color="auto"/>
              <w:bottom w:val="single" w:sz="6" w:space="0" w:color="auto"/>
              <w:right w:val="single" w:sz="6" w:space="0" w:color="auto"/>
            </w:tcBorders>
            <w:vAlign w:val="center"/>
          </w:tcPr>
          <w:p w14:paraId="360A64D8" w14:textId="77777777" w:rsidR="0009744C" w:rsidRPr="009667A6" w:rsidRDefault="0009744C" w:rsidP="0009744C">
            <w:pPr>
              <w:pStyle w:val="TableHeading0"/>
              <w:rPr>
                <w:rFonts w:ascii="Montserrat" w:hAnsi="Montserrat" w:cs="Arial"/>
                <w:b w:val="0"/>
                <w:lang w:val="es-MX"/>
              </w:rPr>
            </w:pPr>
            <w:r>
              <w:rPr>
                <w:rFonts w:ascii="Montserrat" w:hAnsi="Montserrat" w:cs="Arial"/>
                <w:b w:val="0"/>
                <w:lang w:val="es-MX"/>
              </w:rPr>
              <w:t>Número de serie del CESD del prestador de servicios</w:t>
            </w:r>
          </w:p>
        </w:tc>
        <w:tc>
          <w:tcPr>
            <w:tcW w:w="1234" w:type="dxa"/>
            <w:tcBorders>
              <w:top w:val="single" w:sz="6" w:space="0" w:color="auto"/>
              <w:left w:val="single" w:sz="6" w:space="0" w:color="auto"/>
              <w:bottom w:val="single" w:sz="6" w:space="0" w:color="auto"/>
              <w:right w:val="single" w:sz="6" w:space="0" w:color="auto"/>
            </w:tcBorders>
            <w:vAlign w:val="center"/>
          </w:tcPr>
          <w:p w14:paraId="47CB827E"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Numérico</w:t>
            </w:r>
          </w:p>
        </w:tc>
        <w:tc>
          <w:tcPr>
            <w:tcW w:w="1500" w:type="dxa"/>
            <w:tcBorders>
              <w:top w:val="single" w:sz="6" w:space="0" w:color="auto"/>
              <w:left w:val="single" w:sz="6" w:space="0" w:color="auto"/>
              <w:bottom w:val="single" w:sz="6" w:space="0" w:color="auto"/>
              <w:right w:val="single" w:sz="6" w:space="0" w:color="auto"/>
            </w:tcBorders>
            <w:vAlign w:val="center"/>
          </w:tcPr>
          <w:p w14:paraId="6559F550"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20</w:t>
            </w:r>
          </w:p>
        </w:tc>
        <w:tc>
          <w:tcPr>
            <w:tcW w:w="1845" w:type="dxa"/>
            <w:tcBorders>
              <w:top w:val="single" w:sz="6" w:space="0" w:color="auto"/>
              <w:left w:val="single" w:sz="6" w:space="0" w:color="auto"/>
              <w:bottom w:val="single" w:sz="6" w:space="0" w:color="auto"/>
              <w:right w:val="single" w:sz="6" w:space="0" w:color="auto"/>
            </w:tcBorders>
            <w:vAlign w:val="center"/>
          </w:tcPr>
          <w:p w14:paraId="4724DA39" w14:textId="77777777" w:rsidR="0009744C" w:rsidRPr="00CD61BD" w:rsidRDefault="0009744C" w:rsidP="0009744C">
            <w:pPr>
              <w:pStyle w:val="TableHeading0"/>
              <w:rPr>
                <w:rFonts w:ascii="Montserrat" w:hAnsi="Montserrat" w:cs="Arial"/>
                <w:b w:val="0"/>
                <w:lang w:val="es-MX"/>
              </w:rPr>
            </w:pPr>
            <w:r>
              <w:rPr>
                <w:rFonts w:ascii="Montserrat" w:hAnsi="Montserrat" w:cs="Arial"/>
                <w:b w:val="0"/>
                <w:lang w:val="es-MX"/>
              </w:rPr>
              <w:t>Lista de certificados autorizados y CertiSAT</w:t>
            </w:r>
          </w:p>
        </w:tc>
        <w:tc>
          <w:tcPr>
            <w:tcW w:w="1468" w:type="dxa"/>
            <w:tcBorders>
              <w:top w:val="single" w:sz="6" w:space="0" w:color="auto"/>
              <w:left w:val="single" w:sz="6" w:space="0" w:color="auto"/>
              <w:bottom w:val="single" w:sz="6" w:space="0" w:color="auto"/>
              <w:right w:val="single" w:sz="6" w:space="0" w:color="auto"/>
            </w:tcBorders>
            <w:vAlign w:val="center"/>
          </w:tcPr>
          <w:p w14:paraId="6BD4A694" w14:textId="77777777" w:rsidR="0009744C"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8076EDB" w14:textId="77777777" w:rsidR="0009744C" w:rsidRPr="005E63F1" w:rsidRDefault="0009744C" w:rsidP="0009744C">
            <w:pPr>
              <w:jc w:val="center"/>
              <w:rPr>
                <w:rFonts w:ascii="Montserrat" w:hAnsi="Montserrat" w:cs="Arial"/>
                <w:i/>
                <w:sz w:val="18"/>
              </w:rPr>
            </w:pPr>
            <w:r w:rsidRPr="005E63F1">
              <w:rPr>
                <w:rFonts w:ascii="Montserrat" w:hAnsi="Montserrat" w:cs="Arial"/>
                <w:i/>
                <w:sz w:val="18"/>
              </w:rPr>
              <w:t>“00001000000405355430”</w:t>
            </w:r>
          </w:p>
        </w:tc>
      </w:tr>
      <w:tr w:rsidR="0009744C" w:rsidRPr="006513AB" w14:paraId="6CCF6FD9" w14:textId="77777777" w:rsidTr="0009744C">
        <w:trPr>
          <w:trHeight w:val="440"/>
          <w:ins w:id="133" w:author="Licencia Office" w:date="2026-04-22T13:23:00Z" w16du:dateUtc="2026-04-22T19:23:00Z"/>
        </w:trPr>
        <w:tc>
          <w:tcPr>
            <w:tcW w:w="1175" w:type="dxa"/>
            <w:tcBorders>
              <w:top w:val="single" w:sz="6" w:space="0" w:color="auto"/>
              <w:left w:val="single" w:sz="6" w:space="0" w:color="auto"/>
              <w:bottom w:val="single" w:sz="6" w:space="0" w:color="auto"/>
              <w:right w:val="single" w:sz="6" w:space="0" w:color="auto"/>
            </w:tcBorders>
            <w:vAlign w:val="center"/>
          </w:tcPr>
          <w:p w14:paraId="6E2097B9" w14:textId="77777777" w:rsidR="0009744C" w:rsidRPr="0009744C" w:rsidRDefault="0009744C" w:rsidP="0009744C">
            <w:pPr>
              <w:pStyle w:val="TableHeading0"/>
              <w:rPr>
                <w:ins w:id="134" w:author="Licencia Office" w:date="2026-04-22T13:23:00Z" w16du:dateUtc="2026-04-22T19:23:00Z"/>
                <w:rFonts w:ascii="Montserrat" w:hAnsi="Montserrat" w:cs="Arial"/>
                <w:b w:val="0"/>
                <w:highlight w:val="cyan"/>
                <w:lang w:val="es-MX"/>
                <w:rPrChange w:id="135" w:author="Licencia Office" w:date="2026-04-22T13:27:00Z" w16du:dateUtc="2026-04-22T19:27:00Z">
                  <w:rPr>
                    <w:ins w:id="136" w:author="Licencia Office" w:date="2026-04-22T13:23:00Z" w16du:dateUtc="2026-04-22T19:23:00Z"/>
                    <w:rFonts w:ascii="Montserrat" w:hAnsi="Montserrat" w:cs="Arial"/>
                    <w:b w:val="0"/>
                    <w:lang w:val="es-MX"/>
                  </w:rPr>
                </w:rPrChange>
              </w:rPr>
            </w:pPr>
            <w:ins w:id="137" w:author="Licencia Office" w:date="2026-04-22T13:23:00Z" w16du:dateUtc="2026-04-22T19:23:00Z">
              <w:r w:rsidRPr="0009744C">
                <w:rPr>
                  <w:rFonts w:ascii="Montserrat" w:hAnsi="Montserrat" w:cs="Arial"/>
                  <w:b w:val="0"/>
                  <w:highlight w:val="cyan"/>
                  <w:lang w:val="es-MX"/>
                  <w:rPrChange w:id="138" w:author="Licencia Office" w:date="2026-04-22T13:27:00Z" w16du:dateUtc="2026-04-22T19:27:00Z">
                    <w:rPr>
                      <w:rFonts w:ascii="Montserrat" w:hAnsi="Montserrat" w:cs="Arial"/>
                      <w:b w:val="0"/>
                      <w:lang w:val="es-MX"/>
                    </w:rPr>
                  </w:rPrChange>
                </w:rPr>
                <w:t>12</w:t>
              </w:r>
            </w:ins>
          </w:p>
        </w:tc>
        <w:tc>
          <w:tcPr>
            <w:tcW w:w="1206" w:type="dxa"/>
            <w:tcBorders>
              <w:top w:val="single" w:sz="6" w:space="0" w:color="auto"/>
              <w:left w:val="single" w:sz="6" w:space="0" w:color="auto"/>
              <w:bottom w:val="single" w:sz="6" w:space="0" w:color="auto"/>
              <w:right w:val="single" w:sz="6" w:space="0" w:color="auto"/>
            </w:tcBorders>
            <w:vAlign w:val="center"/>
          </w:tcPr>
          <w:p w14:paraId="736993F5" w14:textId="77777777" w:rsidR="0009744C" w:rsidRPr="0009744C" w:rsidRDefault="0009744C" w:rsidP="0009744C">
            <w:pPr>
              <w:pStyle w:val="TableHeading0"/>
              <w:rPr>
                <w:ins w:id="139" w:author="Licencia Office" w:date="2026-04-22T13:23:00Z" w16du:dateUtc="2026-04-22T19:23:00Z"/>
                <w:rFonts w:ascii="Montserrat" w:hAnsi="Montserrat" w:cs="Arial"/>
                <w:b w:val="0"/>
                <w:highlight w:val="cyan"/>
                <w:lang w:val="es-MX"/>
                <w:rPrChange w:id="140" w:author="Licencia Office" w:date="2026-04-22T13:27:00Z" w16du:dateUtc="2026-04-22T19:27:00Z">
                  <w:rPr>
                    <w:ins w:id="141" w:author="Licencia Office" w:date="2026-04-22T13:23:00Z" w16du:dateUtc="2026-04-22T19:23:00Z"/>
                    <w:rFonts w:ascii="Montserrat" w:hAnsi="Montserrat" w:cs="Arial"/>
                    <w:b w:val="0"/>
                    <w:lang w:val="es-MX"/>
                  </w:rPr>
                </w:rPrChange>
              </w:rPr>
            </w:pPr>
            <w:ins w:id="142" w:author="Licencia Office" w:date="2026-04-22T13:23:00Z" w16du:dateUtc="2026-04-22T19:23:00Z">
              <w:r w:rsidRPr="0009744C">
                <w:rPr>
                  <w:rFonts w:ascii="Montserrat" w:hAnsi="Montserrat" w:cs="Arial"/>
                  <w:b w:val="0"/>
                  <w:highlight w:val="cyan"/>
                  <w:lang w:val="es-MX"/>
                  <w:rPrChange w:id="143" w:author="Licencia Office" w:date="2026-04-22T13:27:00Z" w16du:dateUtc="2026-04-22T19:27:00Z">
                    <w:rPr>
                      <w:rFonts w:ascii="Montserrat" w:hAnsi="Montserrat" w:cs="Arial"/>
                      <w:b w:val="0"/>
                      <w:lang w:val="es-MX"/>
                    </w:rPr>
                  </w:rPrChange>
                </w:rPr>
                <w:t>Token de Acceso</w:t>
              </w:r>
            </w:ins>
          </w:p>
        </w:tc>
        <w:tc>
          <w:tcPr>
            <w:tcW w:w="1234" w:type="dxa"/>
            <w:tcBorders>
              <w:top w:val="single" w:sz="6" w:space="0" w:color="auto"/>
              <w:left w:val="single" w:sz="6" w:space="0" w:color="auto"/>
              <w:bottom w:val="single" w:sz="6" w:space="0" w:color="auto"/>
              <w:right w:val="single" w:sz="6" w:space="0" w:color="auto"/>
            </w:tcBorders>
            <w:vAlign w:val="center"/>
          </w:tcPr>
          <w:p w14:paraId="345E12AB" w14:textId="77777777" w:rsidR="0009744C" w:rsidRPr="0009744C" w:rsidRDefault="0009744C" w:rsidP="0009744C">
            <w:pPr>
              <w:pStyle w:val="TableHeading0"/>
              <w:rPr>
                <w:ins w:id="144" w:author="Licencia Office" w:date="2026-04-22T13:23:00Z" w16du:dateUtc="2026-04-22T19:23:00Z"/>
                <w:rFonts w:ascii="Montserrat" w:hAnsi="Montserrat" w:cs="Arial"/>
                <w:b w:val="0"/>
                <w:highlight w:val="cyan"/>
                <w:lang w:val="es-MX"/>
                <w:rPrChange w:id="145" w:author="Licencia Office" w:date="2026-04-22T13:27:00Z" w16du:dateUtc="2026-04-22T19:27:00Z">
                  <w:rPr>
                    <w:ins w:id="146" w:author="Licencia Office" w:date="2026-04-22T13:23:00Z" w16du:dateUtc="2026-04-22T19:23:00Z"/>
                    <w:rFonts w:ascii="Montserrat" w:hAnsi="Montserrat" w:cs="Arial"/>
                    <w:b w:val="0"/>
                    <w:lang w:val="es-MX"/>
                  </w:rPr>
                </w:rPrChange>
              </w:rPr>
            </w:pPr>
            <w:ins w:id="147" w:author="Licencia Office" w:date="2026-04-22T13:23:00Z" w16du:dateUtc="2026-04-22T19:23:00Z">
              <w:r w:rsidRPr="0009744C">
                <w:rPr>
                  <w:rFonts w:ascii="Montserrat" w:hAnsi="Montserrat" w:cs="Arial"/>
                  <w:b w:val="0"/>
                  <w:highlight w:val="cyan"/>
                  <w:lang w:val="es-MX"/>
                  <w:rPrChange w:id="148" w:author="Licencia Office" w:date="2026-04-22T13:27:00Z" w16du:dateUtc="2026-04-22T19:27:00Z">
                    <w:rPr>
                      <w:rFonts w:ascii="Montserrat" w:hAnsi="Montserrat" w:cs="Arial"/>
                      <w:b w:val="0"/>
                      <w:lang w:val="es-MX"/>
                    </w:rPr>
                  </w:rPrChange>
                </w:rPr>
                <w:t>Alfanumérico</w:t>
              </w:r>
            </w:ins>
          </w:p>
        </w:tc>
        <w:tc>
          <w:tcPr>
            <w:tcW w:w="1500" w:type="dxa"/>
            <w:tcBorders>
              <w:top w:val="single" w:sz="6" w:space="0" w:color="auto"/>
              <w:left w:val="single" w:sz="6" w:space="0" w:color="auto"/>
              <w:bottom w:val="single" w:sz="6" w:space="0" w:color="auto"/>
              <w:right w:val="single" w:sz="6" w:space="0" w:color="auto"/>
            </w:tcBorders>
            <w:vAlign w:val="center"/>
          </w:tcPr>
          <w:p w14:paraId="17FEFCEB" w14:textId="77777777" w:rsidR="0009744C" w:rsidRPr="0009744C" w:rsidRDefault="0009744C" w:rsidP="0009744C">
            <w:pPr>
              <w:pStyle w:val="TableHeading0"/>
              <w:rPr>
                <w:ins w:id="149" w:author="Licencia Office" w:date="2026-04-22T13:23:00Z" w16du:dateUtc="2026-04-22T19:23:00Z"/>
                <w:rFonts w:ascii="Montserrat" w:hAnsi="Montserrat" w:cs="Arial"/>
                <w:b w:val="0"/>
                <w:highlight w:val="cyan"/>
                <w:lang w:val="es-MX"/>
                <w:rPrChange w:id="150" w:author="Licencia Office" w:date="2026-04-22T13:27:00Z" w16du:dateUtc="2026-04-22T19:27:00Z">
                  <w:rPr>
                    <w:ins w:id="151" w:author="Licencia Office" w:date="2026-04-22T13:23:00Z" w16du:dateUtc="2026-04-22T19:23:00Z"/>
                    <w:rFonts w:ascii="Montserrat" w:hAnsi="Montserrat" w:cs="Arial"/>
                    <w:b w:val="0"/>
                    <w:lang w:val="es-MX"/>
                  </w:rPr>
                </w:rPrChange>
              </w:rPr>
            </w:pPr>
            <w:ins w:id="152" w:author="Licencia Office" w:date="2026-04-22T13:23:00Z" w16du:dateUtc="2026-04-22T19:23:00Z">
              <w:r w:rsidRPr="0009744C">
                <w:rPr>
                  <w:rFonts w:ascii="Montserrat" w:hAnsi="Montserrat" w:cs="Arial"/>
                  <w:b w:val="0"/>
                  <w:highlight w:val="cyan"/>
                  <w:lang w:val="es-MX"/>
                  <w:rPrChange w:id="153" w:author="Licencia Office" w:date="2026-04-22T13:27:00Z" w16du:dateUtc="2026-04-22T19:27:00Z">
                    <w:rPr>
                      <w:rFonts w:ascii="Montserrat" w:hAnsi="Montserrat" w:cs="Arial"/>
                      <w:b w:val="0"/>
                      <w:lang w:val="es-MX"/>
                    </w:rPr>
                  </w:rPrChange>
                </w:rPr>
                <w:t>N/A</w:t>
              </w:r>
            </w:ins>
          </w:p>
        </w:tc>
        <w:tc>
          <w:tcPr>
            <w:tcW w:w="1845" w:type="dxa"/>
            <w:tcBorders>
              <w:top w:val="single" w:sz="6" w:space="0" w:color="auto"/>
              <w:left w:val="single" w:sz="6" w:space="0" w:color="auto"/>
              <w:bottom w:val="single" w:sz="6" w:space="0" w:color="auto"/>
              <w:right w:val="single" w:sz="6" w:space="0" w:color="auto"/>
            </w:tcBorders>
            <w:vAlign w:val="center"/>
          </w:tcPr>
          <w:p w14:paraId="2C399232" w14:textId="77777777" w:rsidR="0009744C" w:rsidRPr="0009744C" w:rsidRDefault="0009744C" w:rsidP="0009744C">
            <w:pPr>
              <w:pStyle w:val="TableHeading0"/>
              <w:rPr>
                <w:ins w:id="154" w:author="Licencia Office" w:date="2026-04-22T13:23:00Z" w16du:dateUtc="2026-04-22T19:23:00Z"/>
                <w:rFonts w:ascii="Montserrat" w:hAnsi="Montserrat" w:cs="Arial"/>
                <w:b w:val="0"/>
                <w:highlight w:val="cyan"/>
                <w:lang w:val="es-MX"/>
                <w:rPrChange w:id="155" w:author="Licencia Office" w:date="2026-04-22T13:27:00Z" w16du:dateUtc="2026-04-22T19:27:00Z">
                  <w:rPr>
                    <w:ins w:id="156" w:author="Licencia Office" w:date="2026-04-22T13:23:00Z" w16du:dateUtc="2026-04-22T19:23:00Z"/>
                    <w:rFonts w:ascii="Montserrat" w:hAnsi="Montserrat" w:cs="Arial"/>
                    <w:b w:val="0"/>
                    <w:lang w:val="es-MX"/>
                  </w:rPr>
                </w:rPrChange>
              </w:rPr>
            </w:pPr>
            <w:ins w:id="157" w:author="Licencia Office" w:date="2026-04-22T13:23:00Z" w16du:dateUtc="2026-04-22T19:23:00Z">
              <w:r w:rsidRPr="0009744C">
                <w:rPr>
                  <w:rFonts w:ascii="Montserrat" w:hAnsi="Montserrat" w:cs="Arial"/>
                  <w:b w:val="0"/>
                  <w:highlight w:val="cyan"/>
                  <w:lang w:val="es-MX"/>
                  <w:rPrChange w:id="158" w:author="Licencia Office" w:date="2026-04-22T13:27:00Z" w16du:dateUtc="2026-04-22T19:27:00Z">
                    <w:rPr>
                      <w:rFonts w:ascii="Montserrat" w:hAnsi="Montserrat" w:cs="Arial"/>
                      <w:b w:val="0"/>
                      <w:lang w:val="es-MX"/>
                    </w:rPr>
                  </w:rPrChange>
                </w:rPr>
                <w:t>N/A</w:t>
              </w:r>
            </w:ins>
          </w:p>
        </w:tc>
        <w:tc>
          <w:tcPr>
            <w:tcW w:w="1468" w:type="dxa"/>
            <w:tcBorders>
              <w:top w:val="single" w:sz="6" w:space="0" w:color="auto"/>
              <w:left w:val="single" w:sz="6" w:space="0" w:color="auto"/>
              <w:bottom w:val="single" w:sz="6" w:space="0" w:color="auto"/>
              <w:right w:val="single" w:sz="6" w:space="0" w:color="auto"/>
            </w:tcBorders>
            <w:vAlign w:val="center"/>
          </w:tcPr>
          <w:p w14:paraId="37AA654D" w14:textId="77777777" w:rsidR="0009744C" w:rsidRPr="0009744C" w:rsidRDefault="0009744C" w:rsidP="0009744C">
            <w:pPr>
              <w:pStyle w:val="TableHeading0"/>
              <w:rPr>
                <w:ins w:id="159" w:author="Licencia Office" w:date="2026-04-22T13:23:00Z" w16du:dateUtc="2026-04-22T19:23:00Z"/>
                <w:rFonts w:ascii="Montserrat" w:hAnsi="Montserrat" w:cs="Arial"/>
                <w:b w:val="0"/>
                <w:highlight w:val="cyan"/>
                <w:lang w:val="es-MX"/>
                <w:rPrChange w:id="160" w:author="Licencia Office" w:date="2026-04-22T13:27:00Z" w16du:dateUtc="2026-04-22T19:27:00Z">
                  <w:rPr>
                    <w:ins w:id="161" w:author="Licencia Office" w:date="2026-04-22T13:23:00Z" w16du:dateUtc="2026-04-22T19:23:00Z"/>
                    <w:rFonts w:ascii="Montserrat" w:hAnsi="Montserrat" w:cs="Arial"/>
                    <w:b w:val="0"/>
                    <w:lang w:val="es-MX"/>
                  </w:rPr>
                </w:rPrChange>
              </w:rPr>
            </w:pPr>
            <w:ins w:id="162" w:author="Licencia Office" w:date="2026-04-22T13:23:00Z" w16du:dateUtc="2026-04-22T19:23:00Z">
              <w:r w:rsidRPr="0009744C">
                <w:rPr>
                  <w:rFonts w:ascii="Montserrat" w:hAnsi="Montserrat" w:cs="Arial"/>
                  <w:b w:val="0"/>
                  <w:highlight w:val="cyan"/>
                  <w:lang w:val="es-MX"/>
                  <w:rPrChange w:id="163" w:author="Licencia Office" w:date="2026-04-22T13:27:00Z" w16du:dateUtc="2026-04-22T19:27:00Z">
                    <w:rPr>
                      <w:rFonts w:ascii="Montserrat" w:hAnsi="Montserrat" w:cs="Arial"/>
                      <w:b w:val="0"/>
                      <w:lang w:val="es-MX"/>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1EFD0C59" w14:textId="77777777" w:rsidR="0009744C" w:rsidRPr="0009744C" w:rsidRDefault="0009744C" w:rsidP="0009744C">
            <w:pPr>
              <w:jc w:val="center"/>
              <w:rPr>
                <w:ins w:id="164" w:author="Licencia Office" w:date="2026-04-22T13:23:00Z" w16du:dateUtc="2026-04-22T19:23:00Z"/>
                <w:rFonts w:ascii="Montserrat" w:hAnsi="Montserrat" w:cs="Arial"/>
                <w:i/>
                <w:sz w:val="18"/>
                <w:highlight w:val="cyan"/>
                <w:rPrChange w:id="165" w:author="Licencia Office" w:date="2026-04-22T13:27:00Z" w16du:dateUtc="2026-04-22T19:27:00Z">
                  <w:rPr>
                    <w:ins w:id="166" w:author="Licencia Office" w:date="2026-04-22T13:23:00Z" w16du:dateUtc="2026-04-22T19:23:00Z"/>
                    <w:rFonts w:ascii="Montserrat" w:hAnsi="Montserrat" w:cs="Arial"/>
                    <w:i/>
                    <w:sz w:val="18"/>
                  </w:rPr>
                </w:rPrChange>
              </w:rPr>
            </w:pPr>
            <w:ins w:id="167" w:author="Licencia Office" w:date="2026-04-22T13:23:00Z" w16du:dateUtc="2026-04-22T19:23:00Z">
              <w:r w:rsidRPr="0009744C">
                <w:rPr>
                  <w:rFonts w:ascii="Montserrat" w:hAnsi="Montserrat" w:cs="Arial"/>
                  <w:i/>
                  <w:sz w:val="18"/>
                  <w:highlight w:val="cyan"/>
                  <w:rPrChange w:id="168" w:author="Licencia Office" w:date="2026-04-22T13:27:00Z" w16du:dateUtc="2026-04-22T19:27:00Z">
                    <w:rPr>
                      <w:rFonts w:ascii="Montserrat" w:hAnsi="Montserrat" w:cs="Arial"/>
                      <w:i/>
                      <w:sz w:val="18"/>
                    </w:rPr>
                  </w:rPrChange>
                </w:rPr>
                <w:t>Este valor se obtiene de la Petición del Token</w:t>
              </w:r>
            </w:ins>
          </w:p>
        </w:tc>
      </w:tr>
      <w:tr w:rsidR="0009744C" w:rsidRPr="006513AB" w14:paraId="595DFF6C" w14:textId="77777777" w:rsidTr="0009744C">
        <w:trPr>
          <w:trHeight w:val="888"/>
          <w:hidden/>
        </w:trPr>
        <w:tc>
          <w:tcPr>
            <w:tcW w:w="1175" w:type="dxa"/>
            <w:tcBorders>
              <w:top w:val="single" w:sz="6" w:space="0" w:color="auto"/>
              <w:left w:val="single" w:sz="6" w:space="0" w:color="auto"/>
              <w:bottom w:val="single" w:sz="6" w:space="0" w:color="auto"/>
              <w:right w:val="single" w:sz="6" w:space="0" w:color="auto"/>
            </w:tcBorders>
          </w:tcPr>
          <w:p w14:paraId="6D02B68A" w14:textId="77777777" w:rsidR="0009744C" w:rsidRPr="006513AB" w:rsidRDefault="0009744C" w:rsidP="0009744C">
            <w:pPr>
              <w:pStyle w:val="InfoHidden"/>
              <w:jc w:val="center"/>
              <w:rPr>
                <w:rFonts w:ascii="Montserrat" w:hAnsi="Montserrat" w:cs="Arial"/>
                <w:lang w:val="en-US"/>
              </w:rPr>
            </w:pPr>
            <w:r w:rsidRPr="006513AB">
              <w:rPr>
                <w:rFonts w:ascii="Montserrat" w:hAnsi="Montserrat" w:cs="Arial"/>
                <w:lang w:val="en-US"/>
              </w:rPr>
              <w:t>Número cardinal del dato</w:t>
            </w:r>
          </w:p>
        </w:tc>
        <w:tc>
          <w:tcPr>
            <w:tcW w:w="1206" w:type="dxa"/>
            <w:tcBorders>
              <w:top w:val="single" w:sz="6" w:space="0" w:color="auto"/>
              <w:left w:val="single" w:sz="6" w:space="0" w:color="auto"/>
              <w:bottom w:val="single" w:sz="6" w:space="0" w:color="auto"/>
              <w:right w:val="single" w:sz="6" w:space="0" w:color="auto"/>
            </w:tcBorders>
          </w:tcPr>
          <w:p w14:paraId="1C21BCC1"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Nombre del dato</w:t>
            </w:r>
          </w:p>
        </w:tc>
        <w:tc>
          <w:tcPr>
            <w:tcW w:w="1234" w:type="dxa"/>
            <w:tcBorders>
              <w:top w:val="single" w:sz="6" w:space="0" w:color="auto"/>
              <w:left w:val="single" w:sz="6" w:space="0" w:color="auto"/>
              <w:bottom w:val="single" w:sz="6" w:space="0" w:color="auto"/>
              <w:right w:val="single" w:sz="6" w:space="0" w:color="auto"/>
            </w:tcBorders>
          </w:tcPr>
          <w:p w14:paraId="5552EBE3"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Alfanumérico, Símbolos, Carácter único, Binario, etc…</w:t>
            </w:r>
          </w:p>
        </w:tc>
        <w:tc>
          <w:tcPr>
            <w:tcW w:w="1500" w:type="dxa"/>
            <w:tcBorders>
              <w:top w:val="single" w:sz="6" w:space="0" w:color="auto"/>
              <w:left w:val="single" w:sz="6" w:space="0" w:color="auto"/>
              <w:bottom w:val="single" w:sz="6" w:space="0" w:color="auto"/>
              <w:right w:val="single" w:sz="6" w:space="0" w:color="auto"/>
            </w:tcBorders>
          </w:tcPr>
          <w:p w14:paraId="69305102"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Tamaño en posiciones del dato (en caso de ser necesario)</w:t>
            </w:r>
          </w:p>
        </w:tc>
        <w:tc>
          <w:tcPr>
            <w:tcW w:w="1845" w:type="dxa"/>
            <w:tcBorders>
              <w:top w:val="single" w:sz="6" w:space="0" w:color="auto"/>
              <w:left w:val="single" w:sz="6" w:space="0" w:color="auto"/>
              <w:bottom w:val="single" w:sz="6" w:space="0" w:color="auto"/>
              <w:right w:val="single" w:sz="6" w:space="0" w:color="auto"/>
            </w:tcBorders>
          </w:tcPr>
          <w:p w14:paraId="7DA0A8FE"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Si el dato proviene de algún lugar (como una base de datos)</w:t>
            </w:r>
          </w:p>
        </w:tc>
        <w:tc>
          <w:tcPr>
            <w:tcW w:w="1468" w:type="dxa"/>
            <w:tcBorders>
              <w:top w:val="single" w:sz="6" w:space="0" w:color="auto"/>
              <w:left w:val="single" w:sz="6" w:space="0" w:color="auto"/>
              <w:bottom w:val="single" w:sz="6" w:space="0" w:color="auto"/>
              <w:right w:val="single" w:sz="6" w:space="0" w:color="auto"/>
            </w:tcBorders>
          </w:tcPr>
          <w:p w14:paraId="17800E5D" w14:textId="77777777" w:rsidR="0009744C" w:rsidRPr="006513AB" w:rsidRDefault="0009744C" w:rsidP="0009744C">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26B3C374"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Ejemplo del dato</w:t>
            </w:r>
          </w:p>
        </w:tc>
      </w:tr>
      <w:tr w:rsidR="0009744C" w:rsidRPr="006513AB" w14:paraId="29C53E83" w14:textId="77777777" w:rsidTr="0009744C">
        <w:trPr>
          <w:trHeight w:val="763"/>
          <w:hidden/>
        </w:trPr>
        <w:tc>
          <w:tcPr>
            <w:tcW w:w="1175" w:type="dxa"/>
            <w:tcBorders>
              <w:top w:val="single" w:sz="6" w:space="0" w:color="auto"/>
              <w:left w:val="single" w:sz="6" w:space="0" w:color="auto"/>
              <w:bottom w:val="single" w:sz="6" w:space="0" w:color="auto"/>
              <w:right w:val="single" w:sz="6" w:space="0" w:color="auto"/>
            </w:tcBorders>
          </w:tcPr>
          <w:p w14:paraId="061CBA9D" w14:textId="77777777" w:rsidR="0009744C" w:rsidRPr="006513AB" w:rsidRDefault="0009744C" w:rsidP="0009744C">
            <w:pPr>
              <w:pStyle w:val="InfoHidden"/>
              <w:jc w:val="center"/>
              <w:rPr>
                <w:rFonts w:ascii="Montserrat" w:hAnsi="Montserrat" w:cs="Arial"/>
              </w:rPr>
            </w:pPr>
          </w:p>
        </w:tc>
        <w:tc>
          <w:tcPr>
            <w:tcW w:w="1206" w:type="dxa"/>
            <w:tcBorders>
              <w:top w:val="single" w:sz="6" w:space="0" w:color="auto"/>
              <w:left w:val="single" w:sz="6" w:space="0" w:color="auto"/>
              <w:bottom w:val="single" w:sz="6" w:space="0" w:color="auto"/>
              <w:right w:val="single" w:sz="6" w:space="0" w:color="auto"/>
            </w:tcBorders>
          </w:tcPr>
          <w:p w14:paraId="172FCD7D"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RFC</w:t>
            </w:r>
          </w:p>
        </w:tc>
        <w:tc>
          <w:tcPr>
            <w:tcW w:w="1234" w:type="dxa"/>
            <w:tcBorders>
              <w:top w:val="single" w:sz="6" w:space="0" w:color="auto"/>
              <w:left w:val="single" w:sz="6" w:space="0" w:color="auto"/>
              <w:bottom w:val="single" w:sz="6" w:space="0" w:color="auto"/>
              <w:right w:val="single" w:sz="6" w:space="0" w:color="auto"/>
            </w:tcBorders>
          </w:tcPr>
          <w:p w14:paraId="1FEAED95"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Alfanumérico</w:t>
            </w:r>
          </w:p>
        </w:tc>
        <w:tc>
          <w:tcPr>
            <w:tcW w:w="1500" w:type="dxa"/>
            <w:tcBorders>
              <w:top w:val="single" w:sz="6" w:space="0" w:color="auto"/>
              <w:left w:val="single" w:sz="6" w:space="0" w:color="auto"/>
              <w:bottom w:val="single" w:sz="6" w:space="0" w:color="auto"/>
              <w:right w:val="single" w:sz="6" w:space="0" w:color="auto"/>
            </w:tcBorders>
          </w:tcPr>
          <w:p w14:paraId="12A93750"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13</w:t>
            </w:r>
          </w:p>
        </w:tc>
        <w:tc>
          <w:tcPr>
            <w:tcW w:w="1845" w:type="dxa"/>
            <w:tcBorders>
              <w:top w:val="single" w:sz="6" w:space="0" w:color="auto"/>
              <w:left w:val="single" w:sz="6" w:space="0" w:color="auto"/>
              <w:bottom w:val="single" w:sz="6" w:space="0" w:color="auto"/>
              <w:right w:val="single" w:sz="6" w:space="0" w:color="auto"/>
            </w:tcBorders>
          </w:tcPr>
          <w:p w14:paraId="00BBA4CD"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Oracle: Contribuyentes.RFC</w:t>
            </w:r>
          </w:p>
        </w:tc>
        <w:tc>
          <w:tcPr>
            <w:tcW w:w="1468" w:type="dxa"/>
            <w:tcBorders>
              <w:top w:val="single" w:sz="6" w:space="0" w:color="auto"/>
              <w:left w:val="single" w:sz="6" w:space="0" w:color="auto"/>
              <w:bottom w:val="single" w:sz="6" w:space="0" w:color="auto"/>
              <w:right w:val="single" w:sz="6" w:space="0" w:color="auto"/>
            </w:tcBorders>
          </w:tcPr>
          <w:p w14:paraId="39ADEA72" w14:textId="77777777" w:rsidR="0009744C" w:rsidRPr="006513AB" w:rsidRDefault="0009744C" w:rsidP="0009744C">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6007E411" w14:textId="77777777" w:rsidR="0009744C" w:rsidRPr="006513AB" w:rsidRDefault="0009744C" w:rsidP="0009744C">
            <w:pPr>
              <w:pStyle w:val="InfoHidden"/>
              <w:jc w:val="center"/>
              <w:rPr>
                <w:rFonts w:ascii="Montserrat" w:hAnsi="Montserrat" w:cs="Arial"/>
              </w:rPr>
            </w:pPr>
            <w:r w:rsidRPr="006513AB">
              <w:rPr>
                <w:rFonts w:ascii="Montserrat" w:hAnsi="Montserrat" w:cs="Arial"/>
              </w:rPr>
              <w:t>“GERA750702   “</w:t>
            </w:r>
          </w:p>
        </w:tc>
      </w:tr>
    </w:tbl>
    <w:p w14:paraId="3309CF21" w14:textId="77777777" w:rsidR="00E256F3" w:rsidRDefault="00E256F3" w:rsidP="00E256F3">
      <w:pPr>
        <w:pStyle w:val="BodyText"/>
        <w:spacing w:before="0" w:after="0"/>
        <w:rPr>
          <w:rFonts w:ascii="Montserrat" w:hAnsi="Montserrat" w:cs="Arial"/>
          <w:sz w:val="20"/>
        </w:rPr>
      </w:pPr>
    </w:p>
    <w:p w14:paraId="1A5BF7B6" w14:textId="77777777" w:rsidR="00E256F3" w:rsidRDefault="00E256F3" w:rsidP="00E256F3">
      <w:pPr>
        <w:pStyle w:val="BodyText"/>
        <w:spacing w:before="0" w:after="0"/>
        <w:rPr>
          <w:rFonts w:ascii="Montserrat" w:hAnsi="Montserrat" w:cs="Arial"/>
          <w:sz w:val="20"/>
        </w:rPr>
      </w:pPr>
    </w:p>
    <w:p w14:paraId="02648838" w14:textId="46D90139" w:rsidR="00152ED9" w:rsidRPr="00152ED9" w:rsidRDefault="00152ED9" w:rsidP="00152ED9"/>
    <w:p w14:paraId="0CC9F8B7" w14:textId="7E73332C" w:rsidR="00152ED9" w:rsidRDefault="00152ED9" w:rsidP="00527ABC">
      <w:pPr>
        <w:pStyle w:val="Ttulo2"/>
        <w:rPr>
          <w:rFonts w:ascii="Montserrat" w:hAnsi="Montserrat"/>
          <w:sz w:val="20"/>
          <w:szCs w:val="20"/>
        </w:rPr>
      </w:pPr>
      <w:bookmarkStart w:id="169" w:name="_Toc57999858"/>
      <w:r w:rsidRPr="006513AB">
        <w:rPr>
          <w:rFonts w:ascii="Montserrat" w:hAnsi="Montserrat"/>
          <w:sz w:val="20"/>
          <w:szCs w:val="20"/>
        </w:rPr>
        <w:t>&lt;</w:t>
      </w:r>
      <w:r>
        <w:rPr>
          <w:rFonts w:ascii="Montserrat" w:hAnsi="Montserrat"/>
          <w:sz w:val="20"/>
          <w:szCs w:val="20"/>
        </w:rPr>
        <w:t>Respuesta del servicio</w:t>
      </w:r>
      <w:r w:rsidRPr="006513AB">
        <w:rPr>
          <w:rFonts w:ascii="Montserrat" w:hAnsi="Montserrat"/>
          <w:sz w:val="20"/>
          <w:szCs w:val="20"/>
        </w:rPr>
        <w:t>&gt;</w:t>
      </w:r>
      <w:bookmarkEnd w:id="169"/>
    </w:p>
    <w:p w14:paraId="3B574C7D" w14:textId="77777777" w:rsidR="00152ED9" w:rsidRPr="00CE6B7B" w:rsidRDefault="00152ED9" w:rsidP="00152ED9">
      <w:pPr>
        <w:pStyle w:val="Ttulo1"/>
        <w:rPr>
          <w:rFonts w:ascii="Montserrat" w:hAnsi="Montserrat"/>
          <w:b w:val="0"/>
          <w:bCs w:val="0"/>
          <w:color w:val="0000FF"/>
          <w:kern w:val="0"/>
          <w:sz w:val="20"/>
          <w:szCs w:val="20"/>
        </w:rPr>
      </w:pPr>
      <w:bookmarkStart w:id="170" w:name="_Toc57999859"/>
      <w:r w:rsidRPr="006513AB">
        <w:rPr>
          <w:rFonts w:ascii="Montserrat" w:hAnsi="Montserrat"/>
          <w:sz w:val="20"/>
          <w:szCs w:val="20"/>
        </w:rPr>
        <w:t>TIPO ENTRADA/SALIDA</w:t>
      </w:r>
      <w:bookmarkEnd w:id="170"/>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215"/>
      </w:tblGrid>
      <w:tr w:rsidR="00E256F3" w:rsidRPr="006513AB" w14:paraId="5A773622"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7817392F"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2DF9BF4E"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612CD74B"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215" w:type="dxa"/>
            <w:tcBorders>
              <w:top w:val="single" w:sz="6" w:space="0" w:color="auto"/>
              <w:left w:val="single" w:sz="6" w:space="0" w:color="auto"/>
              <w:bottom w:val="single" w:sz="6" w:space="0" w:color="auto"/>
              <w:right w:val="single" w:sz="6" w:space="0" w:color="auto"/>
            </w:tcBorders>
            <w:shd w:val="clear" w:color="auto" w:fill="A6A6A6"/>
          </w:tcPr>
          <w:p w14:paraId="104C4EC9"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Volumen</w:t>
            </w:r>
          </w:p>
        </w:tc>
      </w:tr>
      <w:tr w:rsidR="00E256F3" w:rsidRPr="006513AB" w14:paraId="5D75074A"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2A648A46" w14:textId="77777777"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6E1963B0" w14:textId="77777777" w:rsidR="00E256F3" w:rsidRPr="000E0F98" w:rsidRDefault="00E256F3" w:rsidP="0015463B">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5F1242FC" w14:textId="664C0258" w:rsidR="00E256F3" w:rsidRPr="000E0F98" w:rsidRDefault="00A652A2" w:rsidP="0015463B">
            <w:pPr>
              <w:pStyle w:val="TableHeading0"/>
              <w:rPr>
                <w:rFonts w:ascii="Montserrat" w:hAnsi="Montserrat" w:cs="Arial"/>
                <w:b w:val="0"/>
                <w:lang w:val="es-MX"/>
              </w:rPr>
            </w:pPr>
            <w:r>
              <w:rPr>
                <w:rFonts w:ascii="Montserrat" w:hAnsi="Montserrat" w:cs="Arial"/>
                <w:b w:val="0"/>
                <w:lang w:val="es-MX"/>
              </w:rPr>
              <w:t>HTML</w:t>
            </w:r>
          </w:p>
        </w:tc>
        <w:tc>
          <w:tcPr>
            <w:tcW w:w="2215" w:type="dxa"/>
            <w:tcBorders>
              <w:top w:val="single" w:sz="6" w:space="0" w:color="auto"/>
              <w:left w:val="single" w:sz="6" w:space="0" w:color="auto"/>
              <w:bottom w:val="single" w:sz="6" w:space="0" w:color="auto"/>
              <w:right w:val="single" w:sz="6" w:space="0" w:color="auto"/>
            </w:tcBorders>
            <w:vAlign w:val="center"/>
          </w:tcPr>
          <w:p w14:paraId="5AA094B0" w14:textId="3DC8B476" w:rsidR="00E256F3" w:rsidRPr="000E0F98" w:rsidRDefault="00F04A5B" w:rsidP="0015463B">
            <w:pPr>
              <w:pStyle w:val="TableHeading0"/>
              <w:rPr>
                <w:rFonts w:ascii="Montserrat" w:hAnsi="Montserrat" w:cs="Arial"/>
                <w:b w:val="0"/>
                <w:lang w:val="es-MX"/>
              </w:rPr>
            </w:pPr>
            <w:r>
              <w:rPr>
                <w:rFonts w:ascii="Montserrat" w:hAnsi="Montserrat" w:cs="Arial"/>
                <w:b w:val="0"/>
                <w:lang w:val="es-MX"/>
              </w:rPr>
              <w:t>Se estima en promedio 359 consultas por día.</w:t>
            </w:r>
          </w:p>
        </w:tc>
      </w:tr>
    </w:tbl>
    <w:p w14:paraId="0573413D" w14:textId="4CE639A6" w:rsidR="00E256F3" w:rsidRPr="00675A9C" w:rsidRDefault="00E256F3" w:rsidP="00E256F3">
      <w:pPr>
        <w:pStyle w:val="Ttulo1"/>
        <w:rPr>
          <w:rFonts w:ascii="Montserrat" w:hAnsi="Montserrat"/>
          <w:sz w:val="20"/>
          <w:szCs w:val="20"/>
        </w:rPr>
      </w:pPr>
      <w:bookmarkStart w:id="171" w:name="_Toc57999860"/>
      <w:r w:rsidRPr="006513AB">
        <w:rPr>
          <w:rFonts w:ascii="Montserrat" w:hAnsi="Montserrat"/>
          <w:sz w:val="20"/>
          <w:szCs w:val="20"/>
        </w:rPr>
        <w:t>TRANSMISIÓN DE DATOS</w:t>
      </w:r>
      <w:bookmarkEnd w:id="171"/>
      <w:r w:rsidRPr="006513AB">
        <w:rPr>
          <w:rStyle w:val="InfoHiddenChar"/>
          <w:rFonts w:ascii="Montserrat" w:hAnsi="Montserrat"/>
          <w:i w:val="0"/>
          <w:sz w:val="20"/>
          <w:szCs w:val="20"/>
        </w:rPr>
        <w:t>[Fase: Análisis] [Etapa: Especificación Funcional] (ACSN)</w:t>
      </w:r>
    </w:p>
    <w:p w14:paraId="319A723D" w14:textId="77777777" w:rsidR="00E256F3" w:rsidRPr="006513AB" w:rsidRDefault="00E256F3" w:rsidP="00E256F3">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0D1D6707" w14:textId="77777777" w:rsidR="00E256F3" w:rsidRPr="006513AB" w:rsidRDefault="00E256F3" w:rsidP="00E256F3">
      <w:pPr>
        <w:pStyle w:val="InfoHidden"/>
        <w:rPr>
          <w:rFonts w:ascii="Montserrat" w:hAnsi="Montserrat" w:cs="Arial"/>
        </w:rPr>
      </w:pPr>
    </w:p>
    <w:p w14:paraId="3C063B5B" w14:textId="77777777" w:rsidR="00E256F3" w:rsidRPr="006513AB" w:rsidRDefault="00E256F3" w:rsidP="00E256F3">
      <w:pPr>
        <w:pStyle w:val="InfoHidden"/>
        <w:rPr>
          <w:rFonts w:ascii="Montserrat" w:hAnsi="Montserrat" w:cs="Arial"/>
        </w:rPr>
      </w:pPr>
      <w:r w:rsidRPr="006513AB">
        <w:rPr>
          <w:rFonts w:ascii="Montserrat" w:hAnsi="Montserrat" w:cs="Arial"/>
        </w:rPr>
        <w:t>Ejemplo:</w:t>
      </w:r>
    </w:p>
    <w:p w14:paraId="561FD44B" w14:textId="77777777" w:rsidR="00E256F3" w:rsidRPr="006513AB" w:rsidRDefault="00E256F3" w:rsidP="00E256F3">
      <w:pPr>
        <w:pStyle w:val="InfoHidden"/>
        <w:rPr>
          <w:rFonts w:ascii="Montserrat" w:hAnsi="Montserrat" w:cs="Arial"/>
        </w:rPr>
      </w:pPr>
    </w:p>
    <w:p w14:paraId="1E2030F7" w14:textId="77777777" w:rsidR="00E256F3" w:rsidRPr="006513AB" w:rsidRDefault="00E256F3" w:rsidP="00E256F3">
      <w:pPr>
        <w:pStyle w:val="InfoHidden"/>
        <w:rPr>
          <w:rFonts w:ascii="Montserrat" w:hAnsi="Montserrat" w:cs="Arial"/>
        </w:rPr>
      </w:pPr>
      <w:r w:rsidRPr="006513AB">
        <w:rPr>
          <w:rFonts w:ascii="Montserrat" w:hAnsi="Montserrat" w:cs="Arial"/>
        </w:rPr>
        <w:t>Conversión de archivos de un formato a otro sin pérdida de información</w:t>
      </w:r>
    </w:p>
    <w:p w14:paraId="540346E6" w14:textId="77777777" w:rsidR="00E256F3" w:rsidRPr="006513AB" w:rsidRDefault="00E256F3" w:rsidP="00E256F3">
      <w:pPr>
        <w:pStyle w:val="InfoHidden"/>
        <w:rPr>
          <w:rFonts w:ascii="Montserrat" w:hAnsi="Montserrat" w:cs="Arial"/>
        </w:rPr>
      </w:pPr>
      <w:r w:rsidRPr="006513AB">
        <w:rPr>
          <w:rFonts w:ascii="Montserrat" w:hAnsi="Montserrat" w:cs="Arial"/>
        </w:rPr>
        <w:t>Rutinas de validación de información</w:t>
      </w:r>
    </w:p>
    <w:p w14:paraId="1CC3D739" w14:textId="77777777" w:rsidR="00E256F3" w:rsidRPr="006513AB" w:rsidRDefault="00E256F3" w:rsidP="00E256F3">
      <w:pPr>
        <w:pStyle w:val="InfoHidden"/>
        <w:rPr>
          <w:rFonts w:ascii="Montserrat" w:hAnsi="Montserrat" w:cs="Arial"/>
        </w:rPr>
      </w:pPr>
      <w:r w:rsidRPr="006513AB">
        <w:rPr>
          <w:rFonts w:ascii="Montserrat" w:hAnsi="Montserrat" w:cs="Arial"/>
        </w:rPr>
        <w:t>Herramientas automatizadas de conversión</w:t>
      </w:r>
    </w:p>
    <w:p w14:paraId="20246E3D" w14:textId="77777777" w:rsidR="00E256F3" w:rsidRPr="006513AB" w:rsidRDefault="00E256F3" w:rsidP="00E256F3">
      <w:pPr>
        <w:pStyle w:val="InfoHidden"/>
        <w:rPr>
          <w:rFonts w:ascii="Montserrat" w:hAnsi="Montserrat" w:cs="Arial"/>
        </w:rPr>
      </w:pPr>
    </w:p>
    <w:tbl>
      <w:tblPr>
        <w:tblW w:w="10046"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701"/>
      </w:tblGrid>
      <w:tr w:rsidR="00E256F3" w:rsidRPr="006513AB" w14:paraId="4075C02C"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30A5ED68" w14:textId="493DB195" w:rsidR="00E256F3" w:rsidRPr="006513AB" w:rsidRDefault="00E256F3" w:rsidP="0015463B">
            <w:pPr>
              <w:pStyle w:val="TableHeading0"/>
              <w:rPr>
                <w:rFonts w:ascii="Montserrat" w:hAnsi="Montserrat" w:cs="Arial"/>
                <w:lang w:val="es-MX"/>
              </w:rPr>
            </w:pPr>
            <w:r w:rsidRPr="006513AB">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6891810D"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3110BA7F"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9CF6DC1"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55B27A3A"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3B07D93D"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Asociación</w:t>
            </w:r>
          </w:p>
        </w:tc>
        <w:tc>
          <w:tcPr>
            <w:tcW w:w="1701" w:type="dxa"/>
            <w:tcBorders>
              <w:top w:val="single" w:sz="6" w:space="0" w:color="auto"/>
              <w:left w:val="single" w:sz="6" w:space="0" w:color="auto"/>
              <w:bottom w:val="single" w:sz="6" w:space="0" w:color="auto"/>
              <w:right w:val="single" w:sz="6" w:space="0" w:color="auto"/>
            </w:tcBorders>
            <w:shd w:val="clear" w:color="auto" w:fill="A6A6A6"/>
            <w:vAlign w:val="center"/>
          </w:tcPr>
          <w:p w14:paraId="3725CEA7" w14:textId="77777777" w:rsidR="00E256F3" w:rsidRPr="006513AB" w:rsidRDefault="00E256F3" w:rsidP="0015463B">
            <w:pPr>
              <w:pStyle w:val="TableHeading0"/>
              <w:rPr>
                <w:rFonts w:ascii="Montserrat" w:hAnsi="Montserrat" w:cs="Arial"/>
                <w:lang w:val="es-MX"/>
              </w:rPr>
            </w:pPr>
            <w:r w:rsidRPr="006513AB">
              <w:rPr>
                <w:rFonts w:ascii="Montserrat" w:hAnsi="Montserrat" w:cs="Arial"/>
                <w:lang w:val="es-MX"/>
              </w:rPr>
              <w:t>Ejemplo</w:t>
            </w:r>
          </w:p>
        </w:tc>
      </w:tr>
      <w:tr w:rsidR="00E256F3" w:rsidRPr="006513AB" w14:paraId="386B6C91"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005A3A38" w14:textId="77777777" w:rsidR="00E256F3" w:rsidRPr="000E0F98" w:rsidRDefault="00E256F3" w:rsidP="0015463B">
            <w:pPr>
              <w:pStyle w:val="TableHeading0"/>
              <w:rPr>
                <w:rFonts w:ascii="Montserrat" w:hAnsi="Montserrat" w:cs="Arial"/>
                <w:b w:val="0"/>
                <w:lang w:val="es-MX"/>
              </w:rPr>
            </w:pPr>
            <w:r w:rsidRPr="000E0F98">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20782ED8" w14:textId="6E10EA38"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RFC emisor</w:t>
            </w:r>
            <w:r w:rsidR="00013E03">
              <w:rPr>
                <w:rFonts w:ascii="Montserrat" w:hAnsi="Montserrat" w:cs="Arial"/>
                <w:b w:val="0"/>
                <w:lang w:val="es-MX"/>
              </w:rPr>
              <w:t xml:space="preserv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3DA9C64C" w14:textId="4DC74A30" w:rsidR="00E256F3" w:rsidRPr="000E0F98" w:rsidRDefault="005F483A" w:rsidP="00CD1DF2">
            <w:pPr>
              <w:pStyle w:val="TableHeading0"/>
              <w:rPr>
                <w:rFonts w:ascii="Montserrat" w:hAnsi="Montserrat" w:cs="Arial"/>
                <w:b w:val="0"/>
                <w:lang w:val="es-MX"/>
              </w:rPr>
            </w:pPr>
            <w:r>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352931D1" w14:textId="4AD0EA0E" w:rsidR="00E256F3" w:rsidRPr="000E0F98" w:rsidRDefault="005F483A" w:rsidP="005B3C12">
            <w:pPr>
              <w:pStyle w:val="TableHeading0"/>
              <w:rPr>
                <w:rFonts w:ascii="Montserrat" w:hAnsi="Montserrat" w:cs="Arial"/>
                <w:b w:val="0"/>
                <w:lang w:val="es-MX"/>
              </w:rPr>
            </w:pPr>
            <w:r>
              <w:rPr>
                <w:rFonts w:ascii="Montserrat" w:hAnsi="Montserrat" w:cs="Arial"/>
                <w:b w:val="0"/>
                <w:lang w:val="es-MX"/>
              </w:rPr>
              <w:t>13</w:t>
            </w:r>
          </w:p>
        </w:tc>
        <w:tc>
          <w:tcPr>
            <w:tcW w:w="1842" w:type="dxa"/>
            <w:tcBorders>
              <w:top w:val="single" w:sz="6" w:space="0" w:color="auto"/>
              <w:left w:val="single" w:sz="6" w:space="0" w:color="auto"/>
              <w:bottom w:val="single" w:sz="6" w:space="0" w:color="auto"/>
              <w:right w:val="single" w:sz="6" w:space="0" w:color="auto"/>
            </w:tcBorders>
            <w:vAlign w:val="center"/>
          </w:tcPr>
          <w:p w14:paraId="08690176" w14:textId="77777777"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3F69B9E0" w14:textId="77777777" w:rsidR="00E256F3" w:rsidRPr="000E0F98" w:rsidRDefault="00E256F3" w:rsidP="0015463B">
            <w:pPr>
              <w:pStyle w:val="TableHeading0"/>
              <w:rPr>
                <w:rFonts w:ascii="Montserrat" w:hAnsi="Montserrat" w:cs="Arial"/>
                <w:b w:val="0"/>
                <w:lang w:val="es-MX"/>
              </w:rPr>
            </w:pPr>
            <w:r>
              <w:rPr>
                <w:rFonts w:ascii="Montserrat" w:hAnsi="Montserrat" w:cs="Arial"/>
                <w:b w:val="0"/>
                <w:lang w:val="es-MX"/>
              </w:rPr>
              <w:t>N/A</w:t>
            </w:r>
          </w:p>
        </w:tc>
        <w:tc>
          <w:tcPr>
            <w:tcW w:w="1701" w:type="dxa"/>
            <w:tcBorders>
              <w:top w:val="single" w:sz="6" w:space="0" w:color="auto"/>
              <w:left w:val="single" w:sz="6" w:space="0" w:color="auto"/>
              <w:bottom w:val="single" w:sz="6" w:space="0" w:color="auto"/>
              <w:right w:val="single" w:sz="6" w:space="0" w:color="auto"/>
            </w:tcBorders>
            <w:vAlign w:val="center"/>
          </w:tcPr>
          <w:p w14:paraId="7B6DA54D" w14:textId="23C03E35" w:rsidR="00E256F3" w:rsidRPr="005E63F1" w:rsidRDefault="00D40E30" w:rsidP="00D40E30">
            <w:pPr>
              <w:jc w:val="center"/>
              <w:rPr>
                <w:rFonts w:ascii="Montserrat" w:hAnsi="Montserrat" w:cs="Arial"/>
                <w:i/>
                <w:sz w:val="18"/>
                <w:szCs w:val="18"/>
              </w:rPr>
            </w:pPr>
            <w:r w:rsidRPr="005E63F1">
              <w:rPr>
                <w:rFonts w:ascii="Montserrat" w:hAnsi="Montserrat" w:cs="Arial"/>
                <w:i/>
                <w:sz w:val="18"/>
                <w:szCs w:val="18"/>
              </w:rPr>
              <w:t>“</w:t>
            </w:r>
            <w:r w:rsidR="00013E03" w:rsidRPr="005E63F1">
              <w:rPr>
                <w:rFonts w:ascii="Montserrat" w:hAnsi="Montserrat" w:cs="Arial"/>
                <w:i/>
                <w:sz w:val="18"/>
                <w:szCs w:val="18"/>
              </w:rPr>
              <w:t>AAAA560522T96</w:t>
            </w:r>
            <w:r w:rsidRPr="005E63F1">
              <w:rPr>
                <w:rFonts w:ascii="Montserrat" w:hAnsi="Montserrat" w:cs="Arial"/>
                <w:i/>
                <w:sz w:val="18"/>
                <w:szCs w:val="18"/>
              </w:rPr>
              <w:t>”</w:t>
            </w:r>
          </w:p>
        </w:tc>
      </w:tr>
      <w:tr w:rsidR="00013E03" w:rsidRPr="006513AB" w14:paraId="7CB45391"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1292CC81" w14:textId="50C7E6A6" w:rsidR="00013E03" w:rsidRPr="000E0F98" w:rsidRDefault="00013E03" w:rsidP="00013E03">
            <w:pPr>
              <w:pStyle w:val="TableHeading0"/>
              <w:rPr>
                <w:rFonts w:ascii="Montserrat" w:hAnsi="Montserrat" w:cs="Arial"/>
                <w:b w:val="0"/>
                <w:lang w:val="es-MX"/>
              </w:rPr>
            </w:pPr>
            <w:r>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2C8884B2" w14:textId="77777777" w:rsidR="00013E03" w:rsidRDefault="00013E03" w:rsidP="00013E03">
            <w:pPr>
              <w:pStyle w:val="TableHeading0"/>
              <w:rPr>
                <w:rFonts w:ascii="Montserrat" w:hAnsi="Montserrat" w:cs="Arial"/>
                <w:b w:val="0"/>
                <w:lang w:val="es-MX"/>
              </w:rPr>
            </w:pPr>
            <w:r>
              <w:rPr>
                <w:rFonts w:ascii="Montserrat" w:hAnsi="Montserrat" w:cs="Arial"/>
                <w:b w:val="0"/>
                <w:lang w:val="es-MX"/>
              </w:rPr>
              <w:t xml:space="preserve">Validez de obligaciones </w:t>
            </w:r>
          </w:p>
          <w:p w14:paraId="24BC2B89" w14:textId="0C5776FC" w:rsidR="00013E03" w:rsidRDefault="00013E03" w:rsidP="00013E03">
            <w:pPr>
              <w:pStyle w:val="TableHeading0"/>
              <w:rPr>
                <w:rFonts w:ascii="Montserrat" w:hAnsi="Montserrat" w:cs="Arial"/>
                <w:b w:val="0"/>
                <w:lang w:val="es-MX"/>
              </w:rPr>
            </w:pPr>
            <w:r>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61DEE2DC" w14:textId="52F193D8" w:rsidR="00013E03" w:rsidRDefault="00013E03" w:rsidP="00013E03">
            <w:pPr>
              <w:pStyle w:val="TableHeading0"/>
              <w:rPr>
                <w:rFonts w:ascii="Montserrat" w:hAnsi="Montserrat" w:cs="Arial"/>
                <w:b w:val="0"/>
                <w:lang w:val="es-MX"/>
              </w:rPr>
            </w:pPr>
            <w:r>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3EB205B0" w14:textId="58841DCF" w:rsidR="00013E03" w:rsidRDefault="00013E03" w:rsidP="00013E03">
            <w:pPr>
              <w:pStyle w:val="TableHeading0"/>
              <w:rPr>
                <w:rFonts w:ascii="Montserrat" w:hAnsi="Montserrat" w:cs="Arial"/>
                <w:b w:val="0"/>
                <w:lang w:val="es-MX"/>
              </w:rPr>
            </w:pPr>
            <w:r>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4E90FCC4" w14:textId="28942F19" w:rsidR="00013E03" w:rsidRDefault="00013E03" w:rsidP="00013E03">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2B3DBE26" w14:textId="57DF8D80" w:rsidR="00013E03" w:rsidRDefault="00013E03" w:rsidP="00013E03">
            <w:pPr>
              <w:pStyle w:val="TableHeading0"/>
              <w:rPr>
                <w:rFonts w:ascii="Montserrat" w:hAnsi="Montserrat" w:cs="Arial"/>
                <w:b w:val="0"/>
                <w:lang w:val="es-MX"/>
              </w:rPr>
            </w:pPr>
            <w:r>
              <w:rPr>
                <w:rFonts w:ascii="Montserrat" w:hAnsi="Montserrat" w:cs="Arial"/>
                <w:b w:val="0"/>
                <w:lang w:val="es-MX"/>
              </w:rPr>
              <w:t>N/A</w:t>
            </w:r>
          </w:p>
        </w:tc>
        <w:tc>
          <w:tcPr>
            <w:tcW w:w="1701" w:type="dxa"/>
            <w:tcBorders>
              <w:top w:val="single" w:sz="6" w:space="0" w:color="auto"/>
              <w:left w:val="single" w:sz="6" w:space="0" w:color="auto"/>
              <w:bottom w:val="single" w:sz="6" w:space="0" w:color="auto"/>
              <w:right w:val="single" w:sz="6" w:space="0" w:color="auto"/>
            </w:tcBorders>
            <w:vAlign w:val="center"/>
          </w:tcPr>
          <w:p w14:paraId="364442EA" w14:textId="77777777" w:rsidR="00013E03" w:rsidRPr="005E63F1" w:rsidRDefault="00013E03" w:rsidP="00013E03">
            <w:pPr>
              <w:jc w:val="both"/>
              <w:rPr>
                <w:rFonts w:ascii="Montserrat" w:hAnsi="Montserrat" w:cs="Arial"/>
                <w:i/>
                <w:sz w:val="18"/>
                <w:szCs w:val="18"/>
              </w:rPr>
            </w:pPr>
            <w:r w:rsidRPr="005E63F1">
              <w:rPr>
                <w:rFonts w:ascii="Montserrat" w:hAnsi="Montserrat" w:cs="Arial"/>
                <w:b/>
                <w:i/>
                <w:sz w:val="18"/>
                <w:szCs w:val="18"/>
              </w:rPr>
              <w:t xml:space="preserve">0 </w:t>
            </w:r>
            <w:r w:rsidRPr="005E63F1">
              <w:rPr>
                <w:rFonts w:ascii="Montserrat" w:hAnsi="Montserrat" w:cs="Arial"/>
                <w:i/>
                <w:sz w:val="18"/>
                <w:szCs w:val="18"/>
              </w:rPr>
              <w:t>=</w:t>
            </w:r>
            <w:r w:rsidRPr="005E63F1">
              <w:rPr>
                <w:rFonts w:ascii="Montserrat" w:hAnsi="Montserrat" w:cs="Arial"/>
                <w:b/>
                <w:i/>
                <w:sz w:val="18"/>
                <w:szCs w:val="18"/>
              </w:rPr>
              <w:t xml:space="preserve"> </w:t>
            </w:r>
            <w:r w:rsidRPr="005E63F1">
              <w:rPr>
                <w:rFonts w:ascii="Montserrat" w:hAnsi="Montserrat" w:cs="Arial"/>
                <w:i/>
                <w:sz w:val="18"/>
                <w:szCs w:val="18"/>
              </w:rPr>
              <w:t xml:space="preserve">Estado Cancelado </w:t>
            </w:r>
          </w:p>
          <w:p w14:paraId="73C7D58F" w14:textId="35E56A5E" w:rsidR="00013E03" w:rsidRDefault="00013E03" w:rsidP="00013E03">
            <w:pPr>
              <w:jc w:val="both"/>
              <w:rPr>
                <w:rFonts w:ascii="Montserrat" w:hAnsi="Montserrat" w:cs="Arial"/>
                <w:i/>
                <w:sz w:val="18"/>
                <w:szCs w:val="18"/>
              </w:rPr>
            </w:pPr>
            <w:r w:rsidRPr="005E63F1">
              <w:rPr>
                <w:rFonts w:ascii="Montserrat" w:hAnsi="Montserrat" w:cs="Arial"/>
                <w:b/>
                <w:i/>
                <w:sz w:val="18"/>
                <w:szCs w:val="18"/>
              </w:rPr>
              <w:t xml:space="preserve">0 </w:t>
            </w:r>
            <w:r w:rsidRPr="005E63F1">
              <w:rPr>
                <w:rFonts w:ascii="Montserrat" w:hAnsi="Montserrat" w:cs="Arial"/>
                <w:i/>
                <w:sz w:val="18"/>
                <w:szCs w:val="18"/>
              </w:rPr>
              <w:t>=</w:t>
            </w:r>
            <w:r w:rsidR="00AF4022">
              <w:rPr>
                <w:rFonts w:ascii="Montserrat" w:hAnsi="Montserrat" w:cs="Arial"/>
                <w:i/>
                <w:sz w:val="18"/>
                <w:szCs w:val="18"/>
              </w:rPr>
              <w:t xml:space="preserve"> </w:t>
            </w:r>
            <w:r w:rsidRPr="005E63F1">
              <w:rPr>
                <w:rFonts w:ascii="Montserrat" w:hAnsi="Montserrat" w:cs="Arial"/>
                <w:i/>
                <w:sz w:val="18"/>
                <w:szCs w:val="18"/>
              </w:rPr>
              <w:t>Estado Suspendido</w:t>
            </w:r>
          </w:p>
          <w:p w14:paraId="3D2E6AF2" w14:textId="77777777" w:rsidR="00B84515" w:rsidRPr="005E63F1" w:rsidRDefault="00B84515" w:rsidP="00013E03">
            <w:pPr>
              <w:jc w:val="both"/>
              <w:rPr>
                <w:rFonts w:ascii="Montserrat" w:hAnsi="Montserrat" w:cs="Arial"/>
                <w:i/>
                <w:sz w:val="18"/>
                <w:szCs w:val="18"/>
              </w:rPr>
            </w:pPr>
          </w:p>
          <w:p w14:paraId="5458C4E3" w14:textId="3019AE85" w:rsidR="00013E03" w:rsidRDefault="00013E03" w:rsidP="00013E03">
            <w:pPr>
              <w:jc w:val="both"/>
              <w:rPr>
                <w:rFonts w:ascii="Montserrat" w:hAnsi="Montserrat" w:cs="Arial"/>
                <w:i/>
                <w:sz w:val="18"/>
                <w:szCs w:val="18"/>
              </w:rPr>
            </w:pPr>
            <w:r w:rsidRPr="005E63F1">
              <w:rPr>
                <w:rFonts w:ascii="Montserrat" w:hAnsi="Montserrat" w:cs="Arial"/>
                <w:b/>
                <w:i/>
                <w:sz w:val="18"/>
                <w:szCs w:val="18"/>
              </w:rPr>
              <w:t xml:space="preserve">1 </w:t>
            </w:r>
            <w:r w:rsidRPr="005E63F1">
              <w:rPr>
                <w:rFonts w:ascii="Montserrat" w:hAnsi="Montserrat" w:cs="Arial"/>
                <w:i/>
                <w:sz w:val="18"/>
                <w:szCs w:val="18"/>
              </w:rPr>
              <w:t>= Estado diferente a Cancelado o Suspendido</w:t>
            </w:r>
          </w:p>
          <w:p w14:paraId="6448FF21" w14:textId="77777777" w:rsidR="00B84515" w:rsidRPr="005E63F1" w:rsidRDefault="00B84515" w:rsidP="00013E03">
            <w:pPr>
              <w:jc w:val="both"/>
              <w:rPr>
                <w:rFonts w:ascii="Montserrat" w:hAnsi="Montserrat" w:cs="Arial"/>
                <w:i/>
                <w:sz w:val="18"/>
                <w:szCs w:val="18"/>
              </w:rPr>
            </w:pPr>
          </w:p>
          <w:p w14:paraId="25AD9CC8" w14:textId="0E54217B" w:rsidR="00013E03" w:rsidRDefault="00013E03" w:rsidP="00013E03">
            <w:pPr>
              <w:jc w:val="both"/>
              <w:rPr>
                <w:rFonts w:ascii="Montserrat" w:hAnsi="Montserrat" w:cs="Arial"/>
                <w:i/>
                <w:sz w:val="18"/>
                <w:szCs w:val="18"/>
              </w:rPr>
            </w:pPr>
            <w:r w:rsidRPr="005E63F1">
              <w:rPr>
                <w:rFonts w:ascii="Montserrat" w:hAnsi="Montserrat" w:cs="Arial"/>
                <w:b/>
                <w:i/>
                <w:sz w:val="18"/>
                <w:szCs w:val="18"/>
              </w:rPr>
              <w:t xml:space="preserve">2 </w:t>
            </w:r>
            <w:r w:rsidRPr="005E63F1">
              <w:rPr>
                <w:rFonts w:ascii="Montserrat" w:hAnsi="Montserrat" w:cs="Arial"/>
                <w:i/>
                <w:sz w:val="18"/>
                <w:szCs w:val="18"/>
              </w:rPr>
              <w:t>= Estado diferente a Cancelado</w:t>
            </w:r>
            <w:r w:rsidR="00E55DED">
              <w:rPr>
                <w:rFonts w:ascii="Montserrat" w:hAnsi="Montserrat" w:cs="Arial"/>
                <w:i/>
                <w:sz w:val="18"/>
                <w:szCs w:val="18"/>
              </w:rPr>
              <w:t xml:space="preserve"> o Suspendido más </w:t>
            </w:r>
            <w:r w:rsidR="00EA3601">
              <w:rPr>
                <w:rFonts w:ascii="Montserrat" w:hAnsi="Montserrat" w:cs="Arial"/>
                <w:i/>
                <w:sz w:val="18"/>
                <w:szCs w:val="18"/>
              </w:rPr>
              <w:t>ROLES</w:t>
            </w:r>
            <w:r w:rsidR="00E55DED">
              <w:rPr>
                <w:rFonts w:ascii="Montserrat" w:hAnsi="Montserrat" w:cs="Arial"/>
                <w:i/>
                <w:sz w:val="18"/>
                <w:szCs w:val="18"/>
              </w:rPr>
              <w:t xml:space="preserve"> 300665 o</w:t>
            </w:r>
            <w:r w:rsidRPr="005E63F1">
              <w:rPr>
                <w:rFonts w:ascii="Montserrat" w:hAnsi="Montserrat" w:cs="Arial"/>
                <w:i/>
                <w:sz w:val="18"/>
                <w:szCs w:val="18"/>
              </w:rPr>
              <w:t xml:space="preserve"> 300667</w:t>
            </w:r>
          </w:p>
          <w:p w14:paraId="1175206B" w14:textId="77777777" w:rsidR="001D45A4" w:rsidRDefault="001D45A4" w:rsidP="00013E03">
            <w:pPr>
              <w:jc w:val="both"/>
              <w:rPr>
                <w:rFonts w:ascii="Montserrat" w:hAnsi="Montserrat" w:cs="Arial"/>
                <w:i/>
                <w:sz w:val="18"/>
                <w:szCs w:val="18"/>
              </w:rPr>
            </w:pPr>
          </w:p>
          <w:p w14:paraId="24706AAB" w14:textId="1086A6B1" w:rsidR="001D45A4" w:rsidRDefault="001D45A4" w:rsidP="00013E03">
            <w:pPr>
              <w:jc w:val="both"/>
              <w:rPr>
                <w:rFonts w:ascii="Montserrat" w:hAnsi="Montserrat"/>
              </w:rPr>
            </w:pPr>
            <w:r w:rsidRPr="00623E27">
              <w:rPr>
                <w:rFonts w:ascii="Montserrat" w:hAnsi="Montserrat" w:cs="Arial"/>
                <w:b/>
                <w:i/>
                <w:sz w:val="18"/>
              </w:rPr>
              <w:t>3</w:t>
            </w:r>
            <w:r w:rsidR="0034321F">
              <w:rPr>
                <w:rFonts w:ascii="Montserrat" w:hAnsi="Montserrat" w:cs="Arial"/>
                <w:b/>
                <w:i/>
                <w:sz w:val="18"/>
              </w:rPr>
              <w:t xml:space="preserve"> </w:t>
            </w:r>
            <w:r>
              <w:rPr>
                <w:rFonts w:ascii="Montserrat" w:hAnsi="Montserrat" w:cs="Arial"/>
                <w:i/>
                <w:sz w:val="18"/>
              </w:rPr>
              <w:t xml:space="preserve">= </w:t>
            </w:r>
            <w:r w:rsidRPr="00F4317A">
              <w:rPr>
                <w:rFonts w:ascii="Montserrat" w:hAnsi="Montserrat" w:cs="Arial"/>
                <w:i/>
                <w:sz w:val="18"/>
              </w:rPr>
              <w:t>Estado diferente a Cancelado o Suspendido</w:t>
            </w:r>
            <w:r>
              <w:rPr>
                <w:rFonts w:ascii="Montserrat" w:hAnsi="Montserrat" w:cs="Arial"/>
                <w:i/>
                <w:sz w:val="18"/>
              </w:rPr>
              <w:t xml:space="preserve"> más ROLES </w:t>
            </w:r>
            <w:r>
              <w:rPr>
                <w:rFonts w:ascii="Montserrat" w:hAnsi="Montserrat"/>
              </w:rPr>
              <w:t>300682</w:t>
            </w:r>
            <w:r w:rsidRPr="002F703B">
              <w:rPr>
                <w:rFonts w:ascii="Montserrat" w:hAnsi="Montserrat"/>
              </w:rPr>
              <w:t xml:space="preserve"> </w:t>
            </w:r>
            <w:r w:rsidR="00E55DED">
              <w:rPr>
                <w:rFonts w:ascii="Montserrat" w:hAnsi="Montserrat"/>
              </w:rPr>
              <w:t>o</w:t>
            </w:r>
            <w:r>
              <w:rPr>
                <w:rFonts w:ascii="Montserrat" w:hAnsi="Montserrat"/>
              </w:rPr>
              <w:t xml:space="preserve"> 300684</w:t>
            </w:r>
          </w:p>
          <w:p w14:paraId="3AE9A3E9" w14:textId="77777777" w:rsidR="001D45A4" w:rsidRDefault="001D45A4" w:rsidP="00013E03">
            <w:pPr>
              <w:jc w:val="both"/>
              <w:rPr>
                <w:rFonts w:ascii="Montserrat" w:hAnsi="Montserrat"/>
              </w:rPr>
            </w:pPr>
          </w:p>
          <w:p w14:paraId="6A259E3C" w14:textId="2E9AFC22" w:rsidR="001D45A4" w:rsidRDefault="001D45A4" w:rsidP="001D45A4">
            <w:pPr>
              <w:jc w:val="both"/>
              <w:rPr>
                <w:rFonts w:ascii="Montserrat" w:hAnsi="Montserrat"/>
              </w:rPr>
            </w:pPr>
            <w:r w:rsidRPr="00623E27">
              <w:rPr>
                <w:rFonts w:ascii="Montserrat" w:hAnsi="Montserrat"/>
                <w:b/>
              </w:rPr>
              <w:t>4</w:t>
            </w:r>
            <w:r w:rsidR="0034321F">
              <w:rPr>
                <w:rFonts w:ascii="Montserrat" w:hAnsi="Montserrat"/>
                <w:b/>
              </w:rPr>
              <w:t xml:space="preserve"> </w:t>
            </w:r>
            <w:r>
              <w:rPr>
                <w:rFonts w:ascii="Montserrat" w:hAnsi="Montserrat"/>
              </w:rPr>
              <w:t xml:space="preserve">= </w:t>
            </w:r>
            <w:r w:rsidRPr="00F4317A">
              <w:rPr>
                <w:rFonts w:ascii="Montserrat" w:hAnsi="Montserrat" w:cs="Arial"/>
                <w:i/>
                <w:sz w:val="18"/>
              </w:rPr>
              <w:t>Estado diferente a Cancelado o Suspendido</w:t>
            </w:r>
            <w:r>
              <w:rPr>
                <w:rFonts w:ascii="Montserrat" w:hAnsi="Montserrat" w:cs="Arial"/>
                <w:i/>
                <w:sz w:val="18"/>
              </w:rPr>
              <w:t xml:space="preserve"> más la combinación de ROLES (</w:t>
            </w:r>
            <w:r>
              <w:rPr>
                <w:rFonts w:ascii="Montserrat" w:hAnsi="Montserrat"/>
              </w:rPr>
              <w:t>300682</w:t>
            </w:r>
            <w:r w:rsidRPr="002F703B">
              <w:rPr>
                <w:rFonts w:ascii="Montserrat" w:hAnsi="Montserrat"/>
              </w:rPr>
              <w:t xml:space="preserve"> </w:t>
            </w:r>
            <w:r w:rsidR="00623E27">
              <w:rPr>
                <w:rFonts w:ascii="Montserrat" w:hAnsi="Montserrat"/>
              </w:rPr>
              <w:t>o</w:t>
            </w:r>
            <w:r>
              <w:rPr>
                <w:rFonts w:ascii="Montserrat" w:hAnsi="Montserrat"/>
              </w:rPr>
              <w:t xml:space="preserve"> 300684) y </w:t>
            </w:r>
            <w:r w:rsidR="00623E27">
              <w:rPr>
                <w:rFonts w:ascii="Montserrat" w:hAnsi="Montserrat"/>
              </w:rPr>
              <w:t>(</w:t>
            </w:r>
            <w:r>
              <w:rPr>
                <w:rFonts w:ascii="Montserrat" w:hAnsi="Montserrat" w:cs="Arial"/>
                <w:i/>
                <w:sz w:val="18"/>
                <w:szCs w:val="18"/>
              </w:rPr>
              <w:t xml:space="preserve">300665 </w:t>
            </w:r>
            <w:r w:rsidR="00623E27">
              <w:rPr>
                <w:rFonts w:ascii="Montserrat" w:hAnsi="Montserrat" w:cs="Arial"/>
                <w:i/>
                <w:sz w:val="18"/>
                <w:szCs w:val="18"/>
              </w:rPr>
              <w:t>o</w:t>
            </w:r>
            <w:r w:rsidRPr="005E63F1">
              <w:rPr>
                <w:rFonts w:ascii="Montserrat" w:hAnsi="Montserrat" w:cs="Arial"/>
                <w:i/>
                <w:sz w:val="18"/>
                <w:szCs w:val="18"/>
              </w:rPr>
              <w:t xml:space="preserve"> 300667</w:t>
            </w:r>
            <w:r w:rsidR="00623E27">
              <w:rPr>
                <w:rFonts w:ascii="Montserrat" w:hAnsi="Montserrat"/>
              </w:rPr>
              <w:t>)</w:t>
            </w:r>
          </w:p>
          <w:p w14:paraId="7AB49490" w14:textId="76CA4B08" w:rsidR="001D45A4" w:rsidRPr="005E63F1" w:rsidRDefault="001D45A4" w:rsidP="00013E03">
            <w:pPr>
              <w:jc w:val="both"/>
              <w:rPr>
                <w:rFonts w:ascii="Montserrat" w:hAnsi="Montserrat" w:cs="Arial"/>
                <w:b/>
                <w:i/>
                <w:sz w:val="18"/>
                <w:szCs w:val="18"/>
              </w:rPr>
            </w:pPr>
          </w:p>
        </w:tc>
      </w:tr>
      <w:tr w:rsidR="00013E03" w:rsidRPr="006513AB" w:rsidDel="0009744C" w14:paraId="6D7B2E99" w14:textId="2CF1D3E8" w:rsidTr="00623E27">
        <w:trPr>
          <w:trHeight w:val="917"/>
          <w:hidden/>
          <w:del w:id="172" w:author="Licencia Office" w:date="2026-04-22T13:29:00Z" w16du:dateUtc="2026-04-22T19:29:00Z"/>
        </w:trPr>
        <w:tc>
          <w:tcPr>
            <w:tcW w:w="1174" w:type="dxa"/>
            <w:tcBorders>
              <w:top w:val="single" w:sz="6" w:space="0" w:color="auto"/>
              <w:left w:val="single" w:sz="6" w:space="0" w:color="auto"/>
              <w:bottom w:val="single" w:sz="6" w:space="0" w:color="auto"/>
              <w:right w:val="single" w:sz="6" w:space="0" w:color="auto"/>
            </w:tcBorders>
          </w:tcPr>
          <w:p w14:paraId="783FBB18" w14:textId="11D1FDF7" w:rsidR="00013E03" w:rsidRPr="006513AB" w:rsidDel="0009744C" w:rsidRDefault="00013E03" w:rsidP="00013E03">
            <w:pPr>
              <w:pStyle w:val="InfoHidden"/>
              <w:jc w:val="center"/>
              <w:rPr>
                <w:del w:id="173" w:author="Licencia Office" w:date="2026-04-22T13:29:00Z" w16du:dateUtc="2026-04-22T19:29:00Z"/>
                <w:rFonts w:ascii="Montserrat" w:hAnsi="Montserrat" w:cs="Arial"/>
                <w:lang w:val="en-US"/>
              </w:rPr>
            </w:pPr>
            <w:del w:id="174" w:author="Licencia Office" w:date="2026-04-22T13:29:00Z" w16du:dateUtc="2026-04-22T19:29:00Z">
              <w:r w:rsidRPr="006513AB" w:rsidDel="0009744C">
                <w:rPr>
                  <w:rFonts w:ascii="Montserrat" w:hAnsi="Montserrat" w:cs="Arial"/>
                  <w:lang w:val="en-US"/>
                </w:rPr>
                <w:delText>Número cardinal del dato</w:delText>
              </w:r>
            </w:del>
          </w:p>
        </w:tc>
        <w:tc>
          <w:tcPr>
            <w:tcW w:w="1204" w:type="dxa"/>
            <w:tcBorders>
              <w:top w:val="single" w:sz="6" w:space="0" w:color="auto"/>
              <w:left w:val="single" w:sz="6" w:space="0" w:color="auto"/>
              <w:bottom w:val="single" w:sz="6" w:space="0" w:color="auto"/>
              <w:right w:val="single" w:sz="6" w:space="0" w:color="auto"/>
            </w:tcBorders>
          </w:tcPr>
          <w:p w14:paraId="3FF97723" w14:textId="29C836F5" w:rsidR="00013E03" w:rsidRPr="006513AB" w:rsidDel="0009744C" w:rsidRDefault="00013E03" w:rsidP="00013E03">
            <w:pPr>
              <w:pStyle w:val="InfoHidden"/>
              <w:jc w:val="center"/>
              <w:rPr>
                <w:del w:id="175" w:author="Licencia Office" w:date="2026-04-22T13:29:00Z" w16du:dateUtc="2026-04-22T19:29:00Z"/>
                <w:rFonts w:ascii="Montserrat" w:hAnsi="Montserrat" w:cs="Arial"/>
              </w:rPr>
            </w:pPr>
            <w:del w:id="176" w:author="Licencia Office" w:date="2026-04-22T13:29:00Z" w16du:dateUtc="2026-04-22T19:29:00Z">
              <w:r w:rsidRPr="006513AB" w:rsidDel="0009744C">
                <w:rPr>
                  <w:rFonts w:ascii="Montserrat" w:hAnsi="Montserrat" w:cs="Arial"/>
                </w:rPr>
                <w:delText>Nombre del dato</w:delText>
              </w:r>
            </w:del>
          </w:p>
        </w:tc>
        <w:tc>
          <w:tcPr>
            <w:tcW w:w="1232" w:type="dxa"/>
            <w:tcBorders>
              <w:top w:val="single" w:sz="6" w:space="0" w:color="auto"/>
              <w:left w:val="single" w:sz="6" w:space="0" w:color="auto"/>
              <w:bottom w:val="single" w:sz="6" w:space="0" w:color="auto"/>
              <w:right w:val="single" w:sz="6" w:space="0" w:color="auto"/>
            </w:tcBorders>
          </w:tcPr>
          <w:p w14:paraId="605C5773" w14:textId="3C8B4994" w:rsidR="00013E03" w:rsidRPr="006513AB" w:rsidDel="0009744C" w:rsidRDefault="00013E03" w:rsidP="00013E03">
            <w:pPr>
              <w:pStyle w:val="InfoHidden"/>
              <w:jc w:val="center"/>
              <w:rPr>
                <w:del w:id="177" w:author="Licencia Office" w:date="2026-04-22T13:29:00Z" w16du:dateUtc="2026-04-22T19:29:00Z"/>
                <w:rFonts w:ascii="Montserrat" w:hAnsi="Montserrat" w:cs="Arial"/>
              </w:rPr>
            </w:pPr>
            <w:del w:id="178" w:author="Licencia Office" w:date="2026-04-22T13:29:00Z" w16du:dateUtc="2026-04-22T19:29:00Z">
              <w:r w:rsidRPr="006513AB" w:rsidDel="0009744C">
                <w:rPr>
                  <w:rFonts w:ascii="Montserrat" w:hAnsi="Montserrat" w:cs="Arial"/>
                </w:rPr>
                <w:delText>Alfanumérico, Símbolos, Carácter único, Binario, etc…</w:delText>
              </w:r>
            </w:del>
          </w:p>
        </w:tc>
        <w:tc>
          <w:tcPr>
            <w:tcW w:w="1498" w:type="dxa"/>
            <w:tcBorders>
              <w:top w:val="single" w:sz="6" w:space="0" w:color="auto"/>
              <w:left w:val="single" w:sz="6" w:space="0" w:color="auto"/>
              <w:bottom w:val="single" w:sz="6" w:space="0" w:color="auto"/>
              <w:right w:val="single" w:sz="6" w:space="0" w:color="auto"/>
            </w:tcBorders>
          </w:tcPr>
          <w:p w14:paraId="5193B988" w14:textId="7BD619B9" w:rsidR="00013E03" w:rsidRPr="006513AB" w:rsidDel="0009744C" w:rsidRDefault="00013E03" w:rsidP="00013E03">
            <w:pPr>
              <w:pStyle w:val="InfoHidden"/>
              <w:jc w:val="center"/>
              <w:rPr>
                <w:del w:id="179" w:author="Licencia Office" w:date="2026-04-22T13:29:00Z" w16du:dateUtc="2026-04-22T19:29:00Z"/>
                <w:rFonts w:ascii="Montserrat" w:hAnsi="Montserrat" w:cs="Arial"/>
              </w:rPr>
            </w:pPr>
            <w:del w:id="180" w:author="Licencia Office" w:date="2026-04-22T13:29:00Z" w16du:dateUtc="2026-04-22T19:29:00Z">
              <w:r w:rsidRPr="006513AB" w:rsidDel="0009744C">
                <w:rPr>
                  <w:rFonts w:ascii="Montserrat" w:hAnsi="Montserrat" w:cs="Arial"/>
                </w:rPr>
                <w:delText>Tamaño en posiciones del dato (en caso de ser necesario)</w:delText>
              </w:r>
            </w:del>
          </w:p>
        </w:tc>
        <w:tc>
          <w:tcPr>
            <w:tcW w:w="1842" w:type="dxa"/>
            <w:tcBorders>
              <w:top w:val="single" w:sz="6" w:space="0" w:color="auto"/>
              <w:left w:val="single" w:sz="6" w:space="0" w:color="auto"/>
              <w:bottom w:val="single" w:sz="6" w:space="0" w:color="auto"/>
              <w:right w:val="single" w:sz="6" w:space="0" w:color="auto"/>
            </w:tcBorders>
          </w:tcPr>
          <w:p w14:paraId="2B417FAF" w14:textId="747CA007" w:rsidR="00013E03" w:rsidRPr="006513AB" w:rsidDel="0009744C" w:rsidRDefault="00013E03" w:rsidP="00013E03">
            <w:pPr>
              <w:pStyle w:val="InfoHidden"/>
              <w:jc w:val="center"/>
              <w:rPr>
                <w:del w:id="181" w:author="Licencia Office" w:date="2026-04-22T13:29:00Z" w16du:dateUtc="2026-04-22T19:29:00Z"/>
                <w:rFonts w:ascii="Montserrat" w:hAnsi="Montserrat" w:cs="Arial"/>
              </w:rPr>
            </w:pPr>
            <w:del w:id="182" w:author="Licencia Office" w:date="2026-04-22T13:29:00Z" w16du:dateUtc="2026-04-22T19:29:00Z">
              <w:r w:rsidRPr="006513AB" w:rsidDel="0009744C">
                <w:rPr>
                  <w:rFonts w:ascii="Montserrat" w:hAnsi="Montserrat" w:cs="Arial"/>
                </w:rPr>
                <w:delText>Si el dato proviene de algún lugar (como una base de datos)</w:delText>
              </w:r>
            </w:del>
          </w:p>
        </w:tc>
        <w:tc>
          <w:tcPr>
            <w:tcW w:w="1395" w:type="dxa"/>
            <w:tcBorders>
              <w:top w:val="single" w:sz="6" w:space="0" w:color="auto"/>
              <w:left w:val="single" w:sz="6" w:space="0" w:color="auto"/>
              <w:bottom w:val="single" w:sz="6" w:space="0" w:color="auto"/>
              <w:right w:val="single" w:sz="6" w:space="0" w:color="auto"/>
            </w:tcBorders>
          </w:tcPr>
          <w:p w14:paraId="0ACC17EC" w14:textId="6C141FC8" w:rsidR="00013E03" w:rsidRPr="006513AB" w:rsidDel="0009744C" w:rsidRDefault="00013E03" w:rsidP="00013E03">
            <w:pPr>
              <w:pStyle w:val="InfoHidden"/>
              <w:jc w:val="center"/>
              <w:rPr>
                <w:del w:id="183" w:author="Licencia Office" w:date="2026-04-22T13:29:00Z" w16du:dateUtc="2026-04-22T19:29:00Z"/>
                <w:rFonts w:ascii="Montserrat" w:hAnsi="Montserrat" w:cs="Arial"/>
              </w:rPr>
            </w:pPr>
          </w:p>
        </w:tc>
        <w:tc>
          <w:tcPr>
            <w:tcW w:w="1701" w:type="dxa"/>
            <w:tcBorders>
              <w:top w:val="single" w:sz="6" w:space="0" w:color="auto"/>
              <w:left w:val="single" w:sz="6" w:space="0" w:color="auto"/>
              <w:bottom w:val="single" w:sz="6" w:space="0" w:color="auto"/>
              <w:right w:val="single" w:sz="6" w:space="0" w:color="auto"/>
            </w:tcBorders>
          </w:tcPr>
          <w:p w14:paraId="52BE66D1" w14:textId="2EA5E292" w:rsidR="00013E03" w:rsidRPr="006513AB" w:rsidDel="0009744C" w:rsidRDefault="00013E03" w:rsidP="00013E03">
            <w:pPr>
              <w:pStyle w:val="InfoHidden"/>
              <w:jc w:val="center"/>
              <w:rPr>
                <w:del w:id="184" w:author="Licencia Office" w:date="2026-04-22T13:29:00Z" w16du:dateUtc="2026-04-22T19:29:00Z"/>
                <w:rFonts w:ascii="Montserrat" w:hAnsi="Montserrat" w:cs="Arial"/>
              </w:rPr>
            </w:pPr>
            <w:del w:id="185" w:author="Licencia Office" w:date="2026-04-22T13:29:00Z" w16du:dateUtc="2026-04-22T19:29:00Z">
              <w:r w:rsidRPr="006513AB" w:rsidDel="0009744C">
                <w:rPr>
                  <w:rFonts w:ascii="Montserrat" w:hAnsi="Montserrat" w:cs="Arial"/>
                </w:rPr>
                <w:delText>Ejemplo del dato</w:delText>
              </w:r>
            </w:del>
          </w:p>
        </w:tc>
      </w:tr>
      <w:tr w:rsidR="00013E03" w:rsidRPr="006513AB" w14:paraId="5F6E78F7" w14:textId="77777777" w:rsidTr="00623E27">
        <w:trPr>
          <w:trHeight w:val="788"/>
          <w:hidden/>
        </w:trPr>
        <w:tc>
          <w:tcPr>
            <w:tcW w:w="1174" w:type="dxa"/>
            <w:tcBorders>
              <w:top w:val="single" w:sz="6" w:space="0" w:color="auto"/>
              <w:left w:val="single" w:sz="6" w:space="0" w:color="auto"/>
              <w:bottom w:val="single" w:sz="6" w:space="0" w:color="auto"/>
              <w:right w:val="single" w:sz="6" w:space="0" w:color="auto"/>
            </w:tcBorders>
          </w:tcPr>
          <w:p w14:paraId="29B79925" w14:textId="77777777" w:rsidR="00013E03" w:rsidRPr="006513AB" w:rsidRDefault="00013E03" w:rsidP="00013E03">
            <w:pPr>
              <w:pStyle w:val="InfoHidden"/>
              <w:jc w:val="center"/>
              <w:rPr>
                <w:rFonts w:ascii="Montserrat" w:hAnsi="Montserrat" w:cs="Arial"/>
              </w:rPr>
            </w:pPr>
          </w:p>
        </w:tc>
        <w:tc>
          <w:tcPr>
            <w:tcW w:w="1204" w:type="dxa"/>
            <w:tcBorders>
              <w:top w:val="single" w:sz="6" w:space="0" w:color="auto"/>
              <w:left w:val="single" w:sz="6" w:space="0" w:color="auto"/>
              <w:bottom w:val="single" w:sz="6" w:space="0" w:color="auto"/>
              <w:right w:val="single" w:sz="6" w:space="0" w:color="auto"/>
            </w:tcBorders>
          </w:tcPr>
          <w:p w14:paraId="037AFA22" w14:textId="77777777" w:rsidR="00013E03" w:rsidRPr="006513AB" w:rsidRDefault="00013E03" w:rsidP="00013E03">
            <w:pPr>
              <w:pStyle w:val="InfoHidden"/>
              <w:jc w:val="center"/>
              <w:rPr>
                <w:rFonts w:ascii="Montserrat" w:hAnsi="Montserrat" w:cs="Arial"/>
              </w:rPr>
            </w:pPr>
            <w:r w:rsidRPr="006513AB">
              <w:rPr>
                <w:rFonts w:ascii="Montserrat" w:hAnsi="Montserrat" w:cs="Arial"/>
              </w:rPr>
              <w:t>RFC</w:t>
            </w:r>
          </w:p>
        </w:tc>
        <w:tc>
          <w:tcPr>
            <w:tcW w:w="1232" w:type="dxa"/>
            <w:tcBorders>
              <w:top w:val="single" w:sz="6" w:space="0" w:color="auto"/>
              <w:left w:val="single" w:sz="6" w:space="0" w:color="auto"/>
              <w:bottom w:val="single" w:sz="6" w:space="0" w:color="auto"/>
              <w:right w:val="single" w:sz="6" w:space="0" w:color="auto"/>
            </w:tcBorders>
          </w:tcPr>
          <w:p w14:paraId="1FDAAE17" w14:textId="77777777" w:rsidR="00013E03" w:rsidRPr="006513AB" w:rsidRDefault="00013E03" w:rsidP="00013E03">
            <w:pPr>
              <w:pStyle w:val="InfoHidden"/>
              <w:jc w:val="center"/>
              <w:rPr>
                <w:rFonts w:ascii="Montserrat" w:hAnsi="Montserrat" w:cs="Arial"/>
              </w:rPr>
            </w:pPr>
            <w:r w:rsidRPr="006513AB">
              <w:rPr>
                <w:rFonts w:ascii="Montserrat" w:hAnsi="Montserrat" w:cs="Arial"/>
              </w:rPr>
              <w:t>Alfanumérico</w:t>
            </w:r>
          </w:p>
        </w:tc>
        <w:tc>
          <w:tcPr>
            <w:tcW w:w="1498" w:type="dxa"/>
            <w:tcBorders>
              <w:top w:val="single" w:sz="6" w:space="0" w:color="auto"/>
              <w:left w:val="single" w:sz="6" w:space="0" w:color="auto"/>
              <w:bottom w:val="single" w:sz="6" w:space="0" w:color="auto"/>
              <w:right w:val="single" w:sz="6" w:space="0" w:color="auto"/>
            </w:tcBorders>
          </w:tcPr>
          <w:p w14:paraId="235563A0" w14:textId="77777777" w:rsidR="00013E03" w:rsidRPr="006513AB" w:rsidRDefault="00013E03" w:rsidP="00013E03">
            <w:pPr>
              <w:pStyle w:val="InfoHidden"/>
              <w:jc w:val="center"/>
              <w:rPr>
                <w:rFonts w:ascii="Montserrat" w:hAnsi="Montserrat" w:cs="Arial"/>
              </w:rPr>
            </w:pPr>
            <w:r w:rsidRPr="006513AB">
              <w:rPr>
                <w:rFonts w:ascii="Montserrat" w:hAnsi="Montserrat" w:cs="Arial"/>
              </w:rPr>
              <w:t>13</w:t>
            </w:r>
          </w:p>
        </w:tc>
        <w:tc>
          <w:tcPr>
            <w:tcW w:w="1842" w:type="dxa"/>
            <w:tcBorders>
              <w:top w:val="single" w:sz="6" w:space="0" w:color="auto"/>
              <w:left w:val="single" w:sz="6" w:space="0" w:color="auto"/>
              <w:bottom w:val="single" w:sz="6" w:space="0" w:color="auto"/>
              <w:right w:val="single" w:sz="6" w:space="0" w:color="auto"/>
            </w:tcBorders>
          </w:tcPr>
          <w:p w14:paraId="1DDBBE9A" w14:textId="77777777" w:rsidR="00013E03" w:rsidRPr="006513AB" w:rsidRDefault="00013E03" w:rsidP="00013E03">
            <w:pPr>
              <w:pStyle w:val="InfoHidden"/>
              <w:jc w:val="center"/>
              <w:rPr>
                <w:rFonts w:ascii="Montserrat" w:hAnsi="Montserrat" w:cs="Arial"/>
              </w:rPr>
            </w:pPr>
            <w:r w:rsidRPr="006513AB">
              <w:rPr>
                <w:rFonts w:ascii="Montserrat" w:hAnsi="Montserrat" w:cs="Arial"/>
              </w:rPr>
              <w:t>Oracle: Contribuyentes.RFC</w:t>
            </w:r>
          </w:p>
        </w:tc>
        <w:tc>
          <w:tcPr>
            <w:tcW w:w="1395" w:type="dxa"/>
            <w:tcBorders>
              <w:top w:val="single" w:sz="6" w:space="0" w:color="auto"/>
              <w:left w:val="single" w:sz="6" w:space="0" w:color="auto"/>
              <w:bottom w:val="single" w:sz="6" w:space="0" w:color="auto"/>
              <w:right w:val="single" w:sz="6" w:space="0" w:color="auto"/>
            </w:tcBorders>
          </w:tcPr>
          <w:p w14:paraId="122BECBF" w14:textId="77777777" w:rsidR="00013E03" w:rsidRPr="006513AB" w:rsidRDefault="00013E03" w:rsidP="00013E03">
            <w:pPr>
              <w:pStyle w:val="InfoHidden"/>
              <w:jc w:val="center"/>
              <w:rPr>
                <w:rFonts w:ascii="Montserrat" w:hAnsi="Montserrat" w:cs="Arial"/>
              </w:rPr>
            </w:pPr>
          </w:p>
        </w:tc>
        <w:tc>
          <w:tcPr>
            <w:tcW w:w="1701" w:type="dxa"/>
            <w:tcBorders>
              <w:top w:val="single" w:sz="6" w:space="0" w:color="auto"/>
              <w:left w:val="single" w:sz="6" w:space="0" w:color="auto"/>
              <w:bottom w:val="single" w:sz="6" w:space="0" w:color="auto"/>
              <w:right w:val="single" w:sz="6" w:space="0" w:color="auto"/>
            </w:tcBorders>
          </w:tcPr>
          <w:p w14:paraId="3A2603D9" w14:textId="77777777" w:rsidR="00013E03" w:rsidRPr="006513AB" w:rsidRDefault="00013E03" w:rsidP="00013E03">
            <w:pPr>
              <w:pStyle w:val="InfoHidden"/>
              <w:jc w:val="center"/>
              <w:rPr>
                <w:rFonts w:ascii="Montserrat" w:hAnsi="Montserrat" w:cs="Arial"/>
              </w:rPr>
            </w:pPr>
            <w:r w:rsidRPr="006513AB">
              <w:rPr>
                <w:rFonts w:ascii="Montserrat" w:hAnsi="Montserrat" w:cs="Arial"/>
              </w:rPr>
              <w:t>“GERA750702   “</w:t>
            </w:r>
          </w:p>
        </w:tc>
      </w:tr>
    </w:tbl>
    <w:p w14:paraId="6E4A8B74" w14:textId="2B657C6B" w:rsidR="00E256F3" w:rsidRDefault="00E256F3" w:rsidP="00E256F3">
      <w:pPr>
        <w:rPr>
          <w:rFonts w:ascii="Montserrat" w:hAnsi="Montserrat" w:cs="Arial"/>
        </w:rPr>
      </w:pPr>
    </w:p>
    <w:tbl>
      <w:tblPr>
        <w:tblW w:w="10188"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843"/>
      </w:tblGrid>
      <w:tr w:rsidR="00675A9C" w:rsidRPr="006513AB" w14:paraId="3ADEC94B"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13D244F0" w14:textId="77777777" w:rsidR="00675A9C" w:rsidRPr="006513AB" w:rsidRDefault="00675A9C" w:rsidP="00527ABC">
            <w:pPr>
              <w:pStyle w:val="TableHeading0"/>
              <w:rPr>
                <w:rFonts w:ascii="Montserrat" w:hAnsi="Montserrat" w:cs="Arial"/>
                <w:lang w:val="es-MX"/>
              </w:rPr>
            </w:pPr>
            <w:r w:rsidRPr="006513AB">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04AB6F60" w14:textId="77777777" w:rsidR="00675A9C" w:rsidRPr="006513AB" w:rsidRDefault="00675A9C" w:rsidP="00527ABC">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3FDC7497" w14:textId="77777777" w:rsidR="00675A9C" w:rsidRPr="006513AB" w:rsidRDefault="00675A9C" w:rsidP="00527ABC">
            <w:pPr>
              <w:pStyle w:val="TableHeading0"/>
              <w:rPr>
                <w:rFonts w:ascii="Montserrat" w:hAnsi="Montserrat" w:cs="Arial"/>
                <w:lang w:val="es-MX"/>
              </w:rPr>
            </w:pPr>
            <w:r w:rsidRPr="006513AB">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07719FF9" w14:textId="77777777" w:rsidR="00675A9C" w:rsidRPr="006513AB" w:rsidRDefault="00675A9C" w:rsidP="00527ABC">
            <w:pPr>
              <w:pStyle w:val="TableHeading0"/>
              <w:rPr>
                <w:rFonts w:ascii="Montserrat" w:hAnsi="Montserrat" w:cs="Arial"/>
                <w:lang w:val="es-MX"/>
              </w:rPr>
            </w:pPr>
            <w:r w:rsidRPr="006513AB">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2D12C224" w14:textId="77777777" w:rsidR="00675A9C" w:rsidRPr="006513AB" w:rsidRDefault="00675A9C" w:rsidP="00527ABC">
            <w:pPr>
              <w:pStyle w:val="TableHeading0"/>
              <w:rPr>
                <w:rFonts w:ascii="Montserrat" w:hAnsi="Montserrat" w:cs="Arial"/>
                <w:lang w:val="es-MX"/>
              </w:rPr>
            </w:pPr>
            <w:r w:rsidRPr="006513AB">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43AE98C6" w14:textId="77777777" w:rsidR="00675A9C" w:rsidRPr="006513AB" w:rsidRDefault="00675A9C" w:rsidP="00527ABC">
            <w:pPr>
              <w:pStyle w:val="TableHeading0"/>
              <w:rPr>
                <w:rFonts w:ascii="Montserrat" w:hAnsi="Montserrat" w:cs="Arial"/>
                <w:lang w:val="es-MX"/>
              </w:rPr>
            </w:pPr>
            <w:r w:rsidRPr="006513AB">
              <w:rPr>
                <w:rFonts w:ascii="Montserrat" w:hAnsi="Montserrat" w:cs="Arial"/>
                <w:lang w:val="es-MX"/>
              </w:rPr>
              <w:t>Asociación</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1C27B887" w14:textId="77777777" w:rsidR="00675A9C" w:rsidRPr="006513AB" w:rsidRDefault="00675A9C" w:rsidP="00527ABC">
            <w:pPr>
              <w:pStyle w:val="TableHeading0"/>
              <w:rPr>
                <w:rFonts w:ascii="Montserrat" w:hAnsi="Montserrat" w:cs="Arial"/>
                <w:lang w:val="es-MX"/>
              </w:rPr>
            </w:pPr>
            <w:r w:rsidRPr="006513AB">
              <w:rPr>
                <w:rFonts w:ascii="Montserrat" w:hAnsi="Montserrat" w:cs="Arial"/>
                <w:lang w:val="es-MX"/>
              </w:rPr>
              <w:t>Ejemplo</w:t>
            </w:r>
          </w:p>
        </w:tc>
      </w:tr>
      <w:tr w:rsidR="0034321F" w:rsidRPr="006513AB" w14:paraId="1351520F"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A037209" w14:textId="0A2939ED" w:rsidR="0034321F" w:rsidRPr="00675A9C" w:rsidRDefault="0034321F" w:rsidP="0034321F">
            <w:pPr>
              <w:pStyle w:val="TableHeading0"/>
              <w:rPr>
                <w:rFonts w:ascii="Montserrat" w:hAnsi="Montserrat" w:cs="Arial"/>
                <w:lang w:val="es-MX"/>
              </w:rPr>
            </w:pPr>
            <w:r>
              <w:rPr>
                <w:rFonts w:ascii="Montserrat" w:hAnsi="Montserrat" w:cs="Arial"/>
                <w:b w:val="0"/>
                <w:lang w:val="es-MX"/>
              </w:rPr>
              <w:t>3</w:t>
            </w:r>
          </w:p>
        </w:tc>
        <w:tc>
          <w:tcPr>
            <w:tcW w:w="1204" w:type="dxa"/>
            <w:tcBorders>
              <w:top w:val="single" w:sz="6" w:space="0" w:color="auto"/>
              <w:left w:val="single" w:sz="6" w:space="0" w:color="auto"/>
              <w:bottom w:val="single" w:sz="6" w:space="0" w:color="auto"/>
              <w:right w:val="single" w:sz="6" w:space="0" w:color="auto"/>
            </w:tcBorders>
            <w:vAlign w:val="center"/>
          </w:tcPr>
          <w:p w14:paraId="591D054A" w14:textId="77777777" w:rsidR="0034321F" w:rsidRDefault="0034321F" w:rsidP="0034321F">
            <w:pPr>
              <w:pStyle w:val="TableHeading0"/>
              <w:rPr>
                <w:rFonts w:ascii="Montserrat" w:hAnsi="Montserrat" w:cs="Arial"/>
                <w:b w:val="0"/>
                <w:lang w:val="es-MX"/>
              </w:rPr>
            </w:pPr>
            <w:r>
              <w:rPr>
                <w:rFonts w:ascii="Montserrat" w:hAnsi="Montserrat" w:cs="Arial"/>
                <w:b w:val="0"/>
                <w:lang w:val="es-MX"/>
              </w:rPr>
              <w:t>Validez de Facturación a través del adquirente</w:t>
            </w:r>
          </w:p>
          <w:p w14:paraId="513AA114" w14:textId="04E5D324" w:rsidR="0034321F" w:rsidRPr="00675A9C" w:rsidRDefault="0034321F" w:rsidP="0034321F">
            <w:pPr>
              <w:pStyle w:val="TableHeading0"/>
              <w:rPr>
                <w:rFonts w:ascii="Montserrat" w:hAnsi="Montserrat" w:cs="Arial"/>
                <w:lang w:val="es-MX"/>
              </w:rPr>
            </w:pPr>
            <w:r>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514265FD" w14:textId="7FE1ADCB" w:rsidR="0034321F" w:rsidRPr="00675A9C" w:rsidRDefault="0034321F" w:rsidP="0034321F">
            <w:pPr>
              <w:pStyle w:val="TableHeading0"/>
              <w:rPr>
                <w:rFonts w:ascii="Montserrat" w:hAnsi="Montserrat" w:cs="Arial"/>
                <w:lang w:val="es-MX"/>
              </w:rPr>
            </w:pPr>
            <w:r>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7B4F800F" w14:textId="0FD53AE9" w:rsidR="0034321F" w:rsidRPr="00675A9C" w:rsidRDefault="0034321F" w:rsidP="0034321F">
            <w:pPr>
              <w:pStyle w:val="TableHeading0"/>
              <w:rPr>
                <w:rFonts w:ascii="Montserrat" w:hAnsi="Montserrat" w:cs="Arial"/>
                <w:lang w:val="es-MX"/>
              </w:rPr>
            </w:pPr>
            <w:r>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33F0C7E5" w14:textId="0241C15C" w:rsidR="0034321F" w:rsidRPr="00675A9C" w:rsidRDefault="0034321F" w:rsidP="0034321F">
            <w:pPr>
              <w:pStyle w:val="TableHeading0"/>
              <w:rPr>
                <w:rFonts w:ascii="Montserrat" w:hAnsi="Montserrat" w:cs="Arial"/>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37316D31" w14:textId="2FA38931" w:rsidR="0034321F" w:rsidRPr="00675A9C" w:rsidRDefault="0034321F" w:rsidP="0034321F">
            <w:pPr>
              <w:pStyle w:val="TableHeading0"/>
              <w:rPr>
                <w:rFonts w:ascii="Montserrat" w:hAnsi="Montserrat" w:cs="Arial"/>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6674F760" w14:textId="77777777" w:rsidR="0034321F" w:rsidRDefault="0034321F" w:rsidP="0034321F">
            <w:pPr>
              <w:jc w:val="both"/>
              <w:rPr>
                <w:rFonts w:ascii="Montserrat" w:hAnsi="Montserrat" w:cs="Arial"/>
                <w:i/>
                <w:sz w:val="18"/>
                <w:szCs w:val="18"/>
              </w:rPr>
            </w:pPr>
            <w:r w:rsidRPr="005E63F1">
              <w:rPr>
                <w:rFonts w:ascii="Montserrat" w:hAnsi="Montserrat" w:cs="Arial"/>
                <w:b/>
                <w:i/>
                <w:sz w:val="18"/>
                <w:szCs w:val="18"/>
              </w:rPr>
              <w:t>0</w:t>
            </w:r>
            <w:r w:rsidRPr="005E63F1">
              <w:rPr>
                <w:rFonts w:ascii="Montserrat" w:hAnsi="Montserrat" w:cs="Arial"/>
                <w:i/>
                <w:sz w:val="18"/>
                <w:szCs w:val="18"/>
              </w:rPr>
              <w:t xml:space="preserve"> =</w:t>
            </w:r>
            <w:r>
              <w:rPr>
                <w:rFonts w:ascii="Montserrat" w:hAnsi="Montserrat" w:cs="Arial"/>
                <w:i/>
                <w:sz w:val="18"/>
                <w:szCs w:val="18"/>
              </w:rPr>
              <w:t xml:space="preserve"> No cumple</w:t>
            </w:r>
          </w:p>
          <w:p w14:paraId="30430294" w14:textId="77777777" w:rsidR="0034321F" w:rsidRDefault="0034321F" w:rsidP="0034321F">
            <w:pPr>
              <w:jc w:val="both"/>
              <w:rPr>
                <w:rFonts w:ascii="Montserrat" w:hAnsi="Montserrat" w:cs="Arial"/>
                <w:i/>
                <w:sz w:val="18"/>
                <w:szCs w:val="18"/>
              </w:rPr>
            </w:pPr>
          </w:p>
          <w:p w14:paraId="7E36B1D6" w14:textId="3824D38C" w:rsidR="0034321F" w:rsidRPr="005E63F1" w:rsidRDefault="0034321F" w:rsidP="0034321F">
            <w:pPr>
              <w:pStyle w:val="TableHeading0"/>
              <w:jc w:val="both"/>
              <w:rPr>
                <w:rFonts w:ascii="Montserrat" w:hAnsi="Montserrat" w:cs="Arial"/>
                <w:i/>
                <w:sz w:val="18"/>
                <w:szCs w:val="18"/>
                <w:lang w:val="es-MX"/>
              </w:rPr>
            </w:pPr>
            <w:r w:rsidRPr="005E63F1">
              <w:rPr>
                <w:rFonts w:ascii="Montserrat" w:hAnsi="Montserrat" w:cs="Arial"/>
                <w:i/>
                <w:sz w:val="18"/>
                <w:szCs w:val="18"/>
              </w:rPr>
              <w:t xml:space="preserve"> </w:t>
            </w:r>
            <w:proofErr w:type="gramStart"/>
            <w:r w:rsidRPr="005E63F1">
              <w:rPr>
                <w:rFonts w:ascii="Montserrat" w:hAnsi="Montserrat" w:cs="Arial"/>
                <w:i/>
                <w:sz w:val="18"/>
                <w:szCs w:val="18"/>
              </w:rPr>
              <w:t>1</w:t>
            </w:r>
            <w:r>
              <w:rPr>
                <w:rFonts w:ascii="Montserrat" w:hAnsi="Montserrat" w:cs="Arial"/>
                <w:i/>
                <w:sz w:val="18"/>
                <w:szCs w:val="18"/>
              </w:rPr>
              <w:t xml:space="preserve"> </w:t>
            </w:r>
            <w:r w:rsidRPr="00AF4022">
              <w:rPr>
                <w:rFonts w:ascii="Montserrat" w:hAnsi="Montserrat" w:cs="Arial"/>
                <w:i/>
                <w:sz w:val="18"/>
                <w:szCs w:val="18"/>
              </w:rPr>
              <w:t xml:space="preserve"> =</w:t>
            </w:r>
            <w:proofErr w:type="gramEnd"/>
            <w:r w:rsidRPr="00AF4022">
              <w:rPr>
                <w:rFonts w:ascii="Montserrat" w:hAnsi="Montserrat" w:cs="Arial"/>
                <w:i/>
                <w:sz w:val="18"/>
                <w:szCs w:val="18"/>
              </w:rPr>
              <w:t xml:space="preserve">  </w:t>
            </w:r>
            <w:proofErr w:type="spellStart"/>
            <w:r w:rsidRPr="00B614FF">
              <w:rPr>
                <w:rFonts w:ascii="Montserrat" w:hAnsi="Montserrat" w:cs="Arial"/>
                <w:b w:val="0"/>
                <w:i/>
                <w:sz w:val="18"/>
                <w:szCs w:val="18"/>
              </w:rPr>
              <w:t>Cumple</w:t>
            </w:r>
            <w:proofErr w:type="spellEnd"/>
            <w:r w:rsidRPr="00B614FF">
              <w:rPr>
                <w:rFonts w:ascii="Montserrat" w:hAnsi="Montserrat" w:cs="Arial"/>
                <w:b w:val="0"/>
                <w:i/>
                <w:sz w:val="18"/>
                <w:szCs w:val="18"/>
              </w:rPr>
              <w:t xml:space="preserve"> </w:t>
            </w:r>
          </w:p>
        </w:tc>
      </w:tr>
      <w:tr w:rsidR="0034321F" w:rsidRPr="006513AB" w14:paraId="70053E2C"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1DCE2345" w14:textId="60AB4DFA" w:rsidR="0034321F" w:rsidRDefault="0034321F" w:rsidP="0034321F">
            <w:pPr>
              <w:pStyle w:val="TableHeading0"/>
              <w:rPr>
                <w:rFonts w:ascii="Montserrat" w:hAnsi="Montserrat" w:cs="Arial"/>
                <w:b w:val="0"/>
                <w:lang w:val="es-MX"/>
              </w:rPr>
            </w:pPr>
            <w:r>
              <w:rPr>
                <w:rFonts w:ascii="Montserrat" w:hAnsi="Montserrat" w:cs="Arial"/>
                <w:b w:val="0"/>
                <w:lang w:val="es-MX"/>
              </w:rPr>
              <w:t>4</w:t>
            </w:r>
          </w:p>
        </w:tc>
        <w:tc>
          <w:tcPr>
            <w:tcW w:w="1204" w:type="dxa"/>
            <w:tcBorders>
              <w:top w:val="single" w:sz="6" w:space="0" w:color="auto"/>
              <w:left w:val="single" w:sz="6" w:space="0" w:color="auto"/>
              <w:bottom w:val="single" w:sz="6" w:space="0" w:color="auto"/>
              <w:right w:val="single" w:sz="6" w:space="0" w:color="auto"/>
            </w:tcBorders>
            <w:vAlign w:val="center"/>
          </w:tcPr>
          <w:p w14:paraId="26DB6469" w14:textId="77777777" w:rsidR="0034321F" w:rsidRDefault="0034321F" w:rsidP="0034321F">
            <w:pPr>
              <w:pStyle w:val="TableHeading0"/>
              <w:rPr>
                <w:rFonts w:ascii="Montserrat" w:hAnsi="Montserrat" w:cs="Arial"/>
                <w:b w:val="0"/>
                <w:lang w:val="es-MX"/>
              </w:rPr>
            </w:pPr>
          </w:p>
          <w:p w14:paraId="49A7DBE6" w14:textId="77777777" w:rsidR="0034321F" w:rsidRDefault="0034321F" w:rsidP="0034321F">
            <w:pPr>
              <w:pStyle w:val="TableHeading0"/>
              <w:rPr>
                <w:rFonts w:ascii="Montserrat" w:hAnsi="Montserrat" w:cs="Arial"/>
                <w:b w:val="0"/>
                <w:lang w:val="es-MX"/>
              </w:rPr>
            </w:pPr>
            <w:r>
              <w:rPr>
                <w:rFonts w:ascii="Montserrat" w:hAnsi="Montserrat" w:cs="Arial"/>
                <w:b w:val="0"/>
                <w:lang w:val="es-MX"/>
              </w:rPr>
              <w:t>SNCF</w:t>
            </w:r>
          </w:p>
          <w:p w14:paraId="082BD0C2" w14:textId="47ABD288" w:rsidR="0034321F" w:rsidRDefault="0034321F" w:rsidP="0034321F">
            <w:pPr>
              <w:pStyle w:val="TableHeading0"/>
              <w:rPr>
                <w:rFonts w:ascii="Montserrat" w:hAnsi="Montserrat" w:cs="Arial"/>
                <w:b w:val="0"/>
                <w:lang w:val="es-MX"/>
              </w:rPr>
            </w:pPr>
            <w:r>
              <w:rPr>
                <w:rFonts w:ascii="Montserrat" w:hAnsi="Montserrat" w:cs="Arial"/>
                <w:b w:val="0"/>
                <w:lang w:val="es-MX"/>
              </w:rPr>
              <w:t>RFC del emisor</w:t>
            </w:r>
          </w:p>
        </w:tc>
        <w:tc>
          <w:tcPr>
            <w:tcW w:w="1232" w:type="dxa"/>
            <w:tcBorders>
              <w:top w:val="single" w:sz="6" w:space="0" w:color="auto"/>
              <w:left w:val="single" w:sz="6" w:space="0" w:color="auto"/>
              <w:bottom w:val="single" w:sz="6" w:space="0" w:color="auto"/>
              <w:right w:val="single" w:sz="6" w:space="0" w:color="auto"/>
            </w:tcBorders>
            <w:vAlign w:val="center"/>
          </w:tcPr>
          <w:p w14:paraId="13F448EB" w14:textId="25B88C4A" w:rsidR="0034321F" w:rsidRDefault="0034321F" w:rsidP="0034321F">
            <w:pPr>
              <w:pStyle w:val="TableHeading0"/>
              <w:rPr>
                <w:rFonts w:ascii="Montserrat" w:hAnsi="Montserrat" w:cs="Arial"/>
                <w:b w:val="0"/>
                <w:lang w:val="es-MX"/>
              </w:rPr>
            </w:pPr>
            <w:r>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1D9E19D1" w14:textId="33EAC767" w:rsidR="0034321F" w:rsidRDefault="0034321F" w:rsidP="0034321F">
            <w:pPr>
              <w:pStyle w:val="TableHeading0"/>
              <w:rPr>
                <w:rFonts w:ascii="Montserrat" w:hAnsi="Montserrat" w:cs="Arial"/>
                <w:b w:val="0"/>
                <w:lang w:val="es-MX"/>
              </w:rPr>
            </w:pPr>
            <w:r>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5551347A" w14:textId="50F0900F"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27570616" w14:textId="37D380E4"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480484D1" w14:textId="77777777" w:rsidR="0034321F" w:rsidRDefault="0034321F" w:rsidP="0034321F">
            <w:pPr>
              <w:jc w:val="both"/>
              <w:rPr>
                <w:rFonts w:ascii="Montserrat" w:hAnsi="Montserrat" w:cs="Arial"/>
                <w:i/>
                <w:sz w:val="18"/>
                <w:szCs w:val="18"/>
              </w:rPr>
            </w:pPr>
            <w:r w:rsidRPr="005E63F1">
              <w:rPr>
                <w:rFonts w:ascii="Montserrat" w:hAnsi="Montserrat" w:cs="Arial"/>
                <w:b/>
                <w:i/>
                <w:sz w:val="18"/>
                <w:szCs w:val="18"/>
              </w:rPr>
              <w:t>0</w:t>
            </w:r>
            <w:r w:rsidRPr="005E63F1">
              <w:rPr>
                <w:rFonts w:ascii="Montserrat" w:hAnsi="Montserrat" w:cs="Arial"/>
                <w:i/>
                <w:sz w:val="18"/>
                <w:szCs w:val="18"/>
              </w:rPr>
              <w:t xml:space="preserve"> = NO Cuenta con el ROL del SNCF</w:t>
            </w:r>
          </w:p>
          <w:p w14:paraId="70682588" w14:textId="77777777" w:rsidR="0034321F" w:rsidRPr="005E63F1" w:rsidRDefault="0034321F" w:rsidP="0034321F">
            <w:pPr>
              <w:jc w:val="both"/>
              <w:rPr>
                <w:rFonts w:ascii="Montserrat" w:hAnsi="Montserrat" w:cs="Arial"/>
                <w:i/>
                <w:sz w:val="18"/>
                <w:szCs w:val="18"/>
              </w:rPr>
            </w:pPr>
          </w:p>
          <w:p w14:paraId="509144B2" w14:textId="6674C9EA" w:rsidR="0034321F" w:rsidRPr="005E63F1" w:rsidRDefault="0034321F" w:rsidP="0034321F">
            <w:pPr>
              <w:jc w:val="both"/>
              <w:rPr>
                <w:rFonts w:ascii="Montserrat" w:hAnsi="Montserrat" w:cs="Arial"/>
                <w:b/>
                <w:i/>
                <w:sz w:val="18"/>
                <w:szCs w:val="18"/>
              </w:rPr>
            </w:pPr>
            <w:r w:rsidRPr="005E63F1">
              <w:rPr>
                <w:rFonts w:ascii="Montserrat" w:hAnsi="Montserrat" w:cs="Arial"/>
                <w:i/>
                <w:sz w:val="18"/>
                <w:szCs w:val="18"/>
              </w:rPr>
              <w:t xml:space="preserve"> </w:t>
            </w:r>
            <w:r w:rsidRPr="00623E27">
              <w:rPr>
                <w:rFonts w:ascii="Montserrat" w:hAnsi="Montserrat" w:cs="Arial"/>
                <w:b/>
                <w:i/>
                <w:sz w:val="18"/>
                <w:szCs w:val="18"/>
              </w:rPr>
              <w:t>1</w:t>
            </w:r>
            <w:r w:rsidRPr="005E63F1">
              <w:rPr>
                <w:rFonts w:ascii="Montserrat" w:hAnsi="Montserrat" w:cs="Arial"/>
                <w:i/>
                <w:sz w:val="18"/>
                <w:szCs w:val="18"/>
              </w:rPr>
              <w:t xml:space="preserve"> = SI Cuenta con el ROL del SNCF</w:t>
            </w:r>
          </w:p>
        </w:tc>
      </w:tr>
      <w:tr w:rsidR="0034321F" w:rsidRPr="006513AB" w14:paraId="55641510"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C9A117C" w14:textId="68E01ACD" w:rsidR="0034321F" w:rsidRDefault="0034321F" w:rsidP="0034321F">
            <w:pPr>
              <w:pStyle w:val="TableHeading0"/>
              <w:rPr>
                <w:rFonts w:ascii="Montserrat" w:hAnsi="Montserrat" w:cs="Arial"/>
                <w:b w:val="0"/>
                <w:lang w:val="es-MX"/>
              </w:rPr>
            </w:pPr>
            <w:r>
              <w:rPr>
                <w:rFonts w:ascii="Montserrat" w:hAnsi="Montserrat" w:cs="Arial"/>
                <w:b w:val="0"/>
                <w:lang w:val="es-MX"/>
              </w:rPr>
              <w:t>5</w:t>
            </w:r>
          </w:p>
        </w:tc>
        <w:tc>
          <w:tcPr>
            <w:tcW w:w="1204" w:type="dxa"/>
            <w:tcBorders>
              <w:top w:val="single" w:sz="6" w:space="0" w:color="auto"/>
              <w:left w:val="single" w:sz="6" w:space="0" w:color="auto"/>
              <w:bottom w:val="single" w:sz="6" w:space="0" w:color="auto"/>
              <w:right w:val="single" w:sz="6" w:space="0" w:color="auto"/>
            </w:tcBorders>
            <w:vAlign w:val="center"/>
          </w:tcPr>
          <w:p w14:paraId="3D9DABC5" w14:textId="67CA4108" w:rsidR="0034321F" w:rsidRDefault="0034321F" w:rsidP="0034321F">
            <w:pPr>
              <w:pStyle w:val="TableHeading0"/>
              <w:rPr>
                <w:rFonts w:ascii="Montserrat" w:hAnsi="Montserrat" w:cs="Arial"/>
                <w:b w:val="0"/>
                <w:lang w:val="es-MX"/>
              </w:rPr>
            </w:pPr>
            <w:r>
              <w:rPr>
                <w:rFonts w:ascii="Montserrat" w:hAnsi="Montserrat" w:cs="Arial"/>
                <w:b w:val="0"/>
                <w:lang w:val="es-MX"/>
              </w:rPr>
              <w:t>RFC del adquirente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64D389CB" w14:textId="50867513" w:rsidR="0034321F" w:rsidRDefault="0034321F" w:rsidP="0034321F">
            <w:pPr>
              <w:pStyle w:val="TableHeading0"/>
              <w:rPr>
                <w:rFonts w:ascii="Montserrat" w:hAnsi="Montserrat" w:cs="Arial"/>
                <w:b w:val="0"/>
                <w:lang w:val="es-MX"/>
              </w:rPr>
            </w:pPr>
            <w:r>
              <w:rPr>
                <w:rFonts w:ascii="Montserrat" w:hAnsi="Montserrat" w:cs="Arial"/>
                <w:b w:val="0"/>
                <w:lang w:val="es-MX"/>
              </w:rPr>
              <w:t xml:space="preserve">Alfanumérico  </w:t>
            </w:r>
          </w:p>
        </w:tc>
        <w:tc>
          <w:tcPr>
            <w:tcW w:w="1498" w:type="dxa"/>
            <w:tcBorders>
              <w:top w:val="single" w:sz="6" w:space="0" w:color="auto"/>
              <w:left w:val="single" w:sz="6" w:space="0" w:color="auto"/>
              <w:bottom w:val="single" w:sz="6" w:space="0" w:color="auto"/>
              <w:right w:val="single" w:sz="6" w:space="0" w:color="auto"/>
            </w:tcBorders>
            <w:vAlign w:val="center"/>
          </w:tcPr>
          <w:p w14:paraId="225A19CC" w14:textId="35331EBB" w:rsidR="0034321F" w:rsidRDefault="0034321F" w:rsidP="0034321F">
            <w:pPr>
              <w:pStyle w:val="TableHeading0"/>
              <w:rPr>
                <w:rFonts w:ascii="Montserrat" w:hAnsi="Montserrat" w:cs="Arial"/>
                <w:b w:val="0"/>
                <w:lang w:val="es-MX"/>
              </w:rPr>
            </w:pPr>
            <w:r>
              <w:rPr>
                <w:rFonts w:ascii="Montserrat" w:hAnsi="Montserrat" w:cs="Arial"/>
                <w:b w:val="0"/>
                <w:lang w:val="es-MX"/>
              </w:rPr>
              <w:t xml:space="preserve">12-13  </w:t>
            </w:r>
          </w:p>
        </w:tc>
        <w:tc>
          <w:tcPr>
            <w:tcW w:w="1842" w:type="dxa"/>
            <w:tcBorders>
              <w:top w:val="single" w:sz="6" w:space="0" w:color="auto"/>
              <w:left w:val="single" w:sz="6" w:space="0" w:color="auto"/>
              <w:bottom w:val="single" w:sz="6" w:space="0" w:color="auto"/>
              <w:right w:val="single" w:sz="6" w:space="0" w:color="auto"/>
            </w:tcBorders>
            <w:vAlign w:val="center"/>
          </w:tcPr>
          <w:p w14:paraId="759C73E8" w14:textId="5BA1C4C0"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0E179275" w14:textId="6805E665"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395A39B1" w14:textId="444F48E2" w:rsidR="0034321F" w:rsidRPr="005E63F1" w:rsidRDefault="0034321F" w:rsidP="0034321F">
            <w:pPr>
              <w:jc w:val="center"/>
              <w:rPr>
                <w:rFonts w:ascii="Montserrat" w:hAnsi="Montserrat" w:cs="Arial"/>
                <w:b/>
                <w:i/>
                <w:sz w:val="18"/>
                <w:szCs w:val="18"/>
              </w:rPr>
            </w:pPr>
            <w:r w:rsidRPr="005E63F1">
              <w:rPr>
                <w:rFonts w:ascii="Montserrat" w:hAnsi="Montserrat" w:cs="Arial"/>
                <w:i/>
                <w:sz w:val="18"/>
                <w:szCs w:val="18"/>
              </w:rPr>
              <w:t>“AAAA560522T96”</w:t>
            </w:r>
          </w:p>
        </w:tc>
      </w:tr>
      <w:tr w:rsidR="0034321F" w:rsidRPr="006513AB" w14:paraId="736A796F"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A67D970" w14:textId="5D439F95" w:rsidR="0034321F" w:rsidRDefault="0034321F" w:rsidP="0034321F">
            <w:pPr>
              <w:pStyle w:val="TableHeading0"/>
              <w:rPr>
                <w:rFonts w:ascii="Montserrat" w:hAnsi="Montserrat" w:cs="Arial"/>
                <w:b w:val="0"/>
                <w:lang w:val="es-MX"/>
              </w:rPr>
            </w:pPr>
            <w:r>
              <w:rPr>
                <w:rFonts w:ascii="Montserrat" w:hAnsi="Montserrat" w:cs="Arial"/>
                <w:b w:val="0"/>
                <w:lang w:val="es-MX"/>
              </w:rPr>
              <w:t>6</w:t>
            </w:r>
          </w:p>
        </w:tc>
        <w:tc>
          <w:tcPr>
            <w:tcW w:w="1204" w:type="dxa"/>
            <w:tcBorders>
              <w:top w:val="single" w:sz="6" w:space="0" w:color="auto"/>
              <w:left w:val="single" w:sz="6" w:space="0" w:color="auto"/>
              <w:bottom w:val="single" w:sz="6" w:space="0" w:color="auto"/>
              <w:right w:val="single" w:sz="6" w:space="0" w:color="auto"/>
            </w:tcBorders>
            <w:vAlign w:val="center"/>
          </w:tcPr>
          <w:p w14:paraId="0D0D81B8" w14:textId="5EB1ED41" w:rsidR="0034321F" w:rsidRDefault="0034321F" w:rsidP="0034321F">
            <w:pPr>
              <w:pStyle w:val="TableHeading0"/>
              <w:rPr>
                <w:rFonts w:ascii="Montserrat" w:hAnsi="Montserrat" w:cs="Arial"/>
                <w:b w:val="0"/>
                <w:lang w:val="es-MX"/>
              </w:rPr>
            </w:pPr>
            <w:r>
              <w:rPr>
                <w:rFonts w:ascii="Montserrat" w:hAnsi="Montserrat" w:cs="Arial"/>
                <w:b w:val="0"/>
                <w:lang w:val="es-MX"/>
              </w:rPr>
              <w:t>Tipo operación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5A363620" w14:textId="4D88454C" w:rsidR="0034321F" w:rsidRDefault="0034321F" w:rsidP="0034321F">
            <w:pPr>
              <w:pStyle w:val="TableHeading0"/>
              <w:rPr>
                <w:rFonts w:ascii="Montserrat" w:hAnsi="Montserrat" w:cs="Arial"/>
                <w:b w:val="0"/>
                <w:lang w:val="es-MX"/>
              </w:rPr>
            </w:pPr>
            <w:r>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6CC751FF" w14:textId="651A2DEF" w:rsidR="0034321F" w:rsidRDefault="0034321F" w:rsidP="0034321F">
            <w:pPr>
              <w:pStyle w:val="TableHeading0"/>
              <w:rPr>
                <w:rFonts w:ascii="Montserrat" w:hAnsi="Montserrat" w:cs="Arial"/>
                <w:b w:val="0"/>
                <w:lang w:val="es-MX"/>
              </w:rPr>
            </w:pPr>
            <w:r>
              <w:rPr>
                <w:rFonts w:ascii="Montserrat" w:hAnsi="Montserrat" w:cs="Arial"/>
                <w:b w:val="0"/>
                <w:lang w:val="es-MX"/>
              </w:rPr>
              <w:t>2</w:t>
            </w:r>
          </w:p>
        </w:tc>
        <w:tc>
          <w:tcPr>
            <w:tcW w:w="1842" w:type="dxa"/>
            <w:tcBorders>
              <w:top w:val="single" w:sz="6" w:space="0" w:color="auto"/>
              <w:left w:val="single" w:sz="6" w:space="0" w:color="auto"/>
              <w:bottom w:val="single" w:sz="6" w:space="0" w:color="auto"/>
              <w:right w:val="single" w:sz="6" w:space="0" w:color="auto"/>
            </w:tcBorders>
            <w:vAlign w:val="center"/>
          </w:tcPr>
          <w:p w14:paraId="35A1A4D0" w14:textId="01202C82"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153C9F19" w14:textId="4A5817D2"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51B04C43" w14:textId="3C31EE89" w:rsidR="0034321F" w:rsidRPr="002D37FF" w:rsidRDefault="0034321F" w:rsidP="0034321F">
            <w:pPr>
              <w:jc w:val="center"/>
              <w:rPr>
                <w:rFonts w:ascii="Montserrat" w:hAnsi="Montserrat" w:cs="Arial"/>
                <w:i/>
                <w:sz w:val="18"/>
                <w:szCs w:val="18"/>
              </w:rPr>
            </w:pPr>
            <w:r w:rsidRPr="00067619">
              <w:rPr>
                <w:rFonts w:ascii="Montserrat" w:hAnsi="Montserrat" w:cs="Arial"/>
                <w:i/>
                <w:sz w:val="18"/>
                <w:szCs w:val="18"/>
              </w:rPr>
              <w:t>“01,02,03…”</w:t>
            </w:r>
          </w:p>
        </w:tc>
      </w:tr>
      <w:tr w:rsidR="0034321F" w:rsidRPr="006513AB" w14:paraId="326358B2"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31587C7D" w14:textId="51EFC779" w:rsidR="0034321F" w:rsidRPr="00675A9C" w:rsidRDefault="0034321F" w:rsidP="0034321F">
            <w:pPr>
              <w:pStyle w:val="TableHeading0"/>
              <w:rPr>
                <w:rFonts w:ascii="Montserrat" w:hAnsi="Montserrat" w:cs="Arial"/>
                <w:b w:val="0"/>
                <w:lang w:val="es-MX"/>
              </w:rPr>
            </w:pPr>
            <w:r>
              <w:rPr>
                <w:rFonts w:ascii="Montserrat" w:hAnsi="Montserrat" w:cs="Arial"/>
                <w:b w:val="0"/>
                <w:lang w:val="es-MX"/>
              </w:rPr>
              <w:t>7</w:t>
            </w:r>
          </w:p>
        </w:tc>
        <w:tc>
          <w:tcPr>
            <w:tcW w:w="1204" w:type="dxa"/>
            <w:tcBorders>
              <w:top w:val="single" w:sz="6" w:space="0" w:color="auto"/>
              <w:left w:val="single" w:sz="6" w:space="0" w:color="auto"/>
              <w:bottom w:val="single" w:sz="6" w:space="0" w:color="auto"/>
              <w:right w:val="single" w:sz="6" w:space="0" w:color="auto"/>
            </w:tcBorders>
            <w:vAlign w:val="center"/>
          </w:tcPr>
          <w:p w14:paraId="2D9B2D07" w14:textId="77777777" w:rsidR="0034321F" w:rsidRPr="00675A9C" w:rsidRDefault="0034321F" w:rsidP="0034321F">
            <w:pPr>
              <w:pStyle w:val="TableHeading0"/>
              <w:rPr>
                <w:rFonts w:ascii="Montserrat" w:hAnsi="Montserrat" w:cs="Arial"/>
                <w:b w:val="0"/>
                <w:lang w:val="es-MX"/>
              </w:rPr>
            </w:pPr>
            <w:r w:rsidRPr="00675A9C">
              <w:rPr>
                <w:rFonts w:ascii="Montserrat" w:hAnsi="Montserrat" w:cs="Arial"/>
                <w:b w:val="0"/>
                <w:lang w:val="es-MX"/>
              </w:rPr>
              <w:t>Validez de obligaciones</w:t>
            </w:r>
          </w:p>
          <w:p w14:paraId="2AAC8A8C" w14:textId="375B8E95" w:rsidR="0034321F" w:rsidRPr="00675A9C" w:rsidRDefault="0034321F" w:rsidP="0034321F">
            <w:pPr>
              <w:pStyle w:val="TableHeading0"/>
              <w:rPr>
                <w:rFonts w:ascii="Montserrat" w:hAnsi="Montserrat" w:cs="Arial"/>
                <w:b w:val="0"/>
                <w:lang w:val="es-MX"/>
              </w:rPr>
            </w:pPr>
            <w:r>
              <w:rPr>
                <w:rFonts w:ascii="Montserrat" w:hAnsi="Montserrat" w:cs="Arial"/>
                <w:b w:val="0"/>
                <w:lang w:val="es-MX"/>
              </w:rPr>
              <w:t>RFC adquirente</w:t>
            </w:r>
          </w:p>
        </w:tc>
        <w:tc>
          <w:tcPr>
            <w:tcW w:w="1232" w:type="dxa"/>
            <w:tcBorders>
              <w:top w:val="single" w:sz="6" w:space="0" w:color="auto"/>
              <w:left w:val="single" w:sz="6" w:space="0" w:color="auto"/>
              <w:bottom w:val="single" w:sz="6" w:space="0" w:color="auto"/>
              <w:right w:val="single" w:sz="6" w:space="0" w:color="auto"/>
            </w:tcBorders>
            <w:vAlign w:val="center"/>
          </w:tcPr>
          <w:p w14:paraId="384BED1C" w14:textId="6FF9D42E" w:rsidR="0034321F" w:rsidRPr="00675A9C" w:rsidRDefault="0034321F" w:rsidP="0034321F">
            <w:pPr>
              <w:pStyle w:val="TableHeading0"/>
              <w:rPr>
                <w:rFonts w:ascii="Montserrat" w:hAnsi="Montserrat" w:cs="Arial"/>
                <w:b w:val="0"/>
                <w:lang w:val="es-MX"/>
              </w:rPr>
            </w:pPr>
            <w:r w:rsidRPr="00675A9C">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53D41341" w14:textId="5E4DCA44" w:rsidR="0034321F" w:rsidRPr="00675A9C" w:rsidRDefault="0034321F" w:rsidP="0034321F">
            <w:pPr>
              <w:pStyle w:val="TableHeading0"/>
              <w:rPr>
                <w:rFonts w:ascii="Montserrat" w:hAnsi="Montserrat" w:cs="Arial"/>
                <w:b w:val="0"/>
                <w:lang w:val="es-MX"/>
              </w:rPr>
            </w:pPr>
            <w:r w:rsidRPr="00675A9C">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09F3746A" w14:textId="69557FB9" w:rsidR="0034321F" w:rsidRPr="00675A9C" w:rsidRDefault="0034321F" w:rsidP="0034321F">
            <w:pPr>
              <w:pStyle w:val="TableHeading0"/>
              <w:rPr>
                <w:rFonts w:ascii="Montserrat" w:hAnsi="Montserrat" w:cs="Arial"/>
                <w:b w:val="0"/>
                <w:lang w:val="es-MX"/>
              </w:rPr>
            </w:pPr>
            <w:r w:rsidRPr="00675A9C">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5BC5CB24" w14:textId="1011C110" w:rsidR="0034321F" w:rsidRPr="00675A9C" w:rsidRDefault="0034321F" w:rsidP="0034321F">
            <w:pPr>
              <w:pStyle w:val="TableHeading0"/>
              <w:rPr>
                <w:rFonts w:ascii="Montserrat" w:hAnsi="Montserrat" w:cs="Arial"/>
                <w:b w:val="0"/>
                <w:lang w:val="es-MX"/>
              </w:rPr>
            </w:pPr>
            <w:r w:rsidRPr="00675A9C">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14284906" w14:textId="1BA481F7" w:rsidR="0034321F" w:rsidRDefault="0034321F" w:rsidP="0034321F">
            <w:pPr>
              <w:jc w:val="both"/>
              <w:rPr>
                <w:rFonts w:ascii="Montserrat" w:hAnsi="Montserrat" w:cs="Arial"/>
                <w:i/>
                <w:sz w:val="18"/>
                <w:szCs w:val="18"/>
              </w:rPr>
            </w:pPr>
            <w:r w:rsidRPr="005E63F1">
              <w:rPr>
                <w:rFonts w:ascii="Montserrat" w:hAnsi="Montserrat" w:cs="Arial"/>
                <w:b/>
                <w:i/>
                <w:sz w:val="18"/>
                <w:szCs w:val="18"/>
              </w:rPr>
              <w:t>0</w:t>
            </w:r>
            <w:r w:rsidRPr="005E63F1">
              <w:rPr>
                <w:rFonts w:ascii="Montserrat" w:hAnsi="Montserrat" w:cs="Arial"/>
                <w:i/>
                <w:sz w:val="18"/>
                <w:szCs w:val="18"/>
              </w:rPr>
              <w:t xml:space="preserve"> = Estado Cancelado</w:t>
            </w:r>
          </w:p>
          <w:p w14:paraId="111AAE0F" w14:textId="75D5A2F8" w:rsidR="0034321F" w:rsidRPr="005E63F1" w:rsidRDefault="0034321F" w:rsidP="0034321F">
            <w:pPr>
              <w:jc w:val="both"/>
              <w:rPr>
                <w:rFonts w:ascii="Montserrat" w:hAnsi="Montserrat" w:cs="Arial"/>
                <w:i/>
                <w:sz w:val="18"/>
                <w:szCs w:val="18"/>
              </w:rPr>
            </w:pPr>
            <w:r>
              <w:rPr>
                <w:rFonts w:ascii="Montserrat" w:hAnsi="Montserrat" w:cs="Arial"/>
                <w:b/>
                <w:i/>
                <w:sz w:val="18"/>
                <w:szCs w:val="18"/>
              </w:rPr>
              <w:t xml:space="preserve">0 </w:t>
            </w:r>
            <w:r>
              <w:rPr>
                <w:rFonts w:ascii="Montserrat" w:hAnsi="Montserrat" w:cs="Arial"/>
                <w:i/>
                <w:sz w:val="18"/>
                <w:szCs w:val="18"/>
              </w:rPr>
              <w:t>= Está en el listado de contribuyentes excluidos</w:t>
            </w:r>
          </w:p>
          <w:p w14:paraId="68862639" w14:textId="77777777" w:rsidR="0034321F" w:rsidRPr="005E63F1" w:rsidRDefault="0034321F" w:rsidP="0034321F">
            <w:pPr>
              <w:pStyle w:val="TableHeading0"/>
              <w:jc w:val="both"/>
              <w:rPr>
                <w:rFonts w:ascii="Montserrat" w:hAnsi="Montserrat" w:cs="Arial"/>
                <w:i/>
                <w:sz w:val="18"/>
                <w:szCs w:val="18"/>
              </w:rPr>
            </w:pPr>
          </w:p>
          <w:p w14:paraId="249DE095" w14:textId="77777777" w:rsidR="0034321F" w:rsidRDefault="0034321F" w:rsidP="0034321F">
            <w:pPr>
              <w:jc w:val="both"/>
              <w:rPr>
                <w:rFonts w:ascii="Montserrat" w:hAnsi="Montserrat" w:cs="Arial"/>
                <w:i/>
                <w:sz w:val="18"/>
                <w:szCs w:val="18"/>
              </w:rPr>
            </w:pPr>
            <w:r w:rsidRPr="005E63F1">
              <w:rPr>
                <w:rFonts w:ascii="Montserrat" w:hAnsi="Montserrat" w:cs="Arial"/>
                <w:b/>
                <w:i/>
                <w:sz w:val="18"/>
                <w:szCs w:val="18"/>
              </w:rPr>
              <w:t xml:space="preserve">1 </w:t>
            </w:r>
            <w:r w:rsidRPr="005E63F1">
              <w:rPr>
                <w:rFonts w:ascii="Montserrat" w:hAnsi="Montserrat" w:cs="Arial"/>
                <w:i/>
                <w:sz w:val="18"/>
                <w:szCs w:val="18"/>
              </w:rPr>
              <w:t>= Cuenta con cualquier estatus diferente a cancelado</w:t>
            </w:r>
          </w:p>
          <w:p w14:paraId="4E0F0C9A" w14:textId="3D271632" w:rsidR="0034321F" w:rsidRPr="00AF4022" w:rsidRDefault="0034321F" w:rsidP="0034321F">
            <w:pPr>
              <w:jc w:val="both"/>
              <w:rPr>
                <w:rFonts w:ascii="Montserrat" w:hAnsi="Montserrat" w:cs="Arial"/>
                <w:i/>
                <w:sz w:val="18"/>
                <w:szCs w:val="18"/>
              </w:rPr>
            </w:pPr>
            <w:proofErr w:type="gramStart"/>
            <w:r>
              <w:rPr>
                <w:rFonts w:ascii="Montserrat" w:hAnsi="Montserrat" w:cs="Arial"/>
                <w:b/>
                <w:i/>
                <w:sz w:val="18"/>
                <w:szCs w:val="18"/>
              </w:rPr>
              <w:t xml:space="preserve">1  </w:t>
            </w:r>
            <w:r>
              <w:rPr>
                <w:rFonts w:ascii="Montserrat" w:hAnsi="Montserrat" w:cs="Arial"/>
                <w:i/>
                <w:sz w:val="18"/>
                <w:szCs w:val="18"/>
              </w:rPr>
              <w:t>=</w:t>
            </w:r>
            <w:proofErr w:type="gramEnd"/>
            <w:r>
              <w:rPr>
                <w:rFonts w:ascii="Montserrat" w:hAnsi="Montserrat" w:cs="Arial"/>
                <w:i/>
                <w:sz w:val="18"/>
                <w:szCs w:val="18"/>
              </w:rPr>
              <w:t xml:space="preserve"> No está en el listado de contribuyentes excluidos</w:t>
            </w:r>
          </w:p>
        </w:tc>
      </w:tr>
      <w:tr w:rsidR="0034321F" w:rsidRPr="00635712" w14:paraId="42F51894"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0FDD0935" w14:textId="7ECD4548" w:rsidR="0034321F" w:rsidRPr="000E0F98" w:rsidRDefault="0034321F" w:rsidP="0034321F">
            <w:pPr>
              <w:pStyle w:val="TableHeading0"/>
              <w:rPr>
                <w:rFonts w:ascii="Montserrat" w:hAnsi="Montserrat" w:cs="Arial"/>
                <w:b w:val="0"/>
                <w:lang w:val="es-MX"/>
              </w:rPr>
            </w:pPr>
            <w:r>
              <w:rPr>
                <w:rFonts w:ascii="Montserrat" w:hAnsi="Montserrat" w:cs="Arial"/>
                <w:b w:val="0"/>
                <w:lang w:val="es-MX"/>
              </w:rPr>
              <w:t>8</w:t>
            </w:r>
          </w:p>
        </w:tc>
        <w:tc>
          <w:tcPr>
            <w:tcW w:w="1204" w:type="dxa"/>
            <w:tcBorders>
              <w:top w:val="single" w:sz="6" w:space="0" w:color="auto"/>
              <w:left w:val="single" w:sz="6" w:space="0" w:color="auto"/>
              <w:bottom w:val="single" w:sz="6" w:space="0" w:color="auto"/>
              <w:right w:val="single" w:sz="6" w:space="0" w:color="auto"/>
            </w:tcBorders>
            <w:vAlign w:val="center"/>
          </w:tcPr>
          <w:p w14:paraId="5D459BB3" w14:textId="44626E93" w:rsidR="0034321F" w:rsidRPr="000E0F98" w:rsidRDefault="0034321F" w:rsidP="0034321F">
            <w:pPr>
              <w:pStyle w:val="TableHeading0"/>
              <w:rPr>
                <w:rFonts w:ascii="Montserrat" w:hAnsi="Montserrat" w:cs="Arial"/>
                <w:b w:val="0"/>
                <w:lang w:val="es-MX"/>
              </w:rPr>
            </w:pPr>
            <w:r>
              <w:rPr>
                <w:rFonts w:ascii="Montserrat" w:hAnsi="Montserrat" w:cs="Arial"/>
                <w:b w:val="0"/>
                <w:lang w:val="es-MX"/>
              </w:rPr>
              <w:t>Fecha y hora de la respuesta</w:t>
            </w:r>
          </w:p>
        </w:tc>
        <w:tc>
          <w:tcPr>
            <w:tcW w:w="1232" w:type="dxa"/>
            <w:tcBorders>
              <w:top w:val="single" w:sz="6" w:space="0" w:color="auto"/>
              <w:left w:val="single" w:sz="6" w:space="0" w:color="auto"/>
              <w:bottom w:val="single" w:sz="6" w:space="0" w:color="auto"/>
              <w:right w:val="single" w:sz="6" w:space="0" w:color="auto"/>
            </w:tcBorders>
            <w:vAlign w:val="center"/>
          </w:tcPr>
          <w:p w14:paraId="527304EF" w14:textId="0F38D380" w:rsidR="0034321F" w:rsidRPr="000E0F98" w:rsidRDefault="0034321F" w:rsidP="0034321F">
            <w:pPr>
              <w:pStyle w:val="TableHeading0"/>
              <w:rPr>
                <w:rFonts w:ascii="Montserrat" w:hAnsi="Montserrat" w:cs="Arial"/>
                <w:b w:val="0"/>
                <w:lang w:val="es-MX"/>
              </w:rPr>
            </w:pPr>
            <w:r>
              <w:rPr>
                <w:rFonts w:ascii="Montserrat" w:hAnsi="Montserrat" w:cs="Arial"/>
                <w:b w:val="0"/>
                <w:lang w:val="es-MX"/>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219115AD" w14:textId="12167DAA" w:rsidR="0034321F" w:rsidRPr="000E0F98"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55F940F3" w14:textId="03DFA406" w:rsidR="0034321F" w:rsidRPr="000E0F98"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563D7F78" w14:textId="35A435AC" w:rsidR="0034321F" w:rsidRPr="000E0F98"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10811451" w14:textId="77ABE9DD" w:rsidR="0034321F" w:rsidRPr="005E63F1" w:rsidRDefault="0034321F" w:rsidP="0034321F">
            <w:pPr>
              <w:jc w:val="center"/>
              <w:rPr>
                <w:rFonts w:ascii="Montserrat" w:hAnsi="Montserrat" w:cs="Arial"/>
                <w:i/>
                <w:sz w:val="18"/>
                <w:szCs w:val="18"/>
              </w:rPr>
            </w:pPr>
            <w:r w:rsidRPr="005E63F1">
              <w:rPr>
                <w:rFonts w:ascii="Montserrat" w:hAnsi="Montserrat" w:cs="Arial"/>
                <w:i/>
                <w:sz w:val="18"/>
                <w:szCs w:val="18"/>
              </w:rPr>
              <w:t>“2019-10-29T12:15:19.495Z”</w:t>
            </w:r>
          </w:p>
        </w:tc>
      </w:tr>
      <w:tr w:rsidR="0034321F" w:rsidRPr="00635712" w14:paraId="7F4771A3"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2C35D7B" w14:textId="75F62902" w:rsidR="0034321F" w:rsidRDefault="0034321F" w:rsidP="0034321F">
            <w:pPr>
              <w:pStyle w:val="TableHeading0"/>
              <w:rPr>
                <w:rFonts w:ascii="Montserrat" w:hAnsi="Montserrat" w:cs="Arial"/>
                <w:b w:val="0"/>
                <w:lang w:val="es-MX"/>
              </w:rPr>
            </w:pPr>
            <w:r>
              <w:rPr>
                <w:rFonts w:ascii="Montserrat" w:hAnsi="Montserrat" w:cs="Arial"/>
                <w:b w:val="0"/>
                <w:lang w:val="es-MX"/>
              </w:rPr>
              <w:lastRenderedPageBreak/>
              <w:t>9</w:t>
            </w:r>
          </w:p>
        </w:tc>
        <w:tc>
          <w:tcPr>
            <w:tcW w:w="1204" w:type="dxa"/>
            <w:tcBorders>
              <w:top w:val="single" w:sz="6" w:space="0" w:color="auto"/>
              <w:left w:val="single" w:sz="6" w:space="0" w:color="auto"/>
              <w:bottom w:val="single" w:sz="6" w:space="0" w:color="auto"/>
              <w:right w:val="single" w:sz="6" w:space="0" w:color="auto"/>
            </w:tcBorders>
            <w:vAlign w:val="center"/>
          </w:tcPr>
          <w:p w14:paraId="4BE61AE3" w14:textId="19015684" w:rsidR="0034321F" w:rsidRDefault="0034321F" w:rsidP="0034321F">
            <w:pPr>
              <w:pStyle w:val="TableHeading0"/>
              <w:rPr>
                <w:rFonts w:ascii="Montserrat" w:hAnsi="Montserrat" w:cs="Arial"/>
                <w:b w:val="0"/>
                <w:lang w:val="es-MX"/>
              </w:rPr>
            </w:pPr>
            <w:r>
              <w:rPr>
                <w:rFonts w:ascii="Montserrat" w:hAnsi="Montserrat" w:cs="Arial"/>
                <w:b w:val="0"/>
                <w:lang w:val="es-MX"/>
              </w:rPr>
              <w:t xml:space="preserve">Número de </w:t>
            </w:r>
            <w:ins w:id="186" w:author="Licencia Office" w:date="2026-04-22T13:32:00Z" w16du:dateUtc="2026-04-22T19:32:00Z">
              <w:r w:rsidR="0009744C" w:rsidRPr="00AE7BF3">
                <w:rPr>
                  <w:rFonts w:ascii="Montserrat" w:hAnsi="Montserrat" w:cs="Arial"/>
                  <w:b w:val="0"/>
                  <w:highlight w:val="cyan"/>
                  <w:lang w:val="es-MX"/>
                  <w:rPrChange w:id="187" w:author="Licencia Office" w:date="2026-04-22T13:38:00Z" w16du:dateUtc="2026-04-22T19:38:00Z">
                    <w:rPr>
                      <w:rFonts w:ascii="Montserrat" w:hAnsi="Montserrat" w:cs="Arial"/>
                      <w:b w:val="0"/>
                      <w:lang w:val="es-MX"/>
                    </w:rPr>
                  </w:rPrChange>
                </w:rPr>
                <w:t>Operaci</w:t>
              </w:r>
            </w:ins>
            <w:ins w:id="188" w:author="Licencia Office" w:date="2026-04-22T13:33:00Z" w16du:dateUtc="2026-04-22T19:33:00Z">
              <w:r w:rsidR="00AE7BF3" w:rsidRPr="00AE7BF3">
                <w:rPr>
                  <w:rFonts w:ascii="Montserrat" w:hAnsi="Montserrat" w:cs="Arial"/>
                  <w:b w:val="0"/>
                  <w:highlight w:val="cyan"/>
                  <w:lang w:val="es-MX"/>
                  <w:rPrChange w:id="189" w:author="Licencia Office" w:date="2026-04-22T13:38:00Z" w16du:dateUtc="2026-04-22T19:38:00Z">
                    <w:rPr>
                      <w:rFonts w:ascii="Montserrat" w:hAnsi="Montserrat" w:cs="Arial"/>
                      <w:b w:val="0"/>
                      <w:lang w:val="es-MX"/>
                    </w:rPr>
                  </w:rPrChange>
                </w:rPr>
                <w:t>ó</w:t>
              </w:r>
            </w:ins>
            <w:ins w:id="190" w:author="Licencia Office" w:date="2026-04-22T13:32:00Z" w16du:dateUtc="2026-04-22T19:32:00Z">
              <w:r w:rsidR="0009744C" w:rsidRPr="00AE7BF3">
                <w:rPr>
                  <w:rFonts w:ascii="Montserrat" w:hAnsi="Montserrat" w:cs="Arial"/>
                  <w:b w:val="0"/>
                  <w:highlight w:val="cyan"/>
                  <w:lang w:val="es-MX"/>
                  <w:rPrChange w:id="191" w:author="Licencia Office" w:date="2026-04-22T13:38:00Z" w16du:dateUtc="2026-04-22T19:38:00Z">
                    <w:rPr>
                      <w:rFonts w:ascii="Montserrat" w:hAnsi="Montserrat" w:cs="Arial"/>
                      <w:b w:val="0"/>
                      <w:lang w:val="es-MX"/>
                    </w:rPr>
                  </w:rPrChange>
                </w:rPr>
                <w:t>n</w:t>
              </w:r>
            </w:ins>
            <w:del w:id="192" w:author="Licencia Office" w:date="2026-04-22T13:32:00Z" w16du:dateUtc="2026-04-22T19:32:00Z">
              <w:r w:rsidRPr="00AE7BF3" w:rsidDel="0009744C">
                <w:rPr>
                  <w:rFonts w:ascii="Montserrat" w:hAnsi="Montserrat" w:cs="Arial"/>
                  <w:b w:val="0"/>
                  <w:highlight w:val="cyan"/>
                  <w:lang w:val="es-MX"/>
                  <w:rPrChange w:id="193" w:author="Licencia Office" w:date="2026-04-22T13:38:00Z" w16du:dateUtc="2026-04-22T19:38:00Z">
                    <w:rPr>
                      <w:rFonts w:ascii="Montserrat" w:hAnsi="Montserrat" w:cs="Arial"/>
                      <w:b w:val="0"/>
                      <w:lang w:val="es-MX"/>
                    </w:rPr>
                  </w:rPrChange>
                </w:rPr>
                <w:delText>autorización</w:delText>
              </w:r>
            </w:del>
          </w:p>
        </w:tc>
        <w:tc>
          <w:tcPr>
            <w:tcW w:w="1232" w:type="dxa"/>
            <w:tcBorders>
              <w:top w:val="single" w:sz="6" w:space="0" w:color="auto"/>
              <w:left w:val="single" w:sz="6" w:space="0" w:color="auto"/>
              <w:bottom w:val="single" w:sz="6" w:space="0" w:color="auto"/>
              <w:right w:val="single" w:sz="6" w:space="0" w:color="auto"/>
            </w:tcBorders>
            <w:vAlign w:val="center"/>
          </w:tcPr>
          <w:p w14:paraId="55A2632F" w14:textId="58AD56A8" w:rsidR="0034321F" w:rsidRDefault="0034321F" w:rsidP="0034321F">
            <w:pPr>
              <w:pStyle w:val="TableHeading0"/>
              <w:rPr>
                <w:rFonts w:ascii="Montserrat" w:hAnsi="Montserrat" w:cs="Arial"/>
                <w:b w:val="0"/>
                <w:lang w:val="es-MX"/>
              </w:rPr>
            </w:pPr>
            <w:r>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51C3F16B" w14:textId="0CE25210"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65116C90" w14:textId="6172D9EC"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687EB038" w14:textId="0E1F0FB9" w:rsidR="0034321F" w:rsidRDefault="0034321F" w:rsidP="0034321F">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5F3B415D" w14:textId="58AAEFA4" w:rsidR="0034321F" w:rsidRPr="005E63F1" w:rsidRDefault="0034321F" w:rsidP="0034321F">
            <w:pPr>
              <w:jc w:val="center"/>
              <w:rPr>
                <w:rFonts w:ascii="Montserrat" w:hAnsi="Montserrat" w:cs="Arial"/>
                <w:i/>
                <w:sz w:val="18"/>
                <w:szCs w:val="18"/>
              </w:rPr>
            </w:pPr>
            <w:r w:rsidRPr="005E63F1">
              <w:rPr>
                <w:rFonts w:ascii="Montserrat" w:hAnsi="Montserrat" w:cs="Arial"/>
                <w:i/>
                <w:sz w:val="18"/>
                <w:szCs w:val="18"/>
              </w:rPr>
              <w:t>“621”</w:t>
            </w:r>
          </w:p>
        </w:tc>
      </w:tr>
      <w:tr w:rsidR="0009744C" w:rsidRPr="00635712" w14:paraId="6D785F8D" w14:textId="77777777" w:rsidTr="00623E27">
        <w:trPr>
          <w:trHeight w:val="454"/>
          <w:tblHeader/>
          <w:ins w:id="194" w:author="Licencia Office" w:date="2026-04-22T13:31:00Z" w16du:dateUtc="2026-04-22T19:31:00Z"/>
        </w:trPr>
        <w:tc>
          <w:tcPr>
            <w:tcW w:w="1174" w:type="dxa"/>
            <w:tcBorders>
              <w:top w:val="single" w:sz="6" w:space="0" w:color="auto"/>
              <w:left w:val="single" w:sz="6" w:space="0" w:color="auto"/>
              <w:bottom w:val="single" w:sz="6" w:space="0" w:color="auto"/>
              <w:right w:val="single" w:sz="6" w:space="0" w:color="auto"/>
            </w:tcBorders>
            <w:vAlign w:val="center"/>
          </w:tcPr>
          <w:p w14:paraId="1646D501" w14:textId="3255B146" w:rsidR="0009744C" w:rsidRPr="0009744C" w:rsidRDefault="0009744C" w:rsidP="0009744C">
            <w:pPr>
              <w:pStyle w:val="TableHeading0"/>
              <w:rPr>
                <w:ins w:id="195" w:author="Licencia Office" w:date="2026-04-22T13:31:00Z" w16du:dateUtc="2026-04-22T19:31:00Z"/>
                <w:rFonts w:ascii="Montserrat" w:hAnsi="Montserrat" w:cs="Arial"/>
                <w:b w:val="0"/>
                <w:highlight w:val="cyan"/>
                <w:lang w:val="es-MX"/>
                <w:rPrChange w:id="196" w:author="Licencia Office" w:date="2026-04-22T13:31:00Z" w16du:dateUtc="2026-04-22T19:31:00Z">
                  <w:rPr>
                    <w:ins w:id="197" w:author="Licencia Office" w:date="2026-04-22T13:31:00Z" w16du:dateUtc="2026-04-22T19:31:00Z"/>
                    <w:rFonts w:ascii="Montserrat" w:hAnsi="Montserrat" w:cs="Arial"/>
                    <w:b w:val="0"/>
                    <w:lang w:val="es-MX"/>
                  </w:rPr>
                </w:rPrChange>
              </w:rPr>
            </w:pPr>
            <w:ins w:id="198" w:author="Licencia Office" w:date="2026-04-22T13:31:00Z" w16du:dateUtc="2026-04-22T19:31:00Z">
              <w:r w:rsidRPr="0009744C">
                <w:rPr>
                  <w:rFonts w:ascii="Montserrat" w:hAnsi="Montserrat" w:cs="Arial"/>
                  <w:b w:val="0"/>
                  <w:highlight w:val="cyan"/>
                  <w:lang w:val="es-MX"/>
                  <w:rPrChange w:id="199" w:author="Licencia Office" w:date="2026-04-22T13:31:00Z" w16du:dateUtc="2026-04-22T19:31:00Z">
                    <w:rPr>
                      <w:rFonts w:ascii="Montserrat" w:hAnsi="Montserrat" w:cs="Arial"/>
                      <w:b w:val="0"/>
                      <w:lang w:val="es-MX"/>
                    </w:rPr>
                  </w:rPrChange>
                </w:rPr>
                <w:t>10</w:t>
              </w:r>
            </w:ins>
          </w:p>
        </w:tc>
        <w:tc>
          <w:tcPr>
            <w:tcW w:w="1204" w:type="dxa"/>
            <w:tcBorders>
              <w:top w:val="single" w:sz="6" w:space="0" w:color="auto"/>
              <w:left w:val="single" w:sz="6" w:space="0" w:color="auto"/>
              <w:bottom w:val="single" w:sz="6" w:space="0" w:color="auto"/>
              <w:right w:val="single" w:sz="6" w:space="0" w:color="auto"/>
            </w:tcBorders>
            <w:vAlign w:val="center"/>
          </w:tcPr>
          <w:p w14:paraId="36664E65" w14:textId="1C7E99C8" w:rsidR="0009744C" w:rsidRPr="0009744C" w:rsidRDefault="0009744C" w:rsidP="0009744C">
            <w:pPr>
              <w:pStyle w:val="TableHeading0"/>
              <w:rPr>
                <w:ins w:id="200" w:author="Licencia Office" w:date="2026-04-22T13:31:00Z" w16du:dateUtc="2026-04-22T19:31:00Z"/>
                <w:rFonts w:ascii="Montserrat" w:hAnsi="Montserrat" w:cs="Arial"/>
                <w:b w:val="0"/>
                <w:highlight w:val="cyan"/>
                <w:lang w:val="es-MX"/>
                <w:rPrChange w:id="201" w:author="Licencia Office" w:date="2026-04-22T13:31:00Z" w16du:dateUtc="2026-04-22T19:31:00Z">
                  <w:rPr>
                    <w:ins w:id="202" w:author="Licencia Office" w:date="2026-04-22T13:31:00Z" w16du:dateUtc="2026-04-22T19:31:00Z"/>
                    <w:rFonts w:ascii="Montserrat" w:hAnsi="Montserrat" w:cs="Arial"/>
                    <w:b w:val="0"/>
                    <w:lang w:val="es-MX"/>
                  </w:rPr>
                </w:rPrChange>
              </w:rPr>
            </w:pPr>
            <w:ins w:id="203" w:author="Licencia Office" w:date="2026-04-22T13:31:00Z" w16du:dateUtc="2026-04-22T19:31:00Z">
              <w:r w:rsidRPr="0009744C">
                <w:rPr>
                  <w:rFonts w:ascii="Montserrat" w:hAnsi="Montserrat" w:cs="Arial"/>
                  <w:b w:val="0"/>
                  <w:highlight w:val="cyan"/>
                  <w:lang w:val="es-MX"/>
                  <w:rPrChange w:id="204" w:author="Licencia Office" w:date="2026-04-22T13:31:00Z" w16du:dateUtc="2026-04-22T19:31:00Z">
                    <w:rPr>
                      <w:rFonts w:ascii="Montserrat" w:hAnsi="Montserrat" w:cs="Arial"/>
                      <w:b w:val="0"/>
                      <w:lang w:val="es-MX"/>
                    </w:rPr>
                  </w:rPrChange>
                </w:rPr>
                <w:t>Código de Respuesta</w:t>
              </w:r>
            </w:ins>
          </w:p>
        </w:tc>
        <w:tc>
          <w:tcPr>
            <w:tcW w:w="1232" w:type="dxa"/>
            <w:tcBorders>
              <w:top w:val="single" w:sz="6" w:space="0" w:color="auto"/>
              <w:left w:val="single" w:sz="6" w:space="0" w:color="auto"/>
              <w:bottom w:val="single" w:sz="6" w:space="0" w:color="auto"/>
              <w:right w:val="single" w:sz="6" w:space="0" w:color="auto"/>
            </w:tcBorders>
            <w:vAlign w:val="center"/>
          </w:tcPr>
          <w:p w14:paraId="0DDA5A07" w14:textId="3FDE4ED8" w:rsidR="0009744C" w:rsidRPr="0009744C" w:rsidRDefault="0009744C" w:rsidP="0009744C">
            <w:pPr>
              <w:pStyle w:val="TableHeading0"/>
              <w:rPr>
                <w:ins w:id="205" w:author="Licencia Office" w:date="2026-04-22T13:31:00Z" w16du:dateUtc="2026-04-22T19:31:00Z"/>
                <w:rFonts w:ascii="Montserrat" w:hAnsi="Montserrat" w:cs="Arial"/>
                <w:b w:val="0"/>
                <w:highlight w:val="cyan"/>
                <w:lang w:val="es-MX"/>
                <w:rPrChange w:id="206" w:author="Licencia Office" w:date="2026-04-22T13:31:00Z" w16du:dateUtc="2026-04-22T19:31:00Z">
                  <w:rPr>
                    <w:ins w:id="207" w:author="Licencia Office" w:date="2026-04-22T13:31:00Z" w16du:dateUtc="2026-04-22T19:31:00Z"/>
                    <w:rFonts w:ascii="Montserrat" w:hAnsi="Montserrat" w:cs="Arial"/>
                    <w:b w:val="0"/>
                    <w:lang w:val="es-MX"/>
                  </w:rPr>
                </w:rPrChange>
              </w:rPr>
            </w:pPr>
            <w:ins w:id="208" w:author="Licencia Office" w:date="2026-04-22T13:31:00Z" w16du:dateUtc="2026-04-22T19:31:00Z">
              <w:r w:rsidRPr="0009744C">
                <w:rPr>
                  <w:rFonts w:ascii="Montserrat" w:hAnsi="Montserrat" w:cs="Arial"/>
                  <w:b w:val="0"/>
                  <w:highlight w:val="cyan"/>
                  <w:lang w:val="es-MX"/>
                  <w:rPrChange w:id="209" w:author="Licencia Office" w:date="2026-04-22T13:31:00Z" w16du:dateUtc="2026-04-22T19:31: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0CBC7026" w14:textId="4E838F5B" w:rsidR="0009744C" w:rsidRPr="0009744C" w:rsidRDefault="0009744C" w:rsidP="0009744C">
            <w:pPr>
              <w:pStyle w:val="TableHeading0"/>
              <w:rPr>
                <w:ins w:id="210" w:author="Licencia Office" w:date="2026-04-22T13:31:00Z" w16du:dateUtc="2026-04-22T19:31:00Z"/>
                <w:rFonts w:ascii="Montserrat" w:hAnsi="Montserrat" w:cs="Arial"/>
                <w:b w:val="0"/>
                <w:highlight w:val="cyan"/>
                <w:lang w:val="es-MX"/>
                <w:rPrChange w:id="211" w:author="Licencia Office" w:date="2026-04-22T13:31:00Z" w16du:dateUtc="2026-04-22T19:31:00Z">
                  <w:rPr>
                    <w:ins w:id="212" w:author="Licencia Office" w:date="2026-04-22T13:31:00Z" w16du:dateUtc="2026-04-22T19:31:00Z"/>
                    <w:rFonts w:ascii="Montserrat" w:hAnsi="Montserrat" w:cs="Arial"/>
                    <w:b w:val="0"/>
                    <w:lang w:val="es-MX"/>
                  </w:rPr>
                </w:rPrChange>
              </w:rPr>
            </w:pPr>
            <w:ins w:id="213" w:author="Licencia Office" w:date="2026-04-22T13:31:00Z" w16du:dateUtc="2026-04-22T19:31:00Z">
              <w:r w:rsidRPr="0009744C">
                <w:rPr>
                  <w:rFonts w:ascii="Montserrat" w:hAnsi="Montserrat" w:cs="Arial"/>
                  <w:b w:val="0"/>
                  <w:highlight w:val="cyan"/>
                  <w:lang w:val="es-MX"/>
                  <w:rPrChange w:id="214" w:author="Licencia Office" w:date="2026-04-22T13:31:00Z" w16du:dateUtc="2026-04-22T19:31:00Z">
                    <w:rPr>
                      <w:rFonts w:ascii="Montserrat" w:hAnsi="Montserrat" w:cs="Arial"/>
                      <w:b w:val="0"/>
                      <w:lang w:val="es-MX"/>
                    </w:rPr>
                  </w:rPrChange>
                </w:rPr>
                <w:t>3</w:t>
              </w:r>
            </w:ins>
          </w:p>
        </w:tc>
        <w:tc>
          <w:tcPr>
            <w:tcW w:w="1842" w:type="dxa"/>
            <w:tcBorders>
              <w:top w:val="single" w:sz="6" w:space="0" w:color="auto"/>
              <w:left w:val="single" w:sz="6" w:space="0" w:color="auto"/>
              <w:bottom w:val="single" w:sz="6" w:space="0" w:color="auto"/>
              <w:right w:val="single" w:sz="6" w:space="0" w:color="auto"/>
            </w:tcBorders>
            <w:vAlign w:val="center"/>
          </w:tcPr>
          <w:p w14:paraId="34271EB9" w14:textId="281F7C90" w:rsidR="0009744C" w:rsidRPr="0009744C" w:rsidRDefault="0009744C" w:rsidP="0009744C">
            <w:pPr>
              <w:pStyle w:val="TableHeading0"/>
              <w:rPr>
                <w:ins w:id="215" w:author="Licencia Office" w:date="2026-04-22T13:31:00Z" w16du:dateUtc="2026-04-22T19:31:00Z"/>
                <w:rFonts w:ascii="Montserrat" w:hAnsi="Montserrat" w:cs="Arial"/>
                <w:b w:val="0"/>
                <w:highlight w:val="cyan"/>
                <w:lang w:val="es-MX"/>
                <w:rPrChange w:id="216" w:author="Licencia Office" w:date="2026-04-22T13:31:00Z" w16du:dateUtc="2026-04-22T19:31:00Z">
                  <w:rPr>
                    <w:ins w:id="217" w:author="Licencia Office" w:date="2026-04-22T13:31:00Z" w16du:dateUtc="2026-04-22T19:31:00Z"/>
                    <w:rFonts w:ascii="Montserrat" w:hAnsi="Montserrat" w:cs="Arial"/>
                    <w:b w:val="0"/>
                    <w:lang w:val="es-MX"/>
                  </w:rPr>
                </w:rPrChange>
              </w:rPr>
            </w:pPr>
            <w:ins w:id="218" w:author="Licencia Office" w:date="2026-04-22T13:31:00Z" w16du:dateUtc="2026-04-22T19:31:00Z">
              <w:r w:rsidRPr="0009744C">
                <w:rPr>
                  <w:rFonts w:ascii="Montserrat" w:hAnsi="Montserrat" w:cs="Arial"/>
                  <w:b w:val="0"/>
                  <w:highlight w:val="cyan"/>
                  <w:lang w:val="es-MX"/>
                  <w:rPrChange w:id="219" w:author="Licencia Office" w:date="2026-04-22T13:31:00Z" w16du:dateUtc="2026-04-22T19:31: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5BD26C88" w14:textId="5AFA665E" w:rsidR="0009744C" w:rsidRPr="0009744C" w:rsidRDefault="0009744C" w:rsidP="0009744C">
            <w:pPr>
              <w:pStyle w:val="TableHeading0"/>
              <w:rPr>
                <w:ins w:id="220" w:author="Licencia Office" w:date="2026-04-22T13:31:00Z" w16du:dateUtc="2026-04-22T19:31:00Z"/>
                <w:rFonts w:ascii="Montserrat" w:hAnsi="Montserrat" w:cs="Arial"/>
                <w:b w:val="0"/>
                <w:highlight w:val="cyan"/>
                <w:lang w:val="es-MX"/>
                <w:rPrChange w:id="221" w:author="Licencia Office" w:date="2026-04-22T13:31:00Z" w16du:dateUtc="2026-04-22T19:31:00Z">
                  <w:rPr>
                    <w:ins w:id="222" w:author="Licencia Office" w:date="2026-04-22T13:31:00Z" w16du:dateUtc="2026-04-22T19:31:00Z"/>
                    <w:rFonts w:ascii="Montserrat" w:hAnsi="Montserrat" w:cs="Arial"/>
                    <w:b w:val="0"/>
                    <w:lang w:val="es-MX"/>
                  </w:rPr>
                </w:rPrChange>
              </w:rPr>
            </w:pPr>
            <w:ins w:id="223" w:author="Licencia Office" w:date="2026-04-22T13:31:00Z" w16du:dateUtc="2026-04-22T19:31:00Z">
              <w:r w:rsidRPr="0009744C">
                <w:rPr>
                  <w:rFonts w:ascii="Montserrat" w:hAnsi="Montserrat" w:cs="Arial"/>
                  <w:b w:val="0"/>
                  <w:highlight w:val="cyan"/>
                  <w:lang w:val="es-MX"/>
                  <w:rPrChange w:id="224" w:author="Licencia Office" w:date="2026-04-22T13:31:00Z" w16du:dateUtc="2026-04-22T19:31: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329A88A1" w14:textId="53361DFB" w:rsidR="0009744C" w:rsidRPr="0009744C" w:rsidRDefault="0009744C" w:rsidP="0009744C">
            <w:pPr>
              <w:jc w:val="center"/>
              <w:rPr>
                <w:ins w:id="225" w:author="Licencia Office" w:date="2026-04-22T13:31:00Z" w16du:dateUtc="2026-04-22T19:31:00Z"/>
                <w:rFonts w:ascii="Montserrat" w:hAnsi="Montserrat" w:cs="Arial"/>
                <w:i/>
                <w:sz w:val="18"/>
                <w:szCs w:val="18"/>
                <w:highlight w:val="cyan"/>
                <w:rPrChange w:id="226" w:author="Licencia Office" w:date="2026-04-22T13:31:00Z" w16du:dateUtc="2026-04-22T19:31:00Z">
                  <w:rPr>
                    <w:ins w:id="227" w:author="Licencia Office" w:date="2026-04-22T13:31:00Z" w16du:dateUtc="2026-04-22T19:31:00Z"/>
                    <w:rFonts w:ascii="Montserrat" w:hAnsi="Montserrat" w:cs="Arial"/>
                    <w:i/>
                    <w:sz w:val="18"/>
                    <w:szCs w:val="18"/>
                  </w:rPr>
                </w:rPrChange>
              </w:rPr>
            </w:pPr>
            <w:ins w:id="228" w:author="Licencia Office" w:date="2026-04-22T13:31:00Z" w16du:dateUtc="2026-04-22T19:31:00Z">
              <w:r w:rsidRPr="0009744C">
                <w:rPr>
                  <w:rFonts w:ascii="Montserrat" w:hAnsi="Montserrat" w:cs="Arial"/>
                  <w:i/>
                  <w:sz w:val="18"/>
                  <w:szCs w:val="18"/>
                  <w:highlight w:val="cyan"/>
                  <w:rPrChange w:id="229" w:author="Licencia Office" w:date="2026-04-22T13:31:00Z" w16du:dateUtc="2026-04-22T19:31:00Z">
                    <w:rPr>
                      <w:rFonts w:ascii="Montserrat" w:hAnsi="Montserrat" w:cs="Arial"/>
                      <w:i/>
                      <w:sz w:val="18"/>
                      <w:szCs w:val="18"/>
                    </w:rPr>
                  </w:rPrChange>
                </w:rPr>
                <w:t>“200”</w:t>
              </w:r>
            </w:ins>
          </w:p>
        </w:tc>
      </w:tr>
      <w:tr w:rsidR="0009744C" w:rsidRPr="00635712" w14:paraId="2653D968"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531437F" w14:textId="425C7AB6" w:rsidR="0009744C" w:rsidRDefault="0009744C" w:rsidP="0009744C">
            <w:pPr>
              <w:pStyle w:val="TableHeading0"/>
              <w:rPr>
                <w:rFonts w:ascii="Montserrat" w:hAnsi="Montserrat" w:cs="Arial"/>
                <w:b w:val="0"/>
                <w:lang w:val="es-MX"/>
              </w:rPr>
            </w:pPr>
            <w:ins w:id="230" w:author="Licencia Office" w:date="2026-04-22T13:31:00Z" w16du:dateUtc="2026-04-22T19:31:00Z">
              <w:r w:rsidRPr="0009744C">
                <w:rPr>
                  <w:rFonts w:ascii="Montserrat" w:hAnsi="Montserrat" w:cs="Arial"/>
                  <w:b w:val="0"/>
                  <w:highlight w:val="cyan"/>
                  <w:lang w:val="es-MX"/>
                  <w:rPrChange w:id="231" w:author="Licencia Office" w:date="2026-04-22T13:31:00Z" w16du:dateUtc="2026-04-22T19:31:00Z">
                    <w:rPr>
                      <w:rFonts w:ascii="Montserrat" w:hAnsi="Montserrat" w:cs="Arial"/>
                      <w:b w:val="0"/>
                      <w:lang w:val="es-MX"/>
                    </w:rPr>
                  </w:rPrChange>
                </w:rPr>
                <w:t>11</w:t>
              </w:r>
            </w:ins>
            <w:del w:id="232" w:author="Licencia Office" w:date="2026-04-22T13:31:00Z" w16du:dateUtc="2026-04-22T19:31:00Z">
              <w:r w:rsidRPr="0009744C" w:rsidDel="0009744C">
                <w:rPr>
                  <w:rFonts w:ascii="Montserrat" w:hAnsi="Montserrat" w:cs="Arial"/>
                  <w:b w:val="0"/>
                  <w:highlight w:val="cyan"/>
                  <w:lang w:val="es-MX"/>
                  <w:rPrChange w:id="233" w:author="Licencia Office" w:date="2026-04-22T13:31:00Z" w16du:dateUtc="2026-04-22T19:31:00Z">
                    <w:rPr>
                      <w:rFonts w:ascii="Montserrat" w:hAnsi="Montserrat" w:cs="Arial"/>
                      <w:b w:val="0"/>
                      <w:lang w:val="es-MX"/>
                    </w:rPr>
                  </w:rPrChange>
                </w:rPr>
                <w:delText>10</w:delText>
              </w:r>
            </w:del>
          </w:p>
        </w:tc>
        <w:tc>
          <w:tcPr>
            <w:tcW w:w="1204" w:type="dxa"/>
            <w:tcBorders>
              <w:top w:val="single" w:sz="6" w:space="0" w:color="auto"/>
              <w:left w:val="single" w:sz="6" w:space="0" w:color="auto"/>
              <w:bottom w:val="single" w:sz="6" w:space="0" w:color="auto"/>
              <w:right w:val="single" w:sz="6" w:space="0" w:color="auto"/>
            </w:tcBorders>
            <w:vAlign w:val="center"/>
          </w:tcPr>
          <w:p w14:paraId="0DF748DD" w14:textId="12A67AD8" w:rsidR="0009744C" w:rsidRDefault="0009744C" w:rsidP="0009744C">
            <w:pPr>
              <w:pStyle w:val="TableHeading0"/>
              <w:rPr>
                <w:rFonts w:ascii="Montserrat" w:hAnsi="Montserrat" w:cs="Arial"/>
                <w:b w:val="0"/>
                <w:lang w:val="es-MX"/>
              </w:rPr>
            </w:pPr>
            <w:r w:rsidRPr="00623E27">
              <w:rPr>
                <w:rFonts w:ascii="Montserrat" w:hAnsi="Montserrat" w:cs="Arial"/>
                <w:b w:val="0"/>
                <w:lang w:val="es-MX"/>
              </w:rPr>
              <w:t xml:space="preserve">Firma </w:t>
            </w:r>
            <w:proofErr w:type="gramStart"/>
            <w:r w:rsidRPr="00623E27">
              <w:rPr>
                <w:rFonts w:ascii="Montserrat" w:hAnsi="Montserrat" w:cs="Arial"/>
                <w:b w:val="0"/>
                <w:lang w:val="es-MX"/>
              </w:rPr>
              <w:t>Digital  del</w:t>
            </w:r>
            <w:proofErr w:type="gramEnd"/>
            <w:r w:rsidRPr="00623E27">
              <w:rPr>
                <w:rFonts w:ascii="Montserrat" w:hAnsi="Montserrat" w:cs="Arial"/>
                <w:b w:val="0"/>
                <w:lang w:val="es-MX"/>
              </w:rPr>
              <w:t xml:space="preserve"> SAT</w:t>
            </w:r>
          </w:p>
        </w:tc>
        <w:tc>
          <w:tcPr>
            <w:tcW w:w="1232" w:type="dxa"/>
            <w:tcBorders>
              <w:top w:val="single" w:sz="6" w:space="0" w:color="auto"/>
              <w:left w:val="single" w:sz="6" w:space="0" w:color="auto"/>
              <w:bottom w:val="single" w:sz="6" w:space="0" w:color="auto"/>
              <w:right w:val="single" w:sz="6" w:space="0" w:color="auto"/>
            </w:tcBorders>
            <w:vAlign w:val="center"/>
          </w:tcPr>
          <w:p w14:paraId="62B30513" w14:textId="0D98D5AE" w:rsidR="0009744C" w:rsidRDefault="0009744C" w:rsidP="0009744C">
            <w:pPr>
              <w:pStyle w:val="TableHeading0"/>
              <w:rPr>
                <w:rFonts w:ascii="Montserrat" w:hAnsi="Montserrat" w:cs="Arial"/>
                <w:b w:val="0"/>
                <w:lang w:val="es-MX"/>
              </w:rPr>
            </w:pPr>
            <w:r>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08D68BFD" w14:textId="3B4A1BBC" w:rsidR="0009744C"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842" w:type="dxa"/>
            <w:tcBorders>
              <w:top w:val="single" w:sz="6" w:space="0" w:color="auto"/>
              <w:left w:val="single" w:sz="6" w:space="0" w:color="auto"/>
              <w:bottom w:val="single" w:sz="6" w:space="0" w:color="auto"/>
              <w:right w:val="single" w:sz="6" w:space="0" w:color="auto"/>
            </w:tcBorders>
            <w:vAlign w:val="center"/>
          </w:tcPr>
          <w:p w14:paraId="29C51379" w14:textId="2516E13D" w:rsidR="0009744C"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0888C308" w14:textId="79CBAC89" w:rsidR="0009744C"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01AEB49F" w14:textId="10B14813" w:rsidR="0009744C" w:rsidRPr="005E63F1" w:rsidRDefault="0009744C" w:rsidP="0009744C">
            <w:pPr>
              <w:jc w:val="both"/>
              <w:rPr>
                <w:rFonts w:ascii="Montserrat" w:hAnsi="Montserrat" w:cs="Arial"/>
                <w:i/>
                <w:sz w:val="18"/>
                <w:szCs w:val="18"/>
              </w:rPr>
            </w:pPr>
            <w:r w:rsidRPr="005E63F1">
              <w:rPr>
                <w:rFonts w:ascii="Montserrat" w:hAnsi="Montserrat" w:cs="Arial"/>
                <w:i/>
                <w:sz w:val="18"/>
                <w:szCs w:val="18"/>
              </w:rPr>
              <w:t>“El valor de este campo se obtiene del proceso de firmado del SAT”</w:t>
            </w:r>
          </w:p>
        </w:tc>
      </w:tr>
      <w:tr w:rsidR="0009744C" w:rsidRPr="006F6B1F" w14:paraId="5A1749B0" w14:textId="77777777" w:rsidTr="00623E27">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FBCC599" w14:textId="5B0B4C34" w:rsidR="0009744C" w:rsidRPr="000E0F98" w:rsidRDefault="0009744C" w:rsidP="0009744C">
            <w:pPr>
              <w:pStyle w:val="TableHeading0"/>
              <w:rPr>
                <w:rFonts w:ascii="Montserrat" w:hAnsi="Montserrat" w:cs="Arial"/>
                <w:b w:val="0"/>
                <w:lang w:val="es-MX"/>
              </w:rPr>
            </w:pPr>
            <w:ins w:id="234" w:author="Licencia Office" w:date="2026-04-22T13:31:00Z" w16du:dateUtc="2026-04-22T19:31:00Z">
              <w:r w:rsidRPr="0009744C">
                <w:rPr>
                  <w:rFonts w:ascii="Montserrat" w:hAnsi="Montserrat" w:cs="Arial"/>
                  <w:b w:val="0"/>
                  <w:highlight w:val="cyan"/>
                  <w:lang w:val="es-MX"/>
                  <w:rPrChange w:id="235" w:author="Licencia Office" w:date="2026-04-22T13:31:00Z" w16du:dateUtc="2026-04-22T19:31:00Z">
                    <w:rPr>
                      <w:rFonts w:ascii="Montserrat" w:hAnsi="Montserrat" w:cs="Arial"/>
                      <w:b w:val="0"/>
                      <w:lang w:val="es-MX"/>
                    </w:rPr>
                  </w:rPrChange>
                </w:rPr>
                <w:t>12</w:t>
              </w:r>
            </w:ins>
            <w:del w:id="236" w:author="Licencia Office" w:date="2026-04-22T13:31:00Z" w16du:dateUtc="2026-04-22T19:31:00Z">
              <w:r w:rsidRPr="0009744C" w:rsidDel="0009744C">
                <w:rPr>
                  <w:rFonts w:ascii="Montserrat" w:hAnsi="Montserrat" w:cs="Arial"/>
                  <w:b w:val="0"/>
                  <w:highlight w:val="cyan"/>
                  <w:lang w:val="es-MX"/>
                  <w:rPrChange w:id="237" w:author="Licencia Office" w:date="2026-04-22T13:31:00Z" w16du:dateUtc="2026-04-22T19:31:00Z">
                    <w:rPr>
                      <w:rFonts w:ascii="Montserrat" w:hAnsi="Montserrat" w:cs="Arial"/>
                      <w:b w:val="0"/>
                      <w:lang w:val="es-MX"/>
                    </w:rPr>
                  </w:rPrChange>
                </w:rPr>
                <w:delText>11</w:delText>
              </w:r>
            </w:del>
          </w:p>
        </w:tc>
        <w:tc>
          <w:tcPr>
            <w:tcW w:w="1204" w:type="dxa"/>
            <w:tcBorders>
              <w:top w:val="single" w:sz="6" w:space="0" w:color="auto"/>
              <w:left w:val="single" w:sz="6" w:space="0" w:color="auto"/>
              <w:bottom w:val="single" w:sz="6" w:space="0" w:color="auto"/>
              <w:right w:val="single" w:sz="6" w:space="0" w:color="auto"/>
            </w:tcBorders>
            <w:vAlign w:val="center"/>
          </w:tcPr>
          <w:p w14:paraId="3C2283D4" w14:textId="3EA6CCD1" w:rsidR="0009744C" w:rsidRDefault="0009744C" w:rsidP="0009744C">
            <w:pPr>
              <w:pStyle w:val="TableHeading0"/>
              <w:rPr>
                <w:rFonts w:ascii="Montserrat" w:hAnsi="Montserrat" w:cs="Arial"/>
                <w:b w:val="0"/>
                <w:lang w:val="es-MX"/>
              </w:rPr>
            </w:pPr>
            <w:r>
              <w:rPr>
                <w:rFonts w:ascii="Montserrat" w:hAnsi="Montserrat" w:cs="Arial"/>
                <w:b w:val="0"/>
                <w:lang w:val="es-MX"/>
              </w:rPr>
              <w:t>Número de serie del certificado</w:t>
            </w:r>
          </w:p>
        </w:tc>
        <w:tc>
          <w:tcPr>
            <w:tcW w:w="1232" w:type="dxa"/>
            <w:tcBorders>
              <w:top w:val="single" w:sz="6" w:space="0" w:color="auto"/>
              <w:left w:val="single" w:sz="6" w:space="0" w:color="auto"/>
              <w:bottom w:val="single" w:sz="6" w:space="0" w:color="auto"/>
              <w:right w:val="single" w:sz="6" w:space="0" w:color="auto"/>
            </w:tcBorders>
            <w:vAlign w:val="center"/>
          </w:tcPr>
          <w:p w14:paraId="132821DA" w14:textId="0EBA6374" w:rsidR="0009744C" w:rsidRDefault="0009744C" w:rsidP="0009744C">
            <w:pPr>
              <w:pStyle w:val="TableHeading0"/>
              <w:rPr>
                <w:rFonts w:ascii="Montserrat" w:hAnsi="Montserrat" w:cs="Arial"/>
                <w:b w:val="0"/>
                <w:lang w:val="es-MX"/>
              </w:rPr>
            </w:pPr>
            <w:r>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05A766C4" w14:textId="34B6BA15" w:rsidR="0009744C" w:rsidRDefault="0009744C" w:rsidP="0009744C">
            <w:pPr>
              <w:pStyle w:val="TableHeading0"/>
              <w:rPr>
                <w:rFonts w:ascii="Montserrat" w:hAnsi="Montserrat" w:cs="Arial"/>
                <w:b w:val="0"/>
                <w:lang w:val="es-MX"/>
              </w:rPr>
            </w:pPr>
            <w:r>
              <w:rPr>
                <w:rFonts w:ascii="Montserrat" w:hAnsi="Montserrat" w:cs="Arial"/>
                <w:b w:val="0"/>
                <w:lang w:val="es-MX"/>
              </w:rPr>
              <w:t>20</w:t>
            </w:r>
          </w:p>
        </w:tc>
        <w:tc>
          <w:tcPr>
            <w:tcW w:w="1842" w:type="dxa"/>
            <w:tcBorders>
              <w:top w:val="single" w:sz="6" w:space="0" w:color="auto"/>
              <w:left w:val="single" w:sz="6" w:space="0" w:color="auto"/>
              <w:bottom w:val="single" w:sz="6" w:space="0" w:color="auto"/>
              <w:right w:val="single" w:sz="6" w:space="0" w:color="auto"/>
            </w:tcBorders>
            <w:vAlign w:val="center"/>
          </w:tcPr>
          <w:p w14:paraId="021E1405" w14:textId="0E6A5C2A" w:rsidR="0009744C" w:rsidRDefault="0009744C" w:rsidP="0009744C">
            <w:pPr>
              <w:pStyle w:val="TableHeading0"/>
              <w:rPr>
                <w:rFonts w:ascii="Montserrat" w:hAnsi="Montserrat" w:cs="Arial"/>
                <w:b w:val="0"/>
                <w:lang w:val="es-MX"/>
              </w:rPr>
            </w:pPr>
            <w:r>
              <w:rPr>
                <w:rFonts w:ascii="Montserrat" w:hAnsi="Montserrat" w:cs="Arial"/>
                <w:b w:val="0"/>
                <w:lang w:val="es-MX"/>
              </w:rPr>
              <w:t>Lista de certificados autorizados</w:t>
            </w:r>
          </w:p>
        </w:tc>
        <w:tc>
          <w:tcPr>
            <w:tcW w:w="1395" w:type="dxa"/>
            <w:tcBorders>
              <w:top w:val="single" w:sz="6" w:space="0" w:color="auto"/>
              <w:left w:val="single" w:sz="6" w:space="0" w:color="auto"/>
              <w:bottom w:val="single" w:sz="6" w:space="0" w:color="auto"/>
              <w:right w:val="single" w:sz="6" w:space="0" w:color="auto"/>
            </w:tcBorders>
            <w:vAlign w:val="center"/>
          </w:tcPr>
          <w:p w14:paraId="56F2BABD" w14:textId="40A143E8" w:rsidR="0009744C" w:rsidRDefault="0009744C" w:rsidP="0009744C">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5454F3BC" w14:textId="610D8D1F" w:rsidR="0009744C" w:rsidRPr="005E63F1" w:rsidRDefault="0009744C" w:rsidP="0009744C">
            <w:pPr>
              <w:jc w:val="center"/>
              <w:rPr>
                <w:rFonts w:ascii="Montserrat" w:hAnsi="Montserrat" w:cs="Arial"/>
                <w:i/>
                <w:sz w:val="18"/>
                <w:szCs w:val="18"/>
              </w:rPr>
            </w:pPr>
            <w:r w:rsidRPr="005E63F1">
              <w:rPr>
                <w:rFonts w:ascii="Montserrat" w:hAnsi="Montserrat" w:cs="Arial"/>
                <w:i/>
                <w:sz w:val="18"/>
                <w:szCs w:val="18"/>
              </w:rPr>
              <w:t>“</w:t>
            </w:r>
            <w:r>
              <w:rPr>
                <w:rFonts w:ascii="Montserrat" w:hAnsi="Montserrat" w:cs="Arial"/>
                <w:i/>
                <w:sz w:val="18"/>
                <w:szCs w:val="18"/>
              </w:rPr>
              <w:t>N/A</w:t>
            </w:r>
            <w:r w:rsidRPr="005E63F1">
              <w:rPr>
                <w:rFonts w:ascii="Montserrat" w:hAnsi="Montserrat" w:cs="Arial"/>
                <w:i/>
                <w:sz w:val="18"/>
                <w:szCs w:val="18"/>
              </w:rPr>
              <w:t>”</w:t>
            </w:r>
          </w:p>
        </w:tc>
      </w:tr>
    </w:tbl>
    <w:p w14:paraId="14EC62B9" w14:textId="1D11F089" w:rsidR="00B84515" w:rsidRDefault="00B84515" w:rsidP="00E256F3"/>
    <w:p w14:paraId="0192C1AC" w14:textId="27D6AB01" w:rsidR="00974622" w:rsidRDefault="00974622" w:rsidP="00974622">
      <w:pPr>
        <w:pStyle w:val="Ttulo2"/>
        <w:rPr>
          <w:rFonts w:ascii="Montserrat" w:hAnsi="Montserrat"/>
          <w:sz w:val="20"/>
          <w:szCs w:val="20"/>
        </w:rPr>
      </w:pPr>
      <w:bookmarkStart w:id="238" w:name="_Toc57999861"/>
      <w:r>
        <w:rPr>
          <w:rFonts w:ascii="Montserrat" w:hAnsi="Montserrat"/>
          <w:sz w:val="20"/>
          <w:szCs w:val="20"/>
        </w:rPr>
        <w:t>Petición rechazada</w:t>
      </w:r>
      <w:r w:rsidRPr="006513AB">
        <w:rPr>
          <w:rFonts w:ascii="Montserrat" w:hAnsi="Montserrat"/>
          <w:sz w:val="20"/>
          <w:szCs w:val="20"/>
        </w:rPr>
        <w:t xml:space="preserve"> &gt;</w:t>
      </w:r>
      <w:bookmarkEnd w:id="238"/>
    </w:p>
    <w:p w14:paraId="761C9203" w14:textId="77777777" w:rsidR="00974622" w:rsidRPr="00CE6B7B" w:rsidRDefault="00974622" w:rsidP="00974622">
      <w:pPr>
        <w:pStyle w:val="Ttulo1"/>
        <w:rPr>
          <w:rFonts w:ascii="Montserrat" w:hAnsi="Montserrat"/>
          <w:b w:val="0"/>
          <w:bCs w:val="0"/>
          <w:color w:val="0000FF"/>
          <w:kern w:val="0"/>
          <w:sz w:val="20"/>
          <w:szCs w:val="20"/>
        </w:rPr>
      </w:pPr>
      <w:bookmarkStart w:id="239" w:name="_Toc57999862"/>
      <w:r w:rsidRPr="006513AB">
        <w:rPr>
          <w:rFonts w:ascii="Montserrat" w:hAnsi="Montserrat"/>
          <w:sz w:val="20"/>
          <w:szCs w:val="20"/>
        </w:rPr>
        <w:t>TIPO ENTRADA/SALIDA</w:t>
      </w:r>
      <w:bookmarkEnd w:id="239"/>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974622" w:rsidRPr="006513AB" w14:paraId="176F5E27"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411A7593"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2F1D70C7"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177C5D1C"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190CB458"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Volumen</w:t>
            </w:r>
          </w:p>
        </w:tc>
      </w:tr>
      <w:tr w:rsidR="00974622" w:rsidRPr="006513AB" w14:paraId="7A60E210"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267BAAE7" w14:textId="77777777" w:rsidR="00974622" w:rsidRPr="000E0F98" w:rsidRDefault="00974622" w:rsidP="00BA0B9D">
            <w:pPr>
              <w:pStyle w:val="TableHeading0"/>
              <w:rPr>
                <w:rFonts w:ascii="Montserrat" w:hAnsi="Montserrat" w:cs="Arial"/>
                <w:b w:val="0"/>
                <w:lang w:val="es-MX"/>
              </w:rPr>
            </w:pPr>
            <w:r>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71582440" w14:textId="77777777" w:rsidR="00974622" w:rsidRPr="000E0F98" w:rsidRDefault="00974622" w:rsidP="00BA0B9D">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5D739E43" w14:textId="77777777" w:rsidR="00974622" w:rsidRPr="000E0F98" w:rsidRDefault="00974622" w:rsidP="00BA0B9D">
            <w:pPr>
              <w:pStyle w:val="TableHeading0"/>
              <w:rPr>
                <w:rFonts w:ascii="Montserrat" w:hAnsi="Montserrat" w:cs="Arial"/>
                <w:b w:val="0"/>
                <w:lang w:val="es-MX"/>
              </w:rPr>
            </w:pPr>
            <w:r>
              <w:rPr>
                <w:rFonts w:ascii="Montserrat" w:hAnsi="Montserrat" w:cs="Arial"/>
                <w:b w:val="0"/>
                <w:lang w:val="es-MX"/>
              </w:rPr>
              <w:t>HTML</w:t>
            </w:r>
          </w:p>
        </w:tc>
        <w:tc>
          <w:tcPr>
            <w:tcW w:w="2073" w:type="dxa"/>
            <w:tcBorders>
              <w:top w:val="single" w:sz="6" w:space="0" w:color="auto"/>
              <w:left w:val="single" w:sz="6" w:space="0" w:color="auto"/>
              <w:bottom w:val="single" w:sz="6" w:space="0" w:color="auto"/>
              <w:right w:val="single" w:sz="6" w:space="0" w:color="auto"/>
            </w:tcBorders>
            <w:vAlign w:val="center"/>
          </w:tcPr>
          <w:p w14:paraId="378B69A6" w14:textId="182C7E2F" w:rsidR="00974622" w:rsidRPr="000E0F98" w:rsidRDefault="00F04A5B" w:rsidP="00BA0B9D">
            <w:pPr>
              <w:pStyle w:val="TableHeading0"/>
              <w:rPr>
                <w:rFonts w:ascii="Montserrat" w:hAnsi="Montserrat" w:cs="Arial"/>
                <w:b w:val="0"/>
                <w:lang w:val="es-MX"/>
              </w:rPr>
            </w:pPr>
            <w:r>
              <w:rPr>
                <w:rFonts w:ascii="Montserrat" w:hAnsi="Montserrat" w:cs="Arial"/>
                <w:b w:val="0"/>
                <w:lang w:val="es-MX"/>
              </w:rPr>
              <w:t>Se estima en promedio 359 consultas por día.</w:t>
            </w:r>
          </w:p>
        </w:tc>
      </w:tr>
    </w:tbl>
    <w:p w14:paraId="71CD7B11" w14:textId="77777777" w:rsidR="00974622" w:rsidRPr="00675A9C" w:rsidRDefault="00974622" w:rsidP="00974622">
      <w:pPr>
        <w:pStyle w:val="Ttulo1"/>
        <w:rPr>
          <w:rFonts w:ascii="Montserrat" w:hAnsi="Montserrat"/>
          <w:sz w:val="20"/>
          <w:szCs w:val="20"/>
        </w:rPr>
      </w:pPr>
      <w:bookmarkStart w:id="240" w:name="_Toc57999863"/>
      <w:r w:rsidRPr="006513AB">
        <w:rPr>
          <w:rFonts w:ascii="Montserrat" w:hAnsi="Montserrat"/>
          <w:sz w:val="20"/>
          <w:szCs w:val="20"/>
        </w:rPr>
        <w:t>TRANSMISIÓN DE DATOS</w:t>
      </w:r>
      <w:bookmarkEnd w:id="240"/>
      <w:r w:rsidRPr="006513AB">
        <w:rPr>
          <w:rStyle w:val="InfoHiddenChar"/>
          <w:rFonts w:ascii="Montserrat" w:hAnsi="Montserrat"/>
          <w:i w:val="0"/>
          <w:sz w:val="20"/>
          <w:szCs w:val="20"/>
        </w:rPr>
        <w:t>[Fase: Análisis] [Etapa: Especificación Funcional] (ACSN)</w:t>
      </w:r>
    </w:p>
    <w:p w14:paraId="72F733BC" w14:textId="77777777" w:rsidR="00974622" w:rsidRPr="006513AB" w:rsidRDefault="00974622" w:rsidP="00974622">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1088972E" w14:textId="77777777" w:rsidR="00974622" w:rsidRPr="006513AB" w:rsidRDefault="00974622" w:rsidP="00974622">
      <w:pPr>
        <w:pStyle w:val="InfoHidden"/>
        <w:rPr>
          <w:rFonts w:ascii="Montserrat" w:hAnsi="Montserrat" w:cs="Arial"/>
        </w:rPr>
      </w:pPr>
    </w:p>
    <w:p w14:paraId="631C7821" w14:textId="77777777" w:rsidR="00974622" w:rsidRPr="006513AB" w:rsidRDefault="00974622" w:rsidP="00974622">
      <w:pPr>
        <w:pStyle w:val="InfoHidden"/>
        <w:rPr>
          <w:rFonts w:ascii="Montserrat" w:hAnsi="Montserrat" w:cs="Arial"/>
        </w:rPr>
      </w:pPr>
      <w:r w:rsidRPr="006513AB">
        <w:rPr>
          <w:rFonts w:ascii="Montserrat" w:hAnsi="Montserrat" w:cs="Arial"/>
        </w:rPr>
        <w:t>Ejemplo:</w:t>
      </w:r>
    </w:p>
    <w:p w14:paraId="56398193" w14:textId="77777777" w:rsidR="00974622" w:rsidRPr="006513AB" w:rsidRDefault="00974622" w:rsidP="00974622">
      <w:pPr>
        <w:pStyle w:val="InfoHidden"/>
        <w:rPr>
          <w:rFonts w:ascii="Montserrat" w:hAnsi="Montserrat" w:cs="Arial"/>
        </w:rPr>
      </w:pPr>
    </w:p>
    <w:p w14:paraId="772CBA58" w14:textId="77777777" w:rsidR="00974622" w:rsidRPr="006513AB" w:rsidRDefault="00974622" w:rsidP="00974622">
      <w:pPr>
        <w:pStyle w:val="InfoHidden"/>
        <w:rPr>
          <w:rFonts w:ascii="Montserrat" w:hAnsi="Montserrat" w:cs="Arial"/>
        </w:rPr>
      </w:pPr>
      <w:r w:rsidRPr="006513AB">
        <w:rPr>
          <w:rFonts w:ascii="Montserrat" w:hAnsi="Montserrat" w:cs="Arial"/>
        </w:rPr>
        <w:t>Conversión de archivos de un formato a otro sin pérdida de información</w:t>
      </w:r>
    </w:p>
    <w:p w14:paraId="09F5A8ED" w14:textId="77777777" w:rsidR="00974622" w:rsidRPr="006513AB" w:rsidRDefault="00974622" w:rsidP="00974622">
      <w:pPr>
        <w:pStyle w:val="InfoHidden"/>
        <w:rPr>
          <w:rFonts w:ascii="Montserrat" w:hAnsi="Montserrat" w:cs="Arial"/>
        </w:rPr>
      </w:pPr>
      <w:r w:rsidRPr="006513AB">
        <w:rPr>
          <w:rFonts w:ascii="Montserrat" w:hAnsi="Montserrat" w:cs="Arial"/>
        </w:rPr>
        <w:t>Rutinas de validación de información</w:t>
      </w:r>
    </w:p>
    <w:p w14:paraId="305E2F64" w14:textId="77777777" w:rsidR="00974622" w:rsidRPr="006513AB" w:rsidRDefault="00974622" w:rsidP="00974622">
      <w:pPr>
        <w:pStyle w:val="InfoHidden"/>
        <w:rPr>
          <w:rFonts w:ascii="Montserrat" w:hAnsi="Montserrat" w:cs="Arial"/>
        </w:rPr>
      </w:pPr>
      <w:r w:rsidRPr="006513AB">
        <w:rPr>
          <w:rFonts w:ascii="Montserrat" w:hAnsi="Montserrat" w:cs="Arial"/>
        </w:rPr>
        <w:t>Herramientas automatizadas de conversión</w:t>
      </w:r>
    </w:p>
    <w:p w14:paraId="284CD803" w14:textId="77777777" w:rsidR="00974622" w:rsidRPr="006513AB" w:rsidRDefault="00974622" w:rsidP="00974622">
      <w:pPr>
        <w:pStyle w:val="InfoHidden"/>
        <w:rPr>
          <w:rFonts w:ascii="Montserrat" w:hAnsi="Montserrat" w:cs="Arial"/>
        </w:rPr>
      </w:pPr>
    </w:p>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619"/>
        <w:gridCol w:w="1417"/>
        <w:gridCol w:w="1276"/>
      </w:tblGrid>
      <w:tr w:rsidR="00974622" w:rsidRPr="006513AB" w14:paraId="2EEC4856"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2707A5E9"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6B74A5AC"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7504A301"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4DEE5061"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Tamaño</w:t>
            </w:r>
          </w:p>
        </w:tc>
        <w:tc>
          <w:tcPr>
            <w:tcW w:w="1619" w:type="dxa"/>
            <w:tcBorders>
              <w:top w:val="single" w:sz="6" w:space="0" w:color="auto"/>
              <w:left w:val="single" w:sz="6" w:space="0" w:color="auto"/>
              <w:bottom w:val="single" w:sz="6" w:space="0" w:color="auto"/>
              <w:right w:val="single" w:sz="6" w:space="0" w:color="auto"/>
            </w:tcBorders>
            <w:shd w:val="clear" w:color="auto" w:fill="A6A6A6"/>
            <w:vAlign w:val="center"/>
          </w:tcPr>
          <w:p w14:paraId="4A8E6C2F"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Referencia</w:t>
            </w:r>
          </w:p>
        </w:tc>
        <w:tc>
          <w:tcPr>
            <w:tcW w:w="1417" w:type="dxa"/>
            <w:tcBorders>
              <w:top w:val="single" w:sz="6" w:space="0" w:color="auto"/>
              <w:left w:val="single" w:sz="6" w:space="0" w:color="auto"/>
              <w:bottom w:val="single" w:sz="6" w:space="0" w:color="auto"/>
              <w:right w:val="single" w:sz="6" w:space="0" w:color="auto"/>
            </w:tcBorders>
            <w:shd w:val="clear" w:color="auto" w:fill="A6A6A6"/>
            <w:vAlign w:val="center"/>
          </w:tcPr>
          <w:p w14:paraId="54D923D6"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Asociación</w:t>
            </w:r>
          </w:p>
        </w:tc>
        <w:tc>
          <w:tcPr>
            <w:tcW w:w="1276" w:type="dxa"/>
            <w:tcBorders>
              <w:top w:val="single" w:sz="6" w:space="0" w:color="auto"/>
              <w:left w:val="single" w:sz="6" w:space="0" w:color="auto"/>
              <w:bottom w:val="single" w:sz="6" w:space="0" w:color="auto"/>
              <w:right w:val="single" w:sz="6" w:space="0" w:color="auto"/>
            </w:tcBorders>
            <w:shd w:val="clear" w:color="auto" w:fill="A6A6A6"/>
            <w:vAlign w:val="center"/>
          </w:tcPr>
          <w:p w14:paraId="29409DA3" w14:textId="77777777" w:rsidR="00974622" w:rsidRPr="006513AB" w:rsidRDefault="00974622" w:rsidP="00BA0B9D">
            <w:pPr>
              <w:pStyle w:val="TableHeading0"/>
              <w:rPr>
                <w:rFonts w:ascii="Montserrat" w:hAnsi="Montserrat" w:cs="Arial"/>
                <w:lang w:val="es-MX"/>
              </w:rPr>
            </w:pPr>
            <w:r w:rsidRPr="006513AB">
              <w:rPr>
                <w:rFonts w:ascii="Montserrat" w:hAnsi="Montserrat" w:cs="Arial"/>
                <w:lang w:val="es-MX"/>
              </w:rPr>
              <w:t>Ejemplo</w:t>
            </w:r>
          </w:p>
        </w:tc>
      </w:tr>
      <w:tr w:rsidR="00974622" w:rsidRPr="006513AB" w14:paraId="0DB27822"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399FE814" w14:textId="77777777" w:rsidR="00974622" w:rsidRPr="000E0F98" w:rsidRDefault="00974622" w:rsidP="00BA0B9D">
            <w:pPr>
              <w:pStyle w:val="TableHeading0"/>
              <w:rPr>
                <w:rFonts w:ascii="Montserrat" w:hAnsi="Montserrat" w:cs="Arial"/>
                <w:b w:val="0"/>
                <w:lang w:val="es-MX"/>
              </w:rPr>
            </w:pPr>
            <w:r w:rsidRPr="000E0F98">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46972321" w14:textId="77777777" w:rsidR="00974622" w:rsidRPr="000E0F98" w:rsidRDefault="00974622" w:rsidP="00BA0B9D">
            <w:pPr>
              <w:pStyle w:val="TableHeading0"/>
              <w:rPr>
                <w:rFonts w:ascii="Montserrat" w:hAnsi="Montserrat" w:cs="Arial"/>
                <w:b w:val="0"/>
                <w:lang w:val="es-MX"/>
              </w:rPr>
            </w:pPr>
            <w:r>
              <w:rPr>
                <w:rFonts w:ascii="Montserrat" w:hAnsi="Montserrat" w:cs="Arial"/>
                <w:b w:val="0"/>
                <w:lang w:val="es-MX"/>
              </w:rPr>
              <w:t>RFC emisor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2F2B76FD" w14:textId="57BF4E2F" w:rsidR="00974622" w:rsidRPr="000E0F98" w:rsidRDefault="00974622" w:rsidP="00BA0B9D">
            <w:pPr>
              <w:pStyle w:val="TableHeading0"/>
              <w:rPr>
                <w:rFonts w:ascii="Montserrat" w:hAnsi="Montserrat" w:cs="Arial"/>
                <w:b w:val="0"/>
                <w:lang w:val="es-MX"/>
              </w:rPr>
            </w:pPr>
            <w:r>
              <w:rPr>
                <w:rFonts w:ascii="Montserrat" w:hAnsi="Montserrat" w:cs="Arial"/>
                <w:b w:val="0"/>
                <w:lang w:val="es-MX"/>
              </w:rPr>
              <w:t xml:space="preserve">13  </w:t>
            </w:r>
          </w:p>
        </w:tc>
        <w:tc>
          <w:tcPr>
            <w:tcW w:w="1498" w:type="dxa"/>
            <w:tcBorders>
              <w:top w:val="single" w:sz="6" w:space="0" w:color="auto"/>
              <w:left w:val="single" w:sz="6" w:space="0" w:color="auto"/>
              <w:bottom w:val="single" w:sz="6" w:space="0" w:color="auto"/>
              <w:right w:val="single" w:sz="6" w:space="0" w:color="auto"/>
            </w:tcBorders>
            <w:vAlign w:val="center"/>
          </w:tcPr>
          <w:p w14:paraId="3180A51F" w14:textId="77777777" w:rsidR="00974622" w:rsidRPr="000E0F98" w:rsidRDefault="00974622" w:rsidP="00BA0B9D">
            <w:pPr>
              <w:pStyle w:val="TableHeading0"/>
              <w:rPr>
                <w:rFonts w:ascii="Montserrat" w:hAnsi="Montserrat" w:cs="Arial"/>
                <w:b w:val="0"/>
                <w:lang w:val="es-MX"/>
              </w:rPr>
            </w:pPr>
            <w:r>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2F4B6E9B" w14:textId="77777777" w:rsidR="00974622" w:rsidRPr="000E0F98" w:rsidRDefault="00974622" w:rsidP="00BA0B9D">
            <w:pPr>
              <w:pStyle w:val="TableHeading0"/>
              <w:rPr>
                <w:rFonts w:ascii="Montserrat" w:hAnsi="Montserrat" w:cs="Arial"/>
                <w:b w:val="0"/>
                <w:lang w:val="es-MX"/>
              </w:rPr>
            </w:pPr>
            <w:r>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7BDEE9B3" w14:textId="77777777" w:rsidR="00974622" w:rsidRPr="000E0F98" w:rsidRDefault="00974622" w:rsidP="00BA0B9D">
            <w:pPr>
              <w:pStyle w:val="TableHeading0"/>
              <w:rPr>
                <w:rFonts w:ascii="Montserrat" w:hAnsi="Montserrat" w:cs="Arial"/>
                <w:b w:val="0"/>
                <w:lang w:val="es-MX"/>
              </w:rPr>
            </w:pPr>
            <w:r>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31B87D7A" w14:textId="77777777" w:rsidR="00974622" w:rsidRPr="005E63F1" w:rsidRDefault="00974622" w:rsidP="00BA0B9D">
            <w:pPr>
              <w:jc w:val="center"/>
              <w:rPr>
                <w:rFonts w:ascii="Montserrat" w:hAnsi="Montserrat" w:cs="Arial"/>
                <w:sz w:val="18"/>
                <w:szCs w:val="19"/>
              </w:rPr>
            </w:pPr>
            <w:r w:rsidRPr="005E63F1">
              <w:rPr>
                <w:rFonts w:ascii="Montserrat" w:hAnsi="Montserrat" w:cs="Arial"/>
                <w:sz w:val="18"/>
              </w:rPr>
              <w:t>“AAAA560522T96”</w:t>
            </w:r>
          </w:p>
        </w:tc>
      </w:tr>
      <w:tr w:rsidR="0023499C" w:rsidRPr="006513AB" w14:paraId="14832A86"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852DD84" w14:textId="75A81DBE" w:rsidR="0023499C" w:rsidRPr="000E0F98" w:rsidRDefault="0023499C" w:rsidP="0023499C">
            <w:pPr>
              <w:pStyle w:val="TableHeading0"/>
              <w:rPr>
                <w:rFonts w:ascii="Montserrat" w:hAnsi="Montserrat" w:cs="Arial"/>
                <w:b w:val="0"/>
                <w:lang w:val="es-MX"/>
              </w:rPr>
            </w:pPr>
            <w:r>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2E08DD75" w14:textId="0B36C606" w:rsidR="0023499C" w:rsidRDefault="0023499C" w:rsidP="0023499C">
            <w:pPr>
              <w:pStyle w:val="TableHeading0"/>
              <w:rPr>
                <w:rFonts w:ascii="Montserrat" w:hAnsi="Montserrat" w:cs="Arial"/>
                <w:b w:val="0"/>
                <w:lang w:val="es-MX"/>
              </w:rPr>
            </w:pPr>
            <w:r>
              <w:rPr>
                <w:rFonts w:ascii="Montserrat" w:hAnsi="Montserrat" w:cs="Arial"/>
                <w:b w:val="0"/>
                <w:lang w:val="es-MX"/>
              </w:rPr>
              <w:t>RFC del adquirente consultado</w:t>
            </w:r>
          </w:p>
        </w:tc>
        <w:tc>
          <w:tcPr>
            <w:tcW w:w="1232" w:type="dxa"/>
            <w:tcBorders>
              <w:top w:val="single" w:sz="6" w:space="0" w:color="auto"/>
              <w:left w:val="single" w:sz="6" w:space="0" w:color="auto"/>
              <w:bottom w:val="single" w:sz="6" w:space="0" w:color="auto"/>
              <w:right w:val="single" w:sz="6" w:space="0" w:color="auto"/>
            </w:tcBorders>
            <w:vAlign w:val="center"/>
          </w:tcPr>
          <w:p w14:paraId="25249671" w14:textId="4F5787BB" w:rsidR="0023499C" w:rsidRDefault="0023499C" w:rsidP="0023499C">
            <w:pPr>
              <w:pStyle w:val="TableHeading0"/>
              <w:rPr>
                <w:rFonts w:ascii="Montserrat" w:hAnsi="Montserrat" w:cs="Arial"/>
                <w:b w:val="0"/>
                <w:lang w:val="es-MX"/>
              </w:rPr>
            </w:pPr>
            <w:r>
              <w:rPr>
                <w:rFonts w:ascii="Montserrat" w:hAnsi="Montserrat" w:cs="Arial"/>
                <w:b w:val="0"/>
                <w:lang w:val="es-MX"/>
              </w:rPr>
              <w:t xml:space="preserve">12-13  </w:t>
            </w:r>
          </w:p>
        </w:tc>
        <w:tc>
          <w:tcPr>
            <w:tcW w:w="1498" w:type="dxa"/>
            <w:tcBorders>
              <w:top w:val="single" w:sz="6" w:space="0" w:color="auto"/>
              <w:left w:val="single" w:sz="6" w:space="0" w:color="auto"/>
              <w:bottom w:val="single" w:sz="6" w:space="0" w:color="auto"/>
              <w:right w:val="single" w:sz="6" w:space="0" w:color="auto"/>
            </w:tcBorders>
            <w:vAlign w:val="center"/>
          </w:tcPr>
          <w:p w14:paraId="07AC24BA" w14:textId="6BFEE992" w:rsidR="0023499C" w:rsidRDefault="0023499C" w:rsidP="0023499C">
            <w:pPr>
              <w:pStyle w:val="TableHeading0"/>
              <w:rPr>
                <w:rFonts w:ascii="Montserrat" w:hAnsi="Montserrat" w:cs="Arial"/>
                <w:b w:val="0"/>
                <w:lang w:val="es-MX"/>
              </w:rPr>
            </w:pPr>
            <w:r>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7209A578" w14:textId="2D5381AC" w:rsidR="0023499C" w:rsidRDefault="0023499C" w:rsidP="0023499C">
            <w:pPr>
              <w:pStyle w:val="TableHeading0"/>
              <w:rPr>
                <w:rFonts w:ascii="Montserrat" w:hAnsi="Montserrat" w:cs="Arial"/>
                <w:b w:val="0"/>
                <w:lang w:val="es-MX"/>
              </w:rPr>
            </w:pPr>
            <w:r>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771DEBBE" w14:textId="77A2723B" w:rsidR="0023499C" w:rsidRDefault="0023499C" w:rsidP="0023499C">
            <w:pPr>
              <w:pStyle w:val="TableHeading0"/>
              <w:rPr>
                <w:rFonts w:ascii="Montserrat" w:hAnsi="Montserrat" w:cs="Arial"/>
                <w:b w:val="0"/>
                <w:lang w:val="es-MX"/>
              </w:rPr>
            </w:pPr>
            <w:r>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51E9E1AA" w14:textId="2E053DF7" w:rsidR="0023499C" w:rsidRPr="005E63F1" w:rsidRDefault="0023499C" w:rsidP="0023499C">
            <w:pPr>
              <w:jc w:val="center"/>
              <w:rPr>
                <w:rFonts w:ascii="Montserrat" w:hAnsi="Montserrat" w:cs="Arial"/>
                <w:sz w:val="18"/>
              </w:rPr>
            </w:pPr>
            <w:r w:rsidRPr="005E63F1">
              <w:rPr>
                <w:rFonts w:ascii="Montserrat" w:hAnsi="Montserrat" w:cs="Arial"/>
                <w:sz w:val="18"/>
              </w:rPr>
              <w:t>“AAAA560522T96”</w:t>
            </w:r>
          </w:p>
        </w:tc>
      </w:tr>
      <w:tr w:rsidR="00C43722" w:rsidRPr="006513AB" w14:paraId="01B55DBA"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C7629C9" w14:textId="096940CC" w:rsidR="00C43722" w:rsidRDefault="00C43722" w:rsidP="00C43722">
            <w:pPr>
              <w:pStyle w:val="TableHeading0"/>
              <w:rPr>
                <w:rFonts w:ascii="Montserrat" w:hAnsi="Montserrat" w:cs="Arial"/>
                <w:b w:val="0"/>
                <w:lang w:val="es-MX"/>
              </w:rPr>
            </w:pPr>
            <w:r>
              <w:rPr>
                <w:rFonts w:ascii="Montserrat" w:hAnsi="Montserrat" w:cs="Arial"/>
                <w:b w:val="0"/>
                <w:lang w:val="es-MX"/>
              </w:rPr>
              <w:t>3</w:t>
            </w:r>
          </w:p>
        </w:tc>
        <w:tc>
          <w:tcPr>
            <w:tcW w:w="1204" w:type="dxa"/>
            <w:tcBorders>
              <w:top w:val="single" w:sz="6" w:space="0" w:color="auto"/>
              <w:left w:val="single" w:sz="6" w:space="0" w:color="auto"/>
              <w:bottom w:val="single" w:sz="6" w:space="0" w:color="auto"/>
              <w:right w:val="single" w:sz="6" w:space="0" w:color="auto"/>
            </w:tcBorders>
            <w:vAlign w:val="center"/>
          </w:tcPr>
          <w:p w14:paraId="3C2DE341" w14:textId="35C492ED" w:rsidR="00C43722" w:rsidRDefault="00C43722" w:rsidP="00C43722">
            <w:pPr>
              <w:pStyle w:val="TableHeading0"/>
              <w:rPr>
                <w:rFonts w:ascii="Montserrat" w:hAnsi="Montserrat" w:cs="Arial"/>
                <w:b w:val="0"/>
                <w:lang w:val="es-MX"/>
              </w:rPr>
            </w:pPr>
            <w:r>
              <w:rPr>
                <w:rFonts w:ascii="Montserrat" w:hAnsi="Montserrat" w:cs="Arial"/>
                <w:b w:val="0"/>
                <w:lang w:val="es-MX"/>
              </w:rPr>
              <w:t>RFC del prestador de servicios</w:t>
            </w:r>
          </w:p>
        </w:tc>
        <w:tc>
          <w:tcPr>
            <w:tcW w:w="1232" w:type="dxa"/>
            <w:tcBorders>
              <w:top w:val="single" w:sz="6" w:space="0" w:color="auto"/>
              <w:left w:val="single" w:sz="6" w:space="0" w:color="auto"/>
              <w:bottom w:val="single" w:sz="6" w:space="0" w:color="auto"/>
              <w:right w:val="single" w:sz="6" w:space="0" w:color="auto"/>
            </w:tcBorders>
            <w:vAlign w:val="center"/>
          </w:tcPr>
          <w:p w14:paraId="47740948" w14:textId="2EA531B7" w:rsidR="00C43722" w:rsidRDefault="00C43722" w:rsidP="00C43722">
            <w:pPr>
              <w:pStyle w:val="TableHeading0"/>
              <w:rPr>
                <w:rFonts w:ascii="Montserrat" w:hAnsi="Montserrat" w:cs="Arial"/>
                <w:b w:val="0"/>
                <w:lang w:val="es-MX"/>
              </w:rPr>
            </w:pPr>
            <w:r>
              <w:rPr>
                <w:rFonts w:ascii="Montserrat" w:hAnsi="Montserrat" w:cs="Arial"/>
                <w:b w:val="0"/>
                <w:lang w:val="es-MX"/>
              </w:rPr>
              <w:t xml:space="preserve">12  </w:t>
            </w:r>
          </w:p>
        </w:tc>
        <w:tc>
          <w:tcPr>
            <w:tcW w:w="1498" w:type="dxa"/>
            <w:tcBorders>
              <w:top w:val="single" w:sz="6" w:space="0" w:color="auto"/>
              <w:left w:val="single" w:sz="6" w:space="0" w:color="auto"/>
              <w:bottom w:val="single" w:sz="6" w:space="0" w:color="auto"/>
              <w:right w:val="single" w:sz="6" w:space="0" w:color="auto"/>
            </w:tcBorders>
            <w:vAlign w:val="center"/>
          </w:tcPr>
          <w:p w14:paraId="4994F2BC" w14:textId="05D78730"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7230FF7E" w14:textId="3869DD7B"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5CC685E0" w14:textId="5062957E"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470ABB04" w14:textId="74CE7F61" w:rsidR="00C43722" w:rsidRPr="005E63F1" w:rsidRDefault="00C43722" w:rsidP="00C43722">
            <w:pPr>
              <w:jc w:val="center"/>
              <w:rPr>
                <w:rFonts w:ascii="Montserrat" w:hAnsi="Montserrat" w:cs="Arial"/>
                <w:sz w:val="18"/>
              </w:rPr>
            </w:pPr>
            <w:r>
              <w:rPr>
                <w:rFonts w:ascii="Montserrat" w:hAnsi="Montserrat" w:cs="Arial"/>
                <w:sz w:val="18"/>
              </w:rPr>
              <w:t>“A</w:t>
            </w:r>
            <w:r w:rsidRPr="005E63F1">
              <w:rPr>
                <w:rFonts w:ascii="Montserrat" w:hAnsi="Montserrat" w:cs="Arial"/>
                <w:sz w:val="18"/>
              </w:rPr>
              <w:t>AA560522T96”</w:t>
            </w:r>
          </w:p>
        </w:tc>
      </w:tr>
      <w:tr w:rsidR="00C43722" w:rsidRPr="006513AB" w14:paraId="5BF94205"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F943756" w14:textId="5397549D" w:rsidR="00C43722" w:rsidRDefault="00C43722" w:rsidP="00C43722">
            <w:pPr>
              <w:pStyle w:val="TableHeading0"/>
              <w:rPr>
                <w:rFonts w:ascii="Montserrat" w:hAnsi="Montserrat" w:cs="Arial"/>
                <w:b w:val="0"/>
                <w:lang w:val="es-MX"/>
              </w:rPr>
            </w:pPr>
            <w:r>
              <w:rPr>
                <w:rFonts w:ascii="Montserrat" w:hAnsi="Montserrat" w:cs="Arial"/>
                <w:b w:val="0"/>
                <w:lang w:val="es-MX"/>
              </w:rPr>
              <w:t>4</w:t>
            </w:r>
          </w:p>
        </w:tc>
        <w:tc>
          <w:tcPr>
            <w:tcW w:w="1204" w:type="dxa"/>
            <w:tcBorders>
              <w:top w:val="single" w:sz="6" w:space="0" w:color="auto"/>
              <w:left w:val="single" w:sz="6" w:space="0" w:color="auto"/>
              <w:bottom w:val="single" w:sz="6" w:space="0" w:color="auto"/>
              <w:right w:val="single" w:sz="6" w:space="0" w:color="auto"/>
            </w:tcBorders>
            <w:vAlign w:val="center"/>
          </w:tcPr>
          <w:p w14:paraId="541BCF29" w14:textId="1CB121D1" w:rsidR="00C43722" w:rsidRDefault="00C43722" w:rsidP="00C43722">
            <w:pPr>
              <w:pStyle w:val="TableHeading0"/>
              <w:rPr>
                <w:rFonts w:ascii="Montserrat" w:hAnsi="Montserrat" w:cs="Arial"/>
                <w:b w:val="0"/>
                <w:lang w:val="es-MX"/>
              </w:rPr>
            </w:pPr>
            <w:r>
              <w:rPr>
                <w:rFonts w:ascii="Montserrat" w:hAnsi="Montserrat" w:cs="Arial"/>
                <w:b w:val="0"/>
                <w:lang w:val="es-MX"/>
              </w:rPr>
              <w:t>Motivo de rechazo</w:t>
            </w:r>
          </w:p>
        </w:tc>
        <w:tc>
          <w:tcPr>
            <w:tcW w:w="1232" w:type="dxa"/>
            <w:tcBorders>
              <w:top w:val="single" w:sz="6" w:space="0" w:color="auto"/>
              <w:left w:val="single" w:sz="6" w:space="0" w:color="auto"/>
              <w:bottom w:val="single" w:sz="6" w:space="0" w:color="auto"/>
              <w:right w:val="single" w:sz="6" w:space="0" w:color="auto"/>
            </w:tcBorders>
            <w:vAlign w:val="center"/>
          </w:tcPr>
          <w:p w14:paraId="49E72778" w14:textId="311827E2" w:rsidR="00C43722" w:rsidRDefault="00C43722" w:rsidP="00C43722">
            <w:pPr>
              <w:pStyle w:val="TableHeading0"/>
              <w:rPr>
                <w:rFonts w:ascii="Montserrat" w:hAnsi="Montserrat" w:cs="Arial"/>
                <w:b w:val="0"/>
                <w:lang w:val="es-MX"/>
              </w:rPr>
            </w:pPr>
            <w:r>
              <w:rPr>
                <w:rFonts w:ascii="Montserrat" w:hAnsi="Montserrat" w:cs="Arial"/>
                <w:b w:val="0"/>
                <w:lang w:val="es-MX"/>
              </w:rPr>
              <w:t>Texto</w:t>
            </w:r>
          </w:p>
        </w:tc>
        <w:tc>
          <w:tcPr>
            <w:tcW w:w="1498" w:type="dxa"/>
            <w:tcBorders>
              <w:top w:val="single" w:sz="6" w:space="0" w:color="auto"/>
              <w:left w:val="single" w:sz="6" w:space="0" w:color="auto"/>
              <w:bottom w:val="single" w:sz="6" w:space="0" w:color="auto"/>
              <w:right w:val="single" w:sz="6" w:space="0" w:color="auto"/>
            </w:tcBorders>
            <w:vAlign w:val="center"/>
          </w:tcPr>
          <w:p w14:paraId="43E1FCB0" w14:textId="69EAF24E"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4FA7BA76" w14:textId="736D1C42"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70A9287E" w14:textId="27341C84"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24834BA2" w14:textId="2F17570B" w:rsidR="00C43722" w:rsidRPr="005E63F1" w:rsidRDefault="00C43722" w:rsidP="00C43722">
            <w:pPr>
              <w:jc w:val="center"/>
              <w:rPr>
                <w:rFonts w:ascii="Montserrat" w:hAnsi="Montserrat" w:cs="Arial"/>
                <w:sz w:val="18"/>
              </w:rPr>
            </w:pPr>
            <w:r w:rsidRPr="005E63F1">
              <w:rPr>
                <w:rFonts w:ascii="Montserrat" w:hAnsi="Montserrat" w:cs="Arial"/>
                <w:sz w:val="18"/>
              </w:rPr>
              <w:t>“</w:t>
            </w:r>
            <w:r w:rsidRPr="005E63F1">
              <w:rPr>
                <w:rStyle w:val="Fuerte"/>
                <w:rFonts w:ascii="Montserrat" w:hAnsi="Montserrat" w:cs="Arial"/>
                <w:b w:val="0"/>
                <w:sz w:val="18"/>
              </w:rPr>
              <w:t>Certificado de Sello Digital inválido</w:t>
            </w:r>
            <w:r w:rsidRPr="005E63F1">
              <w:rPr>
                <w:rFonts w:ascii="Montserrat" w:hAnsi="Montserrat" w:cs="Arial"/>
                <w:sz w:val="18"/>
              </w:rPr>
              <w:t>”</w:t>
            </w:r>
          </w:p>
        </w:tc>
      </w:tr>
      <w:tr w:rsidR="00C43722" w:rsidRPr="006513AB" w14:paraId="6FE434B6"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00788A1F" w14:textId="12D7F972" w:rsidR="00C43722" w:rsidRPr="000E0F98" w:rsidRDefault="00C43722" w:rsidP="00C43722">
            <w:pPr>
              <w:pStyle w:val="TableHeading0"/>
              <w:rPr>
                <w:rFonts w:ascii="Montserrat" w:hAnsi="Montserrat" w:cs="Arial"/>
                <w:b w:val="0"/>
                <w:lang w:val="es-MX"/>
              </w:rPr>
            </w:pPr>
            <w:r>
              <w:rPr>
                <w:rFonts w:ascii="Montserrat" w:hAnsi="Montserrat" w:cs="Arial"/>
                <w:b w:val="0"/>
                <w:lang w:val="es-MX"/>
              </w:rPr>
              <w:t>5</w:t>
            </w:r>
          </w:p>
        </w:tc>
        <w:tc>
          <w:tcPr>
            <w:tcW w:w="1204" w:type="dxa"/>
            <w:tcBorders>
              <w:top w:val="single" w:sz="6" w:space="0" w:color="auto"/>
              <w:left w:val="single" w:sz="6" w:space="0" w:color="auto"/>
              <w:bottom w:val="single" w:sz="6" w:space="0" w:color="auto"/>
              <w:right w:val="single" w:sz="6" w:space="0" w:color="auto"/>
            </w:tcBorders>
            <w:vAlign w:val="center"/>
          </w:tcPr>
          <w:p w14:paraId="2B576DA0" w14:textId="068757A2" w:rsidR="00C43722" w:rsidRDefault="00C43722" w:rsidP="00C43722">
            <w:pPr>
              <w:pStyle w:val="TableHeading0"/>
              <w:rPr>
                <w:rFonts w:ascii="Montserrat" w:hAnsi="Montserrat" w:cs="Arial"/>
                <w:b w:val="0"/>
                <w:lang w:val="es-MX"/>
              </w:rPr>
            </w:pPr>
            <w:r>
              <w:rPr>
                <w:rFonts w:ascii="Montserrat" w:hAnsi="Montserrat" w:cs="Arial"/>
                <w:b w:val="0"/>
                <w:lang w:val="es-MX"/>
              </w:rPr>
              <w:t>Fecha y hora de la respuesta</w:t>
            </w:r>
          </w:p>
        </w:tc>
        <w:tc>
          <w:tcPr>
            <w:tcW w:w="1232" w:type="dxa"/>
            <w:tcBorders>
              <w:top w:val="single" w:sz="6" w:space="0" w:color="auto"/>
              <w:left w:val="single" w:sz="6" w:space="0" w:color="auto"/>
              <w:bottom w:val="single" w:sz="6" w:space="0" w:color="auto"/>
              <w:right w:val="single" w:sz="6" w:space="0" w:color="auto"/>
            </w:tcBorders>
            <w:vAlign w:val="center"/>
          </w:tcPr>
          <w:p w14:paraId="54156CF7" w14:textId="1139A152" w:rsidR="00C43722" w:rsidRDefault="00C43722" w:rsidP="00C43722">
            <w:pPr>
              <w:pStyle w:val="TableHeading0"/>
              <w:rPr>
                <w:rFonts w:ascii="Montserrat" w:hAnsi="Montserrat" w:cs="Arial"/>
                <w:b w:val="0"/>
                <w:lang w:val="es-MX"/>
              </w:rPr>
            </w:pPr>
            <w:r>
              <w:rPr>
                <w:rFonts w:ascii="Montserrat" w:hAnsi="Montserrat" w:cs="Arial"/>
                <w:b w:val="0"/>
                <w:lang w:val="es-MX"/>
              </w:rPr>
              <w:t>Date</w:t>
            </w:r>
          </w:p>
        </w:tc>
        <w:tc>
          <w:tcPr>
            <w:tcW w:w="1498" w:type="dxa"/>
            <w:tcBorders>
              <w:top w:val="single" w:sz="6" w:space="0" w:color="auto"/>
              <w:left w:val="single" w:sz="6" w:space="0" w:color="auto"/>
              <w:bottom w:val="single" w:sz="6" w:space="0" w:color="auto"/>
              <w:right w:val="single" w:sz="6" w:space="0" w:color="auto"/>
            </w:tcBorders>
            <w:vAlign w:val="center"/>
          </w:tcPr>
          <w:p w14:paraId="55021CE7" w14:textId="6AEE747E"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4D1BB1EB" w14:textId="58F7FE55"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3A8562B5" w14:textId="3CE4E6C2"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2A288788" w14:textId="34757F30" w:rsidR="00C43722" w:rsidRPr="005E63F1" w:rsidRDefault="00C43722" w:rsidP="00C43722">
            <w:pPr>
              <w:jc w:val="center"/>
              <w:rPr>
                <w:rFonts w:ascii="Montserrat" w:hAnsi="Montserrat" w:cs="Arial"/>
                <w:sz w:val="18"/>
              </w:rPr>
            </w:pPr>
            <w:r w:rsidRPr="005E63F1">
              <w:rPr>
                <w:rFonts w:ascii="Montserrat" w:hAnsi="Montserrat" w:cs="Arial"/>
                <w:sz w:val="18"/>
              </w:rPr>
              <w:t>“2019-10-29T12:15:19.495Z”</w:t>
            </w:r>
          </w:p>
        </w:tc>
      </w:tr>
      <w:tr w:rsidR="00C43722" w:rsidRPr="006513AB" w14:paraId="706F9D0D"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EAC40B5" w14:textId="327C06BF" w:rsidR="00C43722" w:rsidRPr="000E0F98" w:rsidRDefault="00C43722" w:rsidP="00C43722">
            <w:pPr>
              <w:pStyle w:val="TableHeading0"/>
              <w:rPr>
                <w:rFonts w:ascii="Montserrat" w:hAnsi="Montserrat" w:cs="Arial"/>
                <w:b w:val="0"/>
                <w:lang w:val="es-MX"/>
              </w:rPr>
            </w:pPr>
            <w:r>
              <w:rPr>
                <w:rFonts w:ascii="Montserrat" w:hAnsi="Montserrat" w:cs="Arial"/>
                <w:b w:val="0"/>
                <w:lang w:val="es-MX"/>
              </w:rPr>
              <w:t>6</w:t>
            </w:r>
          </w:p>
        </w:tc>
        <w:tc>
          <w:tcPr>
            <w:tcW w:w="1204" w:type="dxa"/>
            <w:tcBorders>
              <w:top w:val="single" w:sz="6" w:space="0" w:color="auto"/>
              <w:left w:val="single" w:sz="6" w:space="0" w:color="auto"/>
              <w:bottom w:val="single" w:sz="6" w:space="0" w:color="auto"/>
              <w:right w:val="single" w:sz="6" w:space="0" w:color="auto"/>
            </w:tcBorders>
            <w:vAlign w:val="center"/>
          </w:tcPr>
          <w:p w14:paraId="413B35D9" w14:textId="18AF465E" w:rsidR="00C43722" w:rsidRDefault="00C43722" w:rsidP="00C43722">
            <w:pPr>
              <w:pStyle w:val="TableHeading0"/>
              <w:rPr>
                <w:rFonts w:ascii="Montserrat" w:hAnsi="Montserrat" w:cs="Arial"/>
                <w:b w:val="0"/>
                <w:lang w:val="es-MX"/>
              </w:rPr>
            </w:pPr>
            <w:r>
              <w:rPr>
                <w:rFonts w:ascii="Montserrat" w:hAnsi="Montserrat" w:cs="Arial"/>
                <w:b w:val="0"/>
                <w:lang w:val="es-MX"/>
              </w:rPr>
              <w:t>Número de autorización</w:t>
            </w:r>
          </w:p>
        </w:tc>
        <w:tc>
          <w:tcPr>
            <w:tcW w:w="1232" w:type="dxa"/>
            <w:tcBorders>
              <w:top w:val="single" w:sz="6" w:space="0" w:color="auto"/>
              <w:left w:val="single" w:sz="6" w:space="0" w:color="auto"/>
              <w:bottom w:val="single" w:sz="6" w:space="0" w:color="auto"/>
              <w:right w:val="single" w:sz="6" w:space="0" w:color="auto"/>
            </w:tcBorders>
            <w:vAlign w:val="center"/>
          </w:tcPr>
          <w:p w14:paraId="178D9FD3" w14:textId="172B445D" w:rsidR="00C43722" w:rsidRDefault="00C43722" w:rsidP="00C43722">
            <w:pPr>
              <w:pStyle w:val="TableHeading0"/>
              <w:rPr>
                <w:rFonts w:ascii="Montserrat" w:hAnsi="Montserrat" w:cs="Arial"/>
                <w:b w:val="0"/>
                <w:lang w:val="es-MX"/>
              </w:rPr>
            </w:pPr>
            <w:r>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2F391AE6" w14:textId="7C1C2B98" w:rsidR="00C43722" w:rsidRDefault="00617E25" w:rsidP="00C43722">
            <w:pPr>
              <w:pStyle w:val="TableHeading0"/>
              <w:rPr>
                <w:rFonts w:ascii="Montserrat" w:hAnsi="Montserrat" w:cs="Arial"/>
                <w:b w:val="0"/>
                <w:lang w:val="es-MX"/>
              </w:rPr>
            </w:pPr>
            <w:r>
              <w:rPr>
                <w:rFonts w:ascii="Montserrat" w:hAnsi="Montserrat" w:cs="Arial"/>
                <w:b w:val="0"/>
                <w:lang w:val="es-MX"/>
              </w:rPr>
              <w:t>1</w:t>
            </w:r>
          </w:p>
        </w:tc>
        <w:tc>
          <w:tcPr>
            <w:tcW w:w="1619" w:type="dxa"/>
            <w:tcBorders>
              <w:top w:val="single" w:sz="6" w:space="0" w:color="auto"/>
              <w:left w:val="single" w:sz="6" w:space="0" w:color="auto"/>
              <w:bottom w:val="single" w:sz="6" w:space="0" w:color="auto"/>
              <w:right w:val="single" w:sz="6" w:space="0" w:color="auto"/>
            </w:tcBorders>
            <w:vAlign w:val="center"/>
          </w:tcPr>
          <w:p w14:paraId="3CC9BAB4" w14:textId="49F6AAE9"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220C5A5E" w14:textId="17079446" w:rsidR="00C43722" w:rsidRDefault="00C43722" w:rsidP="00C43722">
            <w:pPr>
              <w:pStyle w:val="TableHeading0"/>
              <w:rPr>
                <w:rFonts w:ascii="Montserrat" w:hAnsi="Montserrat" w:cs="Arial"/>
                <w:b w:val="0"/>
                <w:lang w:val="es-MX"/>
              </w:rPr>
            </w:pPr>
            <w:r>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4EF38CDB" w14:textId="399F0271" w:rsidR="00C43722" w:rsidRPr="005E63F1" w:rsidRDefault="00C43722" w:rsidP="00C43722">
            <w:pPr>
              <w:jc w:val="center"/>
              <w:rPr>
                <w:rFonts w:ascii="Montserrat" w:hAnsi="Montserrat" w:cs="Arial"/>
                <w:sz w:val="18"/>
              </w:rPr>
            </w:pPr>
            <w:r w:rsidRPr="005E63F1">
              <w:rPr>
                <w:rFonts w:ascii="Montserrat" w:hAnsi="Montserrat" w:cs="Arial"/>
                <w:sz w:val="18"/>
              </w:rPr>
              <w:t>“0”</w:t>
            </w:r>
          </w:p>
        </w:tc>
      </w:tr>
      <w:tr w:rsidR="00AE7BF3" w:rsidRPr="006513AB" w14:paraId="657C1173" w14:textId="77777777" w:rsidTr="00C17D25">
        <w:trPr>
          <w:trHeight w:val="454"/>
          <w:tblHeader/>
          <w:ins w:id="241" w:author="Licencia Office" w:date="2026-04-22T13:34:00Z" w16du:dateUtc="2026-04-22T19:34:00Z"/>
        </w:trPr>
        <w:tc>
          <w:tcPr>
            <w:tcW w:w="1174" w:type="dxa"/>
            <w:tcBorders>
              <w:top w:val="single" w:sz="6" w:space="0" w:color="auto"/>
              <w:left w:val="single" w:sz="6" w:space="0" w:color="auto"/>
              <w:bottom w:val="single" w:sz="6" w:space="0" w:color="auto"/>
              <w:right w:val="single" w:sz="6" w:space="0" w:color="auto"/>
            </w:tcBorders>
            <w:vAlign w:val="center"/>
          </w:tcPr>
          <w:p w14:paraId="7BD8BC9D" w14:textId="10DBC735" w:rsidR="00AE7BF3" w:rsidRPr="00AE7BF3" w:rsidRDefault="00AE7BF3" w:rsidP="00AE7BF3">
            <w:pPr>
              <w:pStyle w:val="TableHeading0"/>
              <w:rPr>
                <w:ins w:id="242" w:author="Licencia Office" w:date="2026-04-22T13:34:00Z" w16du:dateUtc="2026-04-22T19:34:00Z"/>
                <w:rFonts w:ascii="Montserrat" w:hAnsi="Montserrat" w:cs="Arial"/>
                <w:b w:val="0"/>
                <w:highlight w:val="cyan"/>
                <w:lang w:val="es-MX"/>
                <w:rPrChange w:id="243" w:author="Licencia Office" w:date="2026-04-22T13:38:00Z" w16du:dateUtc="2026-04-22T19:38:00Z">
                  <w:rPr>
                    <w:ins w:id="244" w:author="Licencia Office" w:date="2026-04-22T13:34:00Z" w16du:dateUtc="2026-04-22T19:34:00Z"/>
                    <w:rFonts w:ascii="Montserrat" w:hAnsi="Montserrat" w:cs="Arial"/>
                    <w:b w:val="0"/>
                    <w:lang w:val="es-MX"/>
                  </w:rPr>
                </w:rPrChange>
              </w:rPr>
            </w:pPr>
            <w:ins w:id="245" w:author="Licencia Office" w:date="2026-04-22T13:34:00Z" w16du:dateUtc="2026-04-22T19:34:00Z">
              <w:r w:rsidRPr="00AE7BF3">
                <w:rPr>
                  <w:rFonts w:ascii="Montserrat" w:hAnsi="Montserrat" w:cs="Arial"/>
                  <w:b w:val="0"/>
                  <w:highlight w:val="cyan"/>
                  <w:lang w:val="es-MX"/>
                  <w:rPrChange w:id="246" w:author="Licencia Office" w:date="2026-04-22T13:38:00Z" w16du:dateUtc="2026-04-22T19:38:00Z">
                    <w:rPr>
                      <w:rFonts w:ascii="Montserrat" w:hAnsi="Montserrat" w:cs="Arial"/>
                      <w:b w:val="0"/>
                      <w:lang w:val="es-MX"/>
                    </w:rPr>
                  </w:rPrChange>
                </w:rPr>
                <w:t>7</w:t>
              </w:r>
            </w:ins>
          </w:p>
        </w:tc>
        <w:tc>
          <w:tcPr>
            <w:tcW w:w="1204" w:type="dxa"/>
            <w:tcBorders>
              <w:top w:val="single" w:sz="6" w:space="0" w:color="auto"/>
              <w:left w:val="single" w:sz="6" w:space="0" w:color="auto"/>
              <w:bottom w:val="single" w:sz="6" w:space="0" w:color="auto"/>
              <w:right w:val="single" w:sz="6" w:space="0" w:color="auto"/>
            </w:tcBorders>
            <w:vAlign w:val="center"/>
          </w:tcPr>
          <w:p w14:paraId="44C8DF00" w14:textId="5A75FAE5" w:rsidR="00AE7BF3" w:rsidRPr="00AE7BF3" w:rsidRDefault="00AE7BF3" w:rsidP="00AE7BF3">
            <w:pPr>
              <w:pStyle w:val="TableHeading0"/>
              <w:rPr>
                <w:ins w:id="247" w:author="Licencia Office" w:date="2026-04-22T13:34:00Z" w16du:dateUtc="2026-04-22T19:34:00Z"/>
                <w:rFonts w:ascii="Montserrat" w:hAnsi="Montserrat" w:cs="Arial"/>
                <w:b w:val="0"/>
                <w:highlight w:val="cyan"/>
                <w:lang w:val="es-MX"/>
                <w:rPrChange w:id="248" w:author="Licencia Office" w:date="2026-04-22T13:38:00Z" w16du:dateUtc="2026-04-22T19:38:00Z">
                  <w:rPr>
                    <w:ins w:id="249" w:author="Licencia Office" w:date="2026-04-22T13:34:00Z" w16du:dateUtc="2026-04-22T19:34:00Z"/>
                    <w:rFonts w:ascii="Montserrat" w:hAnsi="Montserrat" w:cs="Arial"/>
                    <w:b w:val="0"/>
                    <w:lang w:val="es-MX"/>
                  </w:rPr>
                </w:rPrChange>
              </w:rPr>
            </w:pPr>
            <w:ins w:id="250" w:author="Licencia Office" w:date="2026-04-22T13:34:00Z" w16du:dateUtc="2026-04-22T19:34:00Z">
              <w:r w:rsidRPr="00AE7BF3">
                <w:rPr>
                  <w:rFonts w:ascii="Montserrat" w:hAnsi="Montserrat" w:cs="Arial"/>
                  <w:b w:val="0"/>
                  <w:highlight w:val="cyan"/>
                  <w:lang w:val="es-MX"/>
                  <w:rPrChange w:id="251" w:author="Licencia Office" w:date="2026-04-22T13:38:00Z" w16du:dateUtc="2026-04-22T19:38:00Z">
                    <w:rPr>
                      <w:rFonts w:ascii="Montserrat" w:hAnsi="Montserrat" w:cs="Arial"/>
                      <w:b w:val="0"/>
                      <w:lang w:val="es-MX"/>
                    </w:rPr>
                  </w:rPrChange>
                </w:rPr>
                <w:t>Código de Respuesta</w:t>
              </w:r>
            </w:ins>
          </w:p>
        </w:tc>
        <w:tc>
          <w:tcPr>
            <w:tcW w:w="1232" w:type="dxa"/>
            <w:tcBorders>
              <w:top w:val="single" w:sz="6" w:space="0" w:color="auto"/>
              <w:left w:val="single" w:sz="6" w:space="0" w:color="auto"/>
              <w:bottom w:val="single" w:sz="6" w:space="0" w:color="auto"/>
              <w:right w:val="single" w:sz="6" w:space="0" w:color="auto"/>
            </w:tcBorders>
            <w:vAlign w:val="center"/>
          </w:tcPr>
          <w:p w14:paraId="691FE887" w14:textId="7B26F755" w:rsidR="00AE7BF3" w:rsidRPr="00AE7BF3" w:rsidRDefault="00AE7BF3" w:rsidP="00AE7BF3">
            <w:pPr>
              <w:pStyle w:val="TableHeading0"/>
              <w:rPr>
                <w:ins w:id="252" w:author="Licencia Office" w:date="2026-04-22T13:34:00Z" w16du:dateUtc="2026-04-22T19:34:00Z"/>
                <w:rFonts w:ascii="Montserrat" w:hAnsi="Montserrat" w:cs="Arial"/>
                <w:b w:val="0"/>
                <w:highlight w:val="cyan"/>
                <w:lang w:val="es-MX"/>
                <w:rPrChange w:id="253" w:author="Licencia Office" w:date="2026-04-22T13:38:00Z" w16du:dateUtc="2026-04-22T19:38:00Z">
                  <w:rPr>
                    <w:ins w:id="254" w:author="Licencia Office" w:date="2026-04-22T13:34:00Z" w16du:dateUtc="2026-04-22T19:34:00Z"/>
                    <w:rFonts w:ascii="Montserrat" w:hAnsi="Montserrat" w:cs="Arial"/>
                    <w:b w:val="0"/>
                    <w:lang w:val="es-MX"/>
                  </w:rPr>
                </w:rPrChange>
              </w:rPr>
            </w:pPr>
            <w:ins w:id="255" w:author="Licencia Office" w:date="2026-04-22T13:34:00Z" w16du:dateUtc="2026-04-22T19:34:00Z">
              <w:r w:rsidRPr="00AE7BF3">
                <w:rPr>
                  <w:rFonts w:ascii="Montserrat" w:hAnsi="Montserrat" w:cs="Arial"/>
                  <w:b w:val="0"/>
                  <w:highlight w:val="cyan"/>
                  <w:lang w:val="es-MX"/>
                  <w:rPrChange w:id="256" w:author="Licencia Office" w:date="2026-04-22T13:38:00Z" w16du:dateUtc="2026-04-22T19:38: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0828619B" w14:textId="20EB7769" w:rsidR="00AE7BF3" w:rsidRPr="00AE7BF3" w:rsidRDefault="00AE7BF3" w:rsidP="00AE7BF3">
            <w:pPr>
              <w:pStyle w:val="TableHeading0"/>
              <w:rPr>
                <w:ins w:id="257" w:author="Licencia Office" w:date="2026-04-22T13:34:00Z" w16du:dateUtc="2026-04-22T19:34:00Z"/>
                <w:rFonts w:ascii="Montserrat" w:hAnsi="Montserrat" w:cs="Arial"/>
                <w:b w:val="0"/>
                <w:highlight w:val="cyan"/>
                <w:lang w:val="es-MX"/>
                <w:rPrChange w:id="258" w:author="Licencia Office" w:date="2026-04-22T13:38:00Z" w16du:dateUtc="2026-04-22T19:38:00Z">
                  <w:rPr>
                    <w:ins w:id="259" w:author="Licencia Office" w:date="2026-04-22T13:34:00Z" w16du:dateUtc="2026-04-22T19:34:00Z"/>
                    <w:rFonts w:ascii="Montserrat" w:hAnsi="Montserrat" w:cs="Arial"/>
                    <w:b w:val="0"/>
                    <w:lang w:val="es-MX"/>
                  </w:rPr>
                </w:rPrChange>
              </w:rPr>
            </w:pPr>
            <w:ins w:id="260" w:author="Licencia Office" w:date="2026-04-22T13:34:00Z" w16du:dateUtc="2026-04-22T19:34:00Z">
              <w:r w:rsidRPr="00AE7BF3">
                <w:rPr>
                  <w:rFonts w:ascii="Montserrat" w:hAnsi="Montserrat" w:cs="Arial"/>
                  <w:b w:val="0"/>
                  <w:highlight w:val="cyan"/>
                  <w:lang w:val="es-MX"/>
                  <w:rPrChange w:id="261" w:author="Licencia Office" w:date="2026-04-22T13:38:00Z" w16du:dateUtc="2026-04-22T19:38:00Z">
                    <w:rPr>
                      <w:rFonts w:ascii="Montserrat" w:hAnsi="Montserrat" w:cs="Arial"/>
                      <w:b w:val="0"/>
                      <w:lang w:val="es-MX"/>
                    </w:rPr>
                  </w:rPrChange>
                </w:rPr>
                <w:t>3</w:t>
              </w:r>
            </w:ins>
          </w:p>
        </w:tc>
        <w:tc>
          <w:tcPr>
            <w:tcW w:w="1619" w:type="dxa"/>
            <w:tcBorders>
              <w:top w:val="single" w:sz="6" w:space="0" w:color="auto"/>
              <w:left w:val="single" w:sz="6" w:space="0" w:color="auto"/>
              <w:bottom w:val="single" w:sz="6" w:space="0" w:color="auto"/>
              <w:right w:val="single" w:sz="6" w:space="0" w:color="auto"/>
            </w:tcBorders>
            <w:vAlign w:val="center"/>
          </w:tcPr>
          <w:p w14:paraId="103533A1" w14:textId="0450B09E" w:rsidR="00AE7BF3" w:rsidRPr="00AE7BF3" w:rsidRDefault="00AE7BF3" w:rsidP="00AE7BF3">
            <w:pPr>
              <w:pStyle w:val="TableHeading0"/>
              <w:rPr>
                <w:ins w:id="262" w:author="Licencia Office" w:date="2026-04-22T13:34:00Z" w16du:dateUtc="2026-04-22T19:34:00Z"/>
                <w:rFonts w:ascii="Montserrat" w:hAnsi="Montserrat" w:cs="Arial"/>
                <w:b w:val="0"/>
                <w:highlight w:val="cyan"/>
                <w:lang w:val="es-MX"/>
                <w:rPrChange w:id="263" w:author="Licencia Office" w:date="2026-04-22T13:38:00Z" w16du:dateUtc="2026-04-22T19:38:00Z">
                  <w:rPr>
                    <w:ins w:id="264" w:author="Licencia Office" w:date="2026-04-22T13:34:00Z" w16du:dateUtc="2026-04-22T19:34:00Z"/>
                    <w:rFonts w:ascii="Montserrat" w:hAnsi="Montserrat" w:cs="Arial"/>
                    <w:b w:val="0"/>
                    <w:lang w:val="es-MX"/>
                  </w:rPr>
                </w:rPrChange>
              </w:rPr>
            </w:pPr>
            <w:ins w:id="265" w:author="Licencia Office" w:date="2026-04-22T13:34:00Z" w16du:dateUtc="2026-04-22T19:34:00Z">
              <w:r w:rsidRPr="00AE7BF3">
                <w:rPr>
                  <w:rFonts w:ascii="Montserrat" w:hAnsi="Montserrat" w:cs="Arial"/>
                  <w:b w:val="0"/>
                  <w:highlight w:val="cyan"/>
                  <w:lang w:val="es-MX"/>
                  <w:rPrChange w:id="266" w:author="Licencia Office" w:date="2026-04-22T13:38:00Z" w16du:dateUtc="2026-04-22T19:38: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640A636E" w14:textId="26945D17" w:rsidR="00AE7BF3" w:rsidRPr="00AE7BF3" w:rsidRDefault="00AE7BF3" w:rsidP="00AE7BF3">
            <w:pPr>
              <w:pStyle w:val="TableHeading0"/>
              <w:rPr>
                <w:ins w:id="267" w:author="Licencia Office" w:date="2026-04-22T13:34:00Z" w16du:dateUtc="2026-04-22T19:34:00Z"/>
                <w:rFonts w:ascii="Montserrat" w:hAnsi="Montserrat" w:cs="Arial"/>
                <w:b w:val="0"/>
                <w:highlight w:val="cyan"/>
                <w:lang w:val="es-MX"/>
                <w:rPrChange w:id="268" w:author="Licencia Office" w:date="2026-04-22T13:38:00Z" w16du:dateUtc="2026-04-22T19:38:00Z">
                  <w:rPr>
                    <w:ins w:id="269" w:author="Licencia Office" w:date="2026-04-22T13:34:00Z" w16du:dateUtc="2026-04-22T19:34:00Z"/>
                    <w:rFonts w:ascii="Montserrat" w:hAnsi="Montserrat" w:cs="Arial"/>
                    <w:b w:val="0"/>
                    <w:lang w:val="es-MX"/>
                  </w:rPr>
                </w:rPrChange>
              </w:rPr>
            </w:pPr>
            <w:ins w:id="270" w:author="Licencia Office" w:date="2026-04-22T13:34:00Z" w16du:dateUtc="2026-04-22T19:34:00Z">
              <w:r w:rsidRPr="00AE7BF3">
                <w:rPr>
                  <w:rFonts w:ascii="Montserrat" w:hAnsi="Montserrat" w:cs="Arial"/>
                  <w:b w:val="0"/>
                  <w:highlight w:val="cyan"/>
                  <w:lang w:val="es-MX"/>
                  <w:rPrChange w:id="271" w:author="Licencia Office" w:date="2026-04-22T13:38:00Z" w16du:dateUtc="2026-04-22T19:38: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7D9558C9" w14:textId="24C3FDF8" w:rsidR="00AE7BF3" w:rsidRPr="00AE7BF3" w:rsidRDefault="00AE7BF3" w:rsidP="00AE7BF3">
            <w:pPr>
              <w:jc w:val="center"/>
              <w:rPr>
                <w:ins w:id="272" w:author="Licencia Office" w:date="2026-04-22T13:34:00Z" w16du:dateUtc="2026-04-22T19:34:00Z"/>
                <w:rFonts w:ascii="Montserrat" w:hAnsi="Montserrat" w:cs="Arial"/>
                <w:sz w:val="18"/>
                <w:highlight w:val="cyan"/>
                <w:rPrChange w:id="273" w:author="Licencia Office" w:date="2026-04-22T13:38:00Z" w16du:dateUtc="2026-04-22T19:38:00Z">
                  <w:rPr>
                    <w:ins w:id="274" w:author="Licencia Office" w:date="2026-04-22T13:34:00Z" w16du:dateUtc="2026-04-22T19:34:00Z"/>
                    <w:rFonts w:ascii="Montserrat" w:hAnsi="Montserrat" w:cs="Arial"/>
                    <w:sz w:val="18"/>
                  </w:rPr>
                </w:rPrChange>
              </w:rPr>
            </w:pPr>
            <w:ins w:id="275" w:author="Licencia Office" w:date="2026-04-22T13:34:00Z" w16du:dateUtc="2026-04-22T19:34:00Z">
              <w:r w:rsidRPr="00AE7BF3">
                <w:rPr>
                  <w:rFonts w:ascii="Montserrat" w:hAnsi="Montserrat" w:cs="Arial"/>
                  <w:i/>
                  <w:sz w:val="18"/>
                  <w:szCs w:val="18"/>
                  <w:highlight w:val="cyan"/>
                  <w:rPrChange w:id="276" w:author="Licencia Office" w:date="2026-04-22T13:38:00Z" w16du:dateUtc="2026-04-22T19:38:00Z">
                    <w:rPr>
                      <w:rFonts w:ascii="Montserrat" w:hAnsi="Montserrat" w:cs="Arial"/>
                      <w:i/>
                      <w:sz w:val="18"/>
                      <w:szCs w:val="18"/>
                    </w:rPr>
                  </w:rPrChange>
                </w:rPr>
                <w:t>“200”</w:t>
              </w:r>
            </w:ins>
          </w:p>
        </w:tc>
      </w:tr>
      <w:tr w:rsidR="00AE7BF3" w:rsidRPr="006513AB" w14:paraId="134C4624"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AF396B2" w14:textId="57E00BFE" w:rsidR="00AE7BF3" w:rsidRDefault="00AE7BF3" w:rsidP="00AE7BF3">
            <w:pPr>
              <w:pStyle w:val="TableHeading0"/>
              <w:rPr>
                <w:rFonts w:ascii="Montserrat" w:hAnsi="Montserrat" w:cs="Arial"/>
                <w:b w:val="0"/>
                <w:lang w:val="es-MX"/>
              </w:rPr>
            </w:pPr>
            <w:ins w:id="277" w:author="Licencia Office" w:date="2026-04-22T13:34:00Z" w16du:dateUtc="2026-04-22T19:34:00Z">
              <w:r w:rsidRPr="00AE7BF3">
                <w:rPr>
                  <w:rFonts w:ascii="Montserrat" w:hAnsi="Montserrat" w:cs="Arial"/>
                  <w:b w:val="0"/>
                  <w:highlight w:val="cyan"/>
                  <w:lang w:val="es-MX"/>
                  <w:rPrChange w:id="278" w:author="Licencia Office" w:date="2026-04-22T13:38:00Z" w16du:dateUtc="2026-04-22T19:38:00Z">
                    <w:rPr>
                      <w:rFonts w:ascii="Montserrat" w:hAnsi="Montserrat" w:cs="Arial"/>
                      <w:b w:val="0"/>
                      <w:lang w:val="es-MX"/>
                    </w:rPr>
                  </w:rPrChange>
                </w:rPr>
                <w:t>8</w:t>
              </w:r>
            </w:ins>
            <w:del w:id="279" w:author="Licencia Office" w:date="2026-04-22T13:34:00Z" w16du:dateUtc="2026-04-22T19:34:00Z">
              <w:r w:rsidRPr="00AE7BF3" w:rsidDel="00AE7BF3">
                <w:rPr>
                  <w:rFonts w:ascii="Montserrat" w:hAnsi="Montserrat" w:cs="Arial"/>
                  <w:b w:val="0"/>
                  <w:highlight w:val="cyan"/>
                  <w:lang w:val="es-MX"/>
                  <w:rPrChange w:id="280" w:author="Licencia Office" w:date="2026-04-22T13:38:00Z" w16du:dateUtc="2026-04-22T19:38:00Z">
                    <w:rPr>
                      <w:rFonts w:ascii="Montserrat" w:hAnsi="Montserrat" w:cs="Arial"/>
                      <w:b w:val="0"/>
                      <w:lang w:val="es-MX"/>
                    </w:rPr>
                  </w:rPrChange>
                </w:rPr>
                <w:delText>7</w:delText>
              </w:r>
            </w:del>
          </w:p>
        </w:tc>
        <w:tc>
          <w:tcPr>
            <w:tcW w:w="1204" w:type="dxa"/>
            <w:tcBorders>
              <w:top w:val="single" w:sz="6" w:space="0" w:color="auto"/>
              <w:left w:val="single" w:sz="6" w:space="0" w:color="auto"/>
              <w:bottom w:val="single" w:sz="6" w:space="0" w:color="auto"/>
              <w:right w:val="single" w:sz="6" w:space="0" w:color="auto"/>
            </w:tcBorders>
            <w:vAlign w:val="center"/>
          </w:tcPr>
          <w:p w14:paraId="1DE920D4" w14:textId="50ECC639" w:rsidR="00AE7BF3" w:rsidRDefault="00AE7BF3" w:rsidP="00AE7BF3">
            <w:pPr>
              <w:pStyle w:val="TableHeading0"/>
              <w:rPr>
                <w:rFonts w:ascii="Montserrat" w:hAnsi="Montserrat" w:cs="Arial"/>
                <w:b w:val="0"/>
                <w:lang w:val="es-MX"/>
              </w:rPr>
            </w:pPr>
            <w:r>
              <w:rPr>
                <w:rFonts w:ascii="Montserrat" w:hAnsi="Montserrat" w:cs="Arial"/>
                <w:b w:val="0"/>
                <w:lang w:val="es-MX"/>
              </w:rPr>
              <w:t xml:space="preserve">Sello </w:t>
            </w:r>
            <w:proofErr w:type="gramStart"/>
            <w:r>
              <w:rPr>
                <w:rFonts w:ascii="Montserrat" w:hAnsi="Montserrat" w:cs="Arial"/>
                <w:b w:val="0"/>
                <w:lang w:val="es-MX"/>
              </w:rPr>
              <w:t>Digital  del</w:t>
            </w:r>
            <w:proofErr w:type="gramEnd"/>
            <w:r>
              <w:rPr>
                <w:rFonts w:ascii="Montserrat" w:hAnsi="Montserrat" w:cs="Arial"/>
                <w:b w:val="0"/>
                <w:lang w:val="es-MX"/>
              </w:rPr>
              <w:t xml:space="preserve"> SAT</w:t>
            </w:r>
          </w:p>
        </w:tc>
        <w:tc>
          <w:tcPr>
            <w:tcW w:w="1232" w:type="dxa"/>
            <w:tcBorders>
              <w:top w:val="single" w:sz="6" w:space="0" w:color="auto"/>
              <w:left w:val="single" w:sz="6" w:space="0" w:color="auto"/>
              <w:bottom w:val="single" w:sz="6" w:space="0" w:color="auto"/>
              <w:right w:val="single" w:sz="6" w:space="0" w:color="auto"/>
            </w:tcBorders>
            <w:vAlign w:val="center"/>
          </w:tcPr>
          <w:p w14:paraId="139D29BA" w14:textId="267D57A5" w:rsidR="00AE7BF3" w:rsidRDefault="00AE7BF3" w:rsidP="00AE7BF3">
            <w:pPr>
              <w:pStyle w:val="TableHeading0"/>
              <w:rPr>
                <w:rFonts w:ascii="Montserrat" w:hAnsi="Montserrat" w:cs="Arial"/>
                <w:b w:val="0"/>
                <w:lang w:val="es-MX"/>
              </w:rPr>
            </w:pPr>
            <w:r>
              <w:rPr>
                <w:rFonts w:ascii="Montserrat" w:hAnsi="Montserrat" w:cs="Arial"/>
                <w:b w:val="0"/>
                <w:lang w:val="es-MX"/>
              </w:rPr>
              <w:t>Alfanumérico</w:t>
            </w:r>
          </w:p>
        </w:tc>
        <w:tc>
          <w:tcPr>
            <w:tcW w:w="1498" w:type="dxa"/>
            <w:tcBorders>
              <w:top w:val="single" w:sz="6" w:space="0" w:color="auto"/>
              <w:left w:val="single" w:sz="6" w:space="0" w:color="auto"/>
              <w:bottom w:val="single" w:sz="6" w:space="0" w:color="auto"/>
              <w:right w:val="single" w:sz="6" w:space="0" w:color="auto"/>
            </w:tcBorders>
            <w:vAlign w:val="center"/>
          </w:tcPr>
          <w:p w14:paraId="0F568DB4" w14:textId="31980DBD" w:rsidR="00AE7BF3" w:rsidRDefault="00AE7BF3" w:rsidP="00AE7BF3">
            <w:pPr>
              <w:pStyle w:val="TableHeading0"/>
              <w:rPr>
                <w:rFonts w:ascii="Montserrat" w:hAnsi="Montserrat" w:cs="Arial"/>
                <w:b w:val="0"/>
                <w:lang w:val="es-MX"/>
              </w:rPr>
            </w:pPr>
            <w:r>
              <w:rPr>
                <w:rFonts w:ascii="Montserrat" w:hAnsi="Montserrat" w:cs="Arial"/>
                <w:b w:val="0"/>
                <w:lang w:val="es-MX"/>
              </w:rPr>
              <w:t>N/A</w:t>
            </w:r>
          </w:p>
        </w:tc>
        <w:tc>
          <w:tcPr>
            <w:tcW w:w="1619" w:type="dxa"/>
            <w:tcBorders>
              <w:top w:val="single" w:sz="6" w:space="0" w:color="auto"/>
              <w:left w:val="single" w:sz="6" w:space="0" w:color="auto"/>
              <w:bottom w:val="single" w:sz="6" w:space="0" w:color="auto"/>
              <w:right w:val="single" w:sz="6" w:space="0" w:color="auto"/>
            </w:tcBorders>
            <w:vAlign w:val="center"/>
          </w:tcPr>
          <w:p w14:paraId="0686F0A9" w14:textId="3153D95D" w:rsidR="00AE7BF3" w:rsidRDefault="00AE7BF3" w:rsidP="00AE7BF3">
            <w:pPr>
              <w:pStyle w:val="TableHeading0"/>
              <w:rPr>
                <w:rFonts w:ascii="Montserrat" w:hAnsi="Montserrat" w:cs="Arial"/>
                <w:b w:val="0"/>
                <w:lang w:val="es-MX"/>
              </w:rPr>
            </w:pPr>
            <w:r>
              <w:rPr>
                <w:rFonts w:ascii="Montserrat" w:hAnsi="Montserrat" w:cs="Arial"/>
                <w:b w:val="0"/>
                <w:lang w:val="es-MX"/>
              </w:rPr>
              <w:t>N/A</w:t>
            </w:r>
          </w:p>
        </w:tc>
        <w:tc>
          <w:tcPr>
            <w:tcW w:w="1417" w:type="dxa"/>
            <w:tcBorders>
              <w:top w:val="single" w:sz="6" w:space="0" w:color="auto"/>
              <w:left w:val="single" w:sz="6" w:space="0" w:color="auto"/>
              <w:bottom w:val="single" w:sz="6" w:space="0" w:color="auto"/>
              <w:right w:val="single" w:sz="6" w:space="0" w:color="auto"/>
            </w:tcBorders>
            <w:vAlign w:val="center"/>
          </w:tcPr>
          <w:p w14:paraId="01CB34B4" w14:textId="78C6861F" w:rsidR="00AE7BF3" w:rsidRDefault="00AE7BF3" w:rsidP="00AE7BF3">
            <w:pPr>
              <w:pStyle w:val="TableHeading0"/>
              <w:rPr>
                <w:rFonts w:ascii="Montserrat" w:hAnsi="Montserrat" w:cs="Arial"/>
                <w:b w:val="0"/>
                <w:lang w:val="es-MX"/>
              </w:rPr>
            </w:pPr>
            <w:r>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6BB17E6F" w14:textId="73143C15" w:rsidR="00AE7BF3" w:rsidRPr="005E63F1" w:rsidRDefault="00AE7BF3" w:rsidP="00AE7BF3">
            <w:pPr>
              <w:jc w:val="both"/>
              <w:rPr>
                <w:rFonts w:ascii="Montserrat" w:hAnsi="Montserrat" w:cs="Arial"/>
                <w:sz w:val="18"/>
              </w:rPr>
            </w:pPr>
            <w:r w:rsidRPr="005E63F1">
              <w:rPr>
                <w:rFonts w:ascii="Montserrat" w:hAnsi="Montserrat" w:cs="Arial"/>
                <w:sz w:val="18"/>
              </w:rPr>
              <w:t>“El valor de este campo se obtiene del proceso de firmado del SAT”</w:t>
            </w:r>
          </w:p>
        </w:tc>
      </w:tr>
    </w:tbl>
    <w:p w14:paraId="34B0D798" w14:textId="2EDE86D9" w:rsidR="00675A9C" w:rsidRDefault="00675A9C" w:rsidP="00E256F3"/>
    <w:p w14:paraId="76835274" w14:textId="53F540DB" w:rsidR="00675A9C" w:rsidRDefault="00675A9C" w:rsidP="00E256F3"/>
    <w:p w14:paraId="6D6A6563" w14:textId="77522833" w:rsidR="00675A9C" w:rsidRDefault="00675A9C" w:rsidP="00E256F3"/>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477"/>
        <w:gridCol w:w="1701"/>
        <w:gridCol w:w="1134"/>
      </w:tblGrid>
      <w:tr w:rsidR="0023499C" w:rsidRPr="006513AB" w14:paraId="36E68BAD"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2F2B37AA" w14:textId="77777777" w:rsidR="0023499C" w:rsidRPr="006513AB" w:rsidRDefault="0023499C" w:rsidP="00BA0B9D">
            <w:pPr>
              <w:pStyle w:val="TableHeading0"/>
              <w:rPr>
                <w:rFonts w:ascii="Montserrat" w:hAnsi="Montserrat" w:cs="Arial"/>
                <w:lang w:val="es-MX"/>
              </w:rPr>
            </w:pPr>
            <w:r w:rsidRPr="006513AB">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280351BF" w14:textId="77777777" w:rsidR="0023499C" w:rsidRPr="006513AB" w:rsidRDefault="0023499C" w:rsidP="00BA0B9D">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2263CFD3" w14:textId="77777777" w:rsidR="0023499C" w:rsidRPr="006513AB" w:rsidRDefault="0023499C" w:rsidP="00BA0B9D">
            <w:pPr>
              <w:pStyle w:val="TableHeading0"/>
              <w:rPr>
                <w:rFonts w:ascii="Montserrat" w:hAnsi="Montserrat" w:cs="Arial"/>
                <w:lang w:val="es-MX"/>
              </w:rPr>
            </w:pPr>
            <w:r w:rsidRPr="006513AB">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A289769" w14:textId="77777777" w:rsidR="0023499C" w:rsidRPr="006513AB" w:rsidRDefault="0023499C" w:rsidP="00BA0B9D">
            <w:pPr>
              <w:pStyle w:val="TableHeading0"/>
              <w:rPr>
                <w:rFonts w:ascii="Montserrat" w:hAnsi="Montserrat" w:cs="Arial"/>
                <w:lang w:val="es-MX"/>
              </w:rPr>
            </w:pPr>
            <w:r w:rsidRPr="006513AB">
              <w:rPr>
                <w:rFonts w:ascii="Montserrat" w:hAnsi="Montserrat" w:cs="Arial"/>
                <w:lang w:val="es-MX"/>
              </w:rPr>
              <w:t>Tamaño</w:t>
            </w:r>
          </w:p>
        </w:tc>
        <w:tc>
          <w:tcPr>
            <w:tcW w:w="1477" w:type="dxa"/>
            <w:tcBorders>
              <w:top w:val="single" w:sz="6" w:space="0" w:color="auto"/>
              <w:left w:val="single" w:sz="6" w:space="0" w:color="auto"/>
              <w:bottom w:val="single" w:sz="6" w:space="0" w:color="auto"/>
              <w:right w:val="single" w:sz="6" w:space="0" w:color="auto"/>
            </w:tcBorders>
            <w:shd w:val="clear" w:color="auto" w:fill="A6A6A6"/>
            <w:vAlign w:val="center"/>
          </w:tcPr>
          <w:p w14:paraId="3245751B" w14:textId="77777777" w:rsidR="0023499C" w:rsidRPr="006513AB" w:rsidRDefault="0023499C" w:rsidP="00BA0B9D">
            <w:pPr>
              <w:pStyle w:val="TableHeading0"/>
              <w:rPr>
                <w:rFonts w:ascii="Montserrat" w:hAnsi="Montserrat" w:cs="Arial"/>
                <w:lang w:val="es-MX"/>
              </w:rPr>
            </w:pPr>
            <w:r w:rsidRPr="006513AB">
              <w:rPr>
                <w:rFonts w:ascii="Montserrat" w:hAnsi="Montserrat" w:cs="Arial"/>
                <w:lang w:val="es-MX"/>
              </w:rPr>
              <w:t>Referencia</w:t>
            </w:r>
          </w:p>
        </w:tc>
        <w:tc>
          <w:tcPr>
            <w:tcW w:w="1701" w:type="dxa"/>
            <w:tcBorders>
              <w:top w:val="single" w:sz="6" w:space="0" w:color="auto"/>
              <w:left w:val="single" w:sz="6" w:space="0" w:color="auto"/>
              <w:bottom w:val="single" w:sz="6" w:space="0" w:color="auto"/>
              <w:right w:val="single" w:sz="6" w:space="0" w:color="auto"/>
            </w:tcBorders>
            <w:shd w:val="clear" w:color="auto" w:fill="A6A6A6"/>
            <w:vAlign w:val="center"/>
          </w:tcPr>
          <w:p w14:paraId="2DAA5E1B" w14:textId="77777777" w:rsidR="0023499C" w:rsidRPr="006513AB" w:rsidRDefault="0023499C" w:rsidP="00BA0B9D">
            <w:pPr>
              <w:pStyle w:val="TableHeading0"/>
              <w:rPr>
                <w:rFonts w:ascii="Montserrat" w:hAnsi="Montserrat" w:cs="Arial"/>
                <w:lang w:val="es-MX"/>
              </w:rPr>
            </w:pPr>
            <w:r w:rsidRPr="006513AB">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7BE90EB7" w14:textId="77777777" w:rsidR="0023499C" w:rsidRPr="006513AB" w:rsidRDefault="0023499C" w:rsidP="00BA0B9D">
            <w:pPr>
              <w:pStyle w:val="TableHeading0"/>
              <w:rPr>
                <w:rFonts w:ascii="Montserrat" w:hAnsi="Montserrat" w:cs="Arial"/>
                <w:lang w:val="es-MX"/>
              </w:rPr>
            </w:pPr>
            <w:r w:rsidRPr="006513AB">
              <w:rPr>
                <w:rFonts w:ascii="Montserrat" w:hAnsi="Montserrat" w:cs="Arial"/>
                <w:lang w:val="es-MX"/>
              </w:rPr>
              <w:t>Ejemplo</w:t>
            </w:r>
          </w:p>
        </w:tc>
      </w:tr>
      <w:tr w:rsidR="0023499C" w:rsidRPr="00675A9C" w14:paraId="49B90125"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458935CD" w14:textId="22291756" w:rsidR="00C43722" w:rsidRPr="000E0F98" w:rsidRDefault="00AE7BF3" w:rsidP="00C43722">
            <w:pPr>
              <w:pStyle w:val="TableHeading0"/>
              <w:rPr>
                <w:rFonts w:ascii="Montserrat" w:hAnsi="Montserrat" w:cs="Arial"/>
                <w:b w:val="0"/>
                <w:lang w:val="es-MX"/>
              </w:rPr>
            </w:pPr>
            <w:ins w:id="281" w:author="Licencia Office" w:date="2026-04-22T13:35:00Z" w16du:dateUtc="2026-04-22T19:35:00Z">
              <w:r w:rsidRPr="00AE7BF3">
                <w:rPr>
                  <w:rFonts w:ascii="Montserrat" w:hAnsi="Montserrat" w:cs="Arial"/>
                  <w:b w:val="0"/>
                  <w:highlight w:val="cyan"/>
                  <w:lang w:val="es-MX"/>
                  <w:rPrChange w:id="282" w:author="Licencia Office" w:date="2026-04-22T13:37:00Z" w16du:dateUtc="2026-04-22T19:37:00Z">
                    <w:rPr>
                      <w:rFonts w:ascii="Montserrat" w:hAnsi="Montserrat" w:cs="Arial"/>
                      <w:b w:val="0"/>
                      <w:lang w:val="es-MX"/>
                    </w:rPr>
                  </w:rPrChange>
                </w:rPr>
                <w:t>9</w:t>
              </w:r>
            </w:ins>
            <w:del w:id="283" w:author="Licencia Office" w:date="2026-04-22T13:35:00Z" w16du:dateUtc="2026-04-22T19:35:00Z">
              <w:r w:rsidR="00C43722" w:rsidRPr="00AE7BF3" w:rsidDel="00AE7BF3">
                <w:rPr>
                  <w:rFonts w:ascii="Montserrat" w:hAnsi="Montserrat" w:cs="Arial"/>
                  <w:b w:val="0"/>
                  <w:highlight w:val="cyan"/>
                  <w:lang w:val="es-MX"/>
                  <w:rPrChange w:id="284" w:author="Licencia Office" w:date="2026-04-22T13:37:00Z" w16du:dateUtc="2026-04-22T19:37:00Z">
                    <w:rPr>
                      <w:rFonts w:ascii="Montserrat" w:hAnsi="Montserrat" w:cs="Arial"/>
                      <w:b w:val="0"/>
                      <w:lang w:val="es-MX"/>
                    </w:rPr>
                  </w:rPrChange>
                </w:rPr>
                <w:delText>8</w:delText>
              </w:r>
            </w:del>
          </w:p>
        </w:tc>
        <w:tc>
          <w:tcPr>
            <w:tcW w:w="1204" w:type="dxa"/>
            <w:tcBorders>
              <w:top w:val="single" w:sz="6" w:space="0" w:color="auto"/>
              <w:left w:val="single" w:sz="6" w:space="0" w:color="auto"/>
              <w:bottom w:val="single" w:sz="6" w:space="0" w:color="auto"/>
              <w:right w:val="single" w:sz="6" w:space="0" w:color="auto"/>
            </w:tcBorders>
            <w:vAlign w:val="center"/>
          </w:tcPr>
          <w:p w14:paraId="20B61100" w14:textId="77777777" w:rsidR="0023499C" w:rsidRDefault="0023499C" w:rsidP="0023499C">
            <w:pPr>
              <w:pStyle w:val="TableHeading0"/>
              <w:rPr>
                <w:rFonts w:ascii="Montserrat" w:hAnsi="Montserrat" w:cs="Arial"/>
                <w:b w:val="0"/>
                <w:lang w:val="es-MX"/>
              </w:rPr>
            </w:pPr>
            <w:r>
              <w:rPr>
                <w:rFonts w:ascii="Montserrat" w:hAnsi="Montserrat" w:cs="Arial"/>
                <w:b w:val="0"/>
                <w:lang w:val="es-MX"/>
              </w:rPr>
              <w:t>Número de serie del certificado</w:t>
            </w:r>
          </w:p>
          <w:p w14:paraId="3BE1DE07" w14:textId="0028653E" w:rsidR="00C43722" w:rsidRPr="000E0F98" w:rsidRDefault="00C43722" w:rsidP="0023499C">
            <w:pPr>
              <w:pStyle w:val="TableHeading0"/>
              <w:rPr>
                <w:rFonts w:ascii="Montserrat" w:hAnsi="Montserrat" w:cs="Arial"/>
                <w:b w:val="0"/>
                <w:lang w:val="es-MX"/>
              </w:rPr>
            </w:pPr>
            <w:r>
              <w:rPr>
                <w:rFonts w:ascii="Montserrat" w:hAnsi="Montserrat" w:cs="Arial"/>
                <w:b w:val="0"/>
                <w:lang w:val="es-MX"/>
              </w:rPr>
              <w:t>del SAT</w:t>
            </w:r>
          </w:p>
        </w:tc>
        <w:tc>
          <w:tcPr>
            <w:tcW w:w="1232" w:type="dxa"/>
            <w:tcBorders>
              <w:top w:val="single" w:sz="6" w:space="0" w:color="auto"/>
              <w:left w:val="single" w:sz="6" w:space="0" w:color="auto"/>
              <w:bottom w:val="single" w:sz="6" w:space="0" w:color="auto"/>
              <w:right w:val="single" w:sz="6" w:space="0" w:color="auto"/>
            </w:tcBorders>
            <w:vAlign w:val="center"/>
          </w:tcPr>
          <w:p w14:paraId="630F833D" w14:textId="1A6D1B2D" w:rsidR="0023499C" w:rsidRPr="000E0F98" w:rsidRDefault="0023499C" w:rsidP="0023499C">
            <w:pPr>
              <w:pStyle w:val="TableHeading0"/>
              <w:rPr>
                <w:rFonts w:ascii="Montserrat" w:hAnsi="Montserrat" w:cs="Arial"/>
                <w:b w:val="0"/>
                <w:lang w:val="es-MX"/>
              </w:rPr>
            </w:pPr>
            <w:r>
              <w:rPr>
                <w:rFonts w:ascii="Montserrat" w:hAnsi="Montserrat" w:cs="Arial"/>
                <w:b w:val="0"/>
                <w:lang w:val="es-MX"/>
              </w:rPr>
              <w:t>Numérico</w:t>
            </w:r>
          </w:p>
        </w:tc>
        <w:tc>
          <w:tcPr>
            <w:tcW w:w="1498" w:type="dxa"/>
            <w:tcBorders>
              <w:top w:val="single" w:sz="6" w:space="0" w:color="auto"/>
              <w:left w:val="single" w:sz="6" w:space="0" w:color="auto"/>
              <w:bottom w:val="single" w:sz="6" w:space="0" w:color="auto"/>
              <w:right w:val="single" w:sz="6" w:space="0" w:color="auto"/>
            </w:tcBorders>
            <w:vAlign w:val="center"/>
          </w:tcPr>
          <w:p w14:paraId="652AAD0D" w14:textId="5FEBC1C4" w:rsidR="0023499C" w:rsidRPr="000E0F98" w:rsidRDefault="00BA0B9D" w:rsidP="0023499C">
            <w:pPr>
              <w:pStyle w:val="TableHeading0"/>
              <w:rPr>
                <w:rFonts w:ascii="Montserrat" w:hAnsi="Montserrat" w:cs="Arial"/>
                <w:b w:val="0"/>
                <w:lang w:val="es-MX"/>
              </w:rPr>
            </w:pPr>
            <w:r>
              <w:rPr>
                <w:rFonts w:ascii="Montserrat" w:hAnsi="Montserrat" w:cs="Arial"/>
                <w:b w:val="0"/>
                <w:lang w:val="es-MX"/>
              </w:rPr>
              <w:t>20</w:t>
            </w:r>
          </w:p>
        </w:tc>
        <w:tc>
          <w:tcPr>
            <w:tcW w:w="1477" w:type="dxa"/>
            <w:tcBorders>
              <w:top w:val="single" w:sz="6" w:space="0" w:color="auto"/>
              <w:left w:val="single" w:sz="6" w:space="0" w:color="auto"/>
              <w:bottom w:val="single" w:sz="6" w:space="0" w:color="auto"/>
              <w:right w:val="single" w:sz="6" w:space="0" w:color="auto"/>
            </w:tcBorders>
            <w:vAlign w:val="center"/>
          </w:tcPr>
          <w:p w14:paraId="313DA929" w14:textId="0B805562" w:rsidR="0023499C" w:rsidRPr="000E0F98" w:rsidRDefault="0023499C" w:rsidP="0023499C">
            <w:pPr>
              <w:pStyle w:val="TableHeading0"/>
              <w:rPr>
                <w:rFonts w:ascii="Montserrat" w:hAnsi="Montserrat" w:cs="Arial"/>
                <w:b w:val="0"/>
                <w:lang w:val="es-MX"/>
              </w:rPr>
            </w:pPr>
            <w:r>
              <w:rPr>
                <w:rFonts w:ascii="Montserrat" w:hAnsi="Montserrat" w:cs="Arial"/>
                <w:b w:val="0"/>
                <w:lang w:val="es-MX"/>
              </w:rPr>
              <w:t>Lista de certificados autorizados</w:t>
            </w:r>
          </w:p>
        </w:tc>
        <w:tc>
          <w:tcPr>
            <w:tcW w:w="1701" w:type="dxa"/>
            <w:tcBorders>
              <w:top w:val="single" w:sz="6" w:space="0" w:color="auto"/>
              <w:left w:val="single" w:sz="6" w:space="0" w:color="auto"/>
              <w:bottom w:val="single" w:sz="6" w:space="0" w:color="auto"/>
              <w:right w:val="single" w:sz="6" w:space="0" w:color="auto"/>
            </w:tcBorders>
            <w:vAlign w:val="center"/>
          </w:tcPr>
          <w:p w14:paraId="258F50C7" w14:textId="38F5E562" w:rsidR="0023499C" w:rsidRPr="000E0F98" w:rsidRDefault="0023499C" w:rsidP="0023499C">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061AB5B1" w14:textId="72755E6E" w:rsidR="0023499C" w:rsidRPr="00675A9C" w:rsidRDefault="0023499C" w:rsidP="00161A91">
            <w:pPr>
              <w:jc w:val="center"/>
              <w:rPr>
                <w:rFonts w:ascii="Montserrat" w:hAnsi="Montserrat" w:cs="Arial"/>
                <w:i/>
                <w:sz w:val="19"/>
                <w:szCs w:val="19"/>
              </w:rPr>
            </w:pPr>
            <w:r w:rsidRPr="00675A9C">
              <w:rPr>
                <w:rFonts w:ascii="Montserrat" w:hAnsi="Montserrat" w:cs="Arial"/>
              </w:rPr>
              <w:t>“</w:t>
            </w:r>
            <w:r w:rsidR="00161A91">
              <w:rPr>
                <w:rFonts w:ascii="Montserrat" w:hAnsi="Montserrat" w:cs="Arial"/>
              </w:rPr>
              <w:t>N/A</w:t>
            </w:r>
            <w:r w:rsidRPr="005E63F1">
              <w:rPr>
                <w:rFonts w:ascii="Montserrat" w:hAnsi="Montserrat" w:cs="Arial"/>
                <w:i/>
                <w:sz w:val="18"/>
              </w:rPr>
              <w:t>”</w:t>
            </w:r>
          </w:p>
        </w:tc>
      </w:tr>
    </w:tbl>
    <w:p w14:paraId="0D38918A" w14:textId="69DE9ADE" w:rsidR="0023499C" w:rsidRPr="00E256F3" w:rsidRDefault="0023499C" w:rsidP="00E256F3"/>
    <w:p w14:paraId="38C0E25C" w14:textId="06733F52" w:rsidR="00E56413" w:rsidRPr="006513AB" w:rsidRDefault="00E56413" w:rsidP="00E56413">
      <w:pPr>
        <w:pStyle w:val="Ttulo2"/>
        <w:rPr>
          <w:rFonts w:ascii="Montserrat" w:hAnsi="Montserrat"/>
          <w:sz w:val="20"/>
          <w:szCs w:val="20"/>
        </w:rPr>
      </w:pPr>
      <w:bookmarkStart w:id="285" w:name="_Toc57999864"/>
      <w:r w:rsidRPr="006513AB">
        <w:rPr>
          <w:rFonts w:ascii="Montserrat" w:hAnsi="Montserrat"/>
          <w:sz w:val="20"/>
          <w:szCs w:val="20"/>
        </w:rPr>
        <w:t>&lt;</w:t>
      </w:r>
      <w:r w:rsidR="009F74BE">
        <w:rPr>
          <w:rFonts w:ascii="Montserrat" w:hAnsi="Montserrat"/>
          <w:sz w:val="20"/>
          <w:szCs w:val="20"/>
        </w:rPr>
        <w:t xml:space="preserve">Bandera Validez de </w:t>
      </w:r>
      <w:r w:rsidR="00E32D55">
        <w:rPr>
          <w:rFonts w:ascii="Montserrat" w:hAnsi="Montserrat"/>
          <w:sz w:val="20"/>
          <w:szCs w:val="20"/>
        </w:rPr>
        <w:t>Obligaciones</w:t>
      </w:r>
      <w:r w:rsidRPr="006513AB">
        <w:rPr>
          <w:rFonts w:ascii="Montserrat" w:hAnsi="Montserrat"/>
          <w:sz w:val="20"/>
          <w:szCs w:val="20"/>
        </w:rPr>
        <w:t>&gt;</w:t>
      </w:r>
      <w:bookmarkEnd w:id="285"/>
    </w:p>
    <w:p w14:paraId="5AB8C7F9" w14:textId="77777777" w:rsidR="00E56413" w:rsidRPr="006513AB" w:rsidRDefault="00E56413" w:rsidP="00E56413">
      <w:pPr>
        <w:pStyle w:val="InfoHidden"/>
        <w:rPr>
          <w:rFonts w:ascii="Montserrat" w:hAnsi="Montserrat" w:cs="Arial"/>
        </w:rPr>
      </w:pPr>
      <w:r w:rsidRPr="006513AB">
        <w:rPr>
          <w:rFonts w:ascii="Montserrat" w:hAnsi="Montserrat" w:cs="Arial"/>
        </w:rPr>
        <w:t>Describir el contenido de la información que se recibe, y c</w:t>
      </w:r>
      <w:r w:rsidR="00EF5166" w:rsidRPr="006513AB">
        <w:rPr>
          <w:rFonts w:ascii="Montserrat" w:hAnsi="Montserrat" w:cs="Arial"/>
        </w:rPr>
        <w:t>ó</w:t>
      </w:r>
      <w:r w:rsidRPr="006513AB">
        <w:rPr>
          <w:rFonts w:ascii="Montserrat" w:hAnsi="Montserrat" w:cs="Arial"/>
        </w:rPr>
        <w:t>mo tiene relación con la aplicación que se está analizando.</w:t>
      </w:r>
    </w:p>
    <w:p w14:paraId="7DDC9284" w14:textId="77777777" w:rsidR="00F878E8" w:rsidRPr="00CE6B7B" w:rsidRDefault="00550040" w:rsidP="00CE6B7B">
      <w:pPr>
        <w:pStyle w:val="Ttulo1"/>
        <w:rPr>
          <w:rFonts w:ascii="Montserrat" w:hAnsi="Montserrat"/>
          <w:b w:val="0"/>
          <w:bCs w:val="0"/>
          <w:color w:val="0000FF"/>
          <w:kern w:val="0"/>
          <w:sz w:val="20"/>
          <w:szCs w:val="20"/>
        </w:rPr>
      </w:pPr>
      <w:bookmarkStart w:id="286" w:name="_Toc57999865"/>
      <w:r w:rsidRPr="006513AB">
        <w:rPr>
          <w:rFonts w:ascii="Montserrat" w:hAnsi="Montserrat"/>
          <w:sz w:val="20"/>
          <w:szCs w:val="20"/>
        </w:rPr>
        <w:t xml:space="preserve">TIPO </w:t>
      </w:r>
      <w:r w:rsidR="00A6177C" w:rsidRPr="006513AB">
        <w:rPr>
          <w:rFonts w:ascii="Montserrat" w:hAnsi="Montserrat"/>
          <w:sz w:val="20"/>
          <w:szCs w:val="20"/>
        </w:rPr>
        <w:t>ENTRADA</w:t>
      </w:r>
      <w:r w:rsidRPr="006513AB">
        <w:rPr>
          <w:rFonts w:ascii="Montserrat" w:hAnsi="Montserrat"/>
          <w:sz w:val="20"/>
          <w:szCs w:val="20"/>
        </w:rPr>
        <w:t>/SALIDA</w:t>
      </w:r>
      <w:bookmarkEnd w:id="286"/>
      <w:r w:rsidR="00A6177C" w:rsidRPr="006513AB">
        <w:rPr>
          <w:rFonts w:ascii="Montserrat" w:hAnsi="Montserrat"/>
          <w:sz w:val="20"/>
          <w:szCs w:val="20"/>
        </w:rPr>
        <w:t xml:space="preserve"> </w:t>
      </w:r>
      <w:r w:rsidR="00577FC9" w:rsidRPr="006513AB">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550040" w:rsidRPr="006513AB" w14:paraId="1A0A49E1"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11EDC3D9" w14:textId="77777777" w:rsidR="00550040" w:rsidRPr="006513AB" w:rsidRDefault="00550040" w:rsidP="008E5AC2">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97F12E7" w14:textId="77777777" w:rsidR="00550040" w:rsidRPr="006513AB" w:rsidRDefault="00550040" w:rsidP="008E5AC2">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4B05152A" w14:textId="77777777" w:rsidR="00550040" w:rsidRPr="006513AB" w:rsidRDefault="00550040" w:rsidP="008E5AC2">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1D09BFA8" w14:textId="77777777" w:rsidR="00550040" w:rsidRPr="006513AB" w:rsidRDefault="00550040" w:rsidP="008E5AC2">
            <w:pPr>
              <w:pStyle w:val="TableHeading0"/>
              <w:rPr>
                <w:rFonts w:ascii="Montserrat" w:hAnsi="Montserrat" w:cs="Arial"/>
                <w:lang w:val="es-MX"/>
              </w:rPr>
            </w:pPr>
            <w:r w:rsidRPr="006513AB">
              <w:rPr>
                <w:rFonts w:ascii="Montserrat" w:hAnsi="Montserrat" w:cs="Arial"/>
                <w:lang w:val="es-MX"/>
              </w:rPr>
              <w:t>Volumen</w:t>
            </w:r>
          </w:p>
        </w:tc>
      </w:tr>
      <w:tr w:rsidR="006E6D91" w:rsidRPr="006513AB" w14:paraId="70C02367"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17C0F8E9" w14:textId="77777777" w:rsidR="006E6D91" w:rsidRPr="000E0F98" w:rsidRDefault="00B91489" w:rsidP="009F74BE">
            <w:pPr>
              <w:pStyle w:val="TableHeading0"/>
              <w:rPr>
                <w:rFonts w:ascii="Montserrat" w:hAnsi="Montserrat" w:cs="Arial"/>
                <w:b w:val="0"/>
                <w:lang w:val="es-MX"/>
              </w:rPr>
            </w:pPr>
            <w:r w:rsidRPr="000E0F98">
              <w:rPr>
                <w:rFonts w:ascii="Montserrat" w:hAnsi="Montserrat" w:cs="Arial"/>
                <w:b w:val="0"/>
                <w:lang w:val="es-MX"/>
              </w:rPr>
              <w:t>I</w:t>
            </w:r>
          </w:p>
        </w:tc>
        <w:tc>
          <w:tcPr>
            <w:tcW w:w="2845" w:type="dxa"/>
            <w:tcBorders>
              <w:top w:val="single" w:sz="6" w:space="0" w:color="auto"/>
              <w:left w:val="single" w:sz="6" w:space="0" w:color="auto"/>
              <w:bottom w:val="single" w:sz="6" w:space="0" w:color="auto"/>
              <w:right w:val="single" w:sz="6" w:space="0" w:color="auto"/>
            </w:tcBorders>
            <w:vAlign w:val="center"/>
          </w:tcPr>
          <w:p w14:paraId="6119B0A6" w14:textId="77777777" w:rsidR="006E6D91" w:rsidRPr="000E0F98" w:rsidRDefault="00B91489" w:rsidP="009F74BE">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319ABE60" w14:textId="77777777" w:rsidR="006E6D91" w:rsidRPr="000E0F98" w:rsidRDefault="00B91489" w:rsidP="009F74BE">
            <w:pPr>
              <w:pStyle w:val="TableHeading0"/>
              <w:rPr>
                <w:rFonts w:ascii="Montserrat" w:hAnsi="Montserrat" w:cs="Arial"/>
                <w:b w:val="0"/>
                <w:lang w:val="es-MX"/>
              </w:rPr>
            </w:pPr>
            <w:r w:rsidRPr="000E0F98">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18863C33" w14:textId="475F53EE" w:rsidR="006E6D91" w:rsidRPr="000E0F98" w:rsidRDefault="00F04A5B" w:rsidP="00482288">
            <w:pPr>
              <w:pStyle w:val="TableHeading0"/>
              <w:rPr>
                <w:rFonts w:ascii="Montserrat" w:hAnsi="Montserrat" w:cs="Arial"/>
                <w:b w:val="0"/>
                <w:lang w:val="es-MX"/>
              </w:rPr>
            </w:pPr>
            <w:r>
              <w:rPr>
                <w:rFonts w:ascii="Montserrat" w:hAnsi="Montserrat" w:cs="Arial"/>
                <w:b w:val="0"/>
                <w:lang w:val="es-MX"/>
              </w:rPr>
              <w:t>Se estima en promedio 359 consultas por día.</w:t>
            </w:r>
          </w:p>
        </w:tc>
      </w:tr>
      <w:tr w:rsidR="00550040" w:rsidRPr="006513AB" w14:paraId="56C28F15"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161B0D13" w14:textId="77777777" w:rsidR="00550040" w:rsidRPr="006513AB" w:rsidRDefault="00550040" w:rsidP="00EF5166">
            <w:pPr>
              <w:pStyle w:val="InfoHidden"/>
              <w:jc w:val="center"/>
              <w:rPr>
                <w:rFonts w:ascii="Montserrat" w:hAnsi="Montserrat" w:cs="Arial"/>
                <w:lang w:val="en-US"/>
              </w:rPr>
            </w:pPr>
            <w:r w:rsidRPr="006513AB">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26D13FAF" w14:textId="77777777" w:rsidR="00550040" w:rsidRPr="006513AB" w:rsidRDefault="00550040" w:rsidP="00EF5166">
            <w:pPr>
              <w:pStyle w:val="InfoHidden"/>
              <w:jc w:val="center"/>
              <w:rPr>
                <w:rFonts w:ascii="Montserrat" w:hAnsi="Montserrat" w:cs="Arial"/>
              </w:rPr>
            </w:pPr>
            <w:r w:rsidRPr="006513AB">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4484F5BD" w14:textId="77777777" w:rsidR="00550040" w:rsidRPr="006513AB" w:rsidRDefault="00550040" w:rsidP="00EF5166">
            <w:pPr>
              <w:pStyle w:val="InfoHidden"/>
              <w:jc w:val="center"/>
              <w:rPr>
                <w:rFonts w:ascii="Montserrat" w:hAnsi="Montserrat" w:cs="Arial"/>
              </w:rPr>
            </w:pPr>
            <w:r w:rsidRPr="006513AB">
              <w:rPr>
                <w:rFonts w:ascii="Montserrat" w:hAnsi="Montserrat" w:cs="Arial"/>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3BD43358" w14:textId="77777777" w:rsidR="00550040" w:rsidRPr="006513AB" w:rsidRDefault="00550040" w:rsidP="00EF5166">
            <w:pPr>
              <w:pStyle w:val="InfoHidden"/>
              <w:jc w:val="center"/>
              <w:rPr>
                <w:rFonts w:ascii="Montserrat" w:hAnsi="Montserrat" w:cs="Arial"/>
              </w:rPr>
            </w:pPr>
            <w:r w:rsidRPr="006513AB">
              <w:rPr>
                <w:rFonts w:ascii="Montserrat" w:hAnsi="Montserrat" w:cs="Arial"/>
              </w:rPr>
              <w:t>&lt;Promedio de volumen de transacciones esperadas.&gt;</w:t>
            </w:r>
          </w:p>
        </w:tc>
      </w:tr>
    </w:tbl>
    <w:p w14:paraId="00F809DA" w14:textId="77777777" w:rsidR="002322E2" w:rsidRPr="006513AB" w:rsidRDefault="002322E2" w:rsidP="002322E2">
      <w:pPr>
        <w:pStyle w:val="BodyText"/>
        <w:spacing w:before="0" w:after="0"/>
        <w:rPr>
          <w:rFonts w:ascii="Montserrat" w:hAnsi="Montserrat" w:cs="Arial"/>
          <w:sz w:val="20"/>
        </w:rPr>
      </w:pPr>
    </w:p>
    <w:p w14:paraId="469E8EEA" w14:textId="77777777" w:rsidR="002322E2" w:rsidRPr="00CE6B7B" w:rsidRDefault="00A6177C" w:rsidP="00CE6B7B">
      <w:pPr>
        <w:pStyle w:val="Ttulo1"/>
        <w:rPr>
          <w:rFonts w:ascii="Montserrat" w:hAnsi="Montserrat"/>
          <w:b w:val="0"/>
          <w:bCs w:val="0"/>
          <w:color w:val="0000FF"/>
          <w:kern w:val="0"/>
          <w:sz w:val="20"/>
          <w:szCs w:val="20"/>
        </w:rPr>
      </w:pPr>
      <w:bookmarkStart w:id="287" w:name="_Toc57999866"/>
      <w:r w:rsidRPr="006513AB">
        <w:rPr>
          <w:rFonts w:ascii="Montserrat" w:hAnsi="Montserrat"/>
          <w:sz w:val="20"/>
          <w:szCs w:val="20"/>
        </w:rPr>
        <w:t>TRANSMISIÓN DE DATOS</w:t>
      </w:r>
      <w:bookmarkEnd w:id="287"/>
      <w:r w:rsidR="00EF7426" w:rsidRPr="006513AB">
        <w:rPr>
          <w:rFonts w:ascii="Montserrat" w:hAnsi="Montserrat"/>
          <w:sz w:val="20"/>
          <w:szCs w:val="20"/>
        </w:rPr>
        <w:t xml:space="preserve"> </w:t>
      </w:r>
      <w:r w:rsidR="00577FC9" w:rsidRPr="006513AB">
        <w:rPr>
          <w:rStyle w:val="InfoHiddenChar"/>
          <w:rFonts w:ascii="Montserrat" w:hAnsi="Montserrat"/>
          <w:i w:val="0"/>
          <w:sz w:val="20"/>
          <w:szCs w:val="20"/>
        </w:rPr>
        <w:t>[Fase: Análisis] [Etapa: Especificación Funcional] (ACSN)</w:t>
      </w:r>
    </w:p>
    <w:p w14:paraId="4BDD92FB" w14:textId="77777777" w:rsidR="002322E2" w:rsidRPr="006513AB" w:rsidRDefault="00EF5741" w:rsidP="00EF5166">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w:t>
      </w:r>
      <w:r w:rsidR="001608B7" w:rsidRPr="006513AB">
        <w:rPr>
          <w:rFonts w:ascii="Montserrat" w:hAnsi="Montserrat" w:cs="Arial"/>
        </w:rPr>
        <w:t xml:space="preserve"> información</w:t>
      </w:r>
      <w:r w:rsidRPr="006513AB">
        <w:rPr>
          <w:rFonts w:ascii="Montserrat" w:hAnsi="Montserrat" w:cs="Arial"/>
        </w:rPr>
        <w:t>).</w:t>
      </w:r>
      <w:r w:rsidR="001608B7" w:rsidRPr="006513AB">
        <w:rPr>
          <w:rFonts w:ascii="Montserrat" w:hAnsi="Montserrat" w:cs="Arial"/>
        </w:rPr>
        <w:t xml:space="preserve"> Incluir un ejemplo del formato a </w:t>
      </w:r>
      <w:r w:rsidR="00EF5166" w:rsidRPr="006513AB">
        <w:rPr>
          <w:rFonts w:ascii="Montserrat" w:hAnsi="Montserrat" w:cs="Arial"/>
        </w:rPr>
        <w:t>emplear</w:t>
      </w:r>
      <w:r w:rsidR="007F485A" w:rsidRPr="006513AB">
        <w:rPr>
          <w:rFonts w:ascii="Montserrat" w:hAnsi="Montserrat" w:cs="Arial"/>
        </w:rPr>
        <w:t>, el cual debe contener una estructura definida de acuerdo a los requerimientos del cliente.</w:t>
      </w:r>
    </w:p>
    <w:p w14:paraId="0E5C82AD" w14:textId="77777777" w:rsidR="00EF5741" w:rsidRPr="006513AB" w:rsidRDefault="00EF5741" w:rsidP="00B63AD8">
      <w:pPr>
        <w:pStyle w:val="InfoHidden"/>
        <w:rPr>
          <w:rFonts w:ascii="Montserrat" w:hAnsi="Montserrat" w:cs="Arial"/>
        </w:rPr>
      </w:pPr>
    </w:p>
    <w:p w14:paraId="0E0DD202" w14:textId="77777777" w:rsidR="00EF5741" w:rsidRPr="006513AB" w:rsidRDefault="00EF5741" w:rsidP="00B63AD8">
      <w:pPr>
        <w:pStyle w:val="InfoHidden"/>
        <w:rPr>
          <w:rFonts w:ascii="Montserrat" w:hAnsi="Montserrat" w:cs="Arial"/>
        </w:rPr>
      </w:pPr>
      <w:r w:rsidRPr="006513AB">
        <w:rPr>
          <w:rFonts w:ascii="Montserrat" w:hAnsi="Montserrat" w:cs="Arial"/>
        </w:rPr>
        <w:t>Ejemplo:</w:t>
      </w:r>
    </w:p>
    <w:p w14:paraId="433E622E" w14:textId="77777777" w:rsidR="00EF5741" w:rsidRPr="006513AB" w:rsidRDefault="00EF5741" w:rsidP="00B63AD8">
      <w:pPr>
        <w:pStyle w:val="InfoHidden"/>
        <w:rPr>
          <w:rFonts w:ascii="Montserrat" w:hAnsi="Montserrat" w:cs="Arial"/>
        </w:rPr>
      </w:pPr>
    </w:p>
    <w:p w14:paraId="4B49552E" w14:textId="77777777" w:rsidR="00EF5741" w:rsidRPr="006513AB" w:rsidRDefault="00EF5741" w:rsidP="00B63AD8">
      <w:pPr>
        <w:pStyle w:val="InfoHidden"/>
        <w:rPr>
          <w:rFonts w:ascii="Montserrat" w:hAnsi="Montserrat" w:cs="Arial"/>
        </w:rPr>
      </w:pPr>
      <w:r w:rsidRPr="006513AB">
        <w:rPr>
          <w:rFonts w:ascii="Montserrat" w:hAnsi="Montserrat" w:cs="Arial"/>
        </w:rPr>
        <w:t>Conversión de archivos de un formato a otro sin p</w:t>
      </w:r>
      <w:r w:rsidR="00332EF1" w:rsidRPr="006513AB">
        <w:rPr>
          <w:rFonts w:ascii="Montserrat" w:hAnsi="Montserrat" w:cs="Arial"/>
        </w:rPr>
        <w:t>é</w:t>
      </w:r>
      <w:r w:rsidRPr="006513AB">
        <w:rPr>
          <w:rFonts w:ascii="Montserrat" w:hAnsi="Montserrat" w:cs="Arial"/>
        </w:rPr>
        <w:t>rdida de informaci</w:t>
      </w:r>
      <w:r w:rsidR="001608B7" w:rsidRPr="006513AB">
        <w:rPr>
          <w:rFonts w:ascii="Montserrat" w:hAnsi="Montserrat" w:cs="Arial"/>
        </w:rPr>
        <w:t>ón</w:t>
      </w:r>
    </w:p>
    <w:p w14:paraId="575590B7" w14:textId="77777777" w:rsidR="00EF5741" w:rsidRPr="006513AB" w:rsidRDefault="00EF5741" w:rsidP="00B63AD8">
      <w:pPr>
        <w:pStyle w:val="InfoHidden"/>
        <w:rPr>
          <w:rFonts w:ascii="Montserrat" w:hAnsi="Montserrat" w:cs="Arial"/>
        </w:rPr>
      </w:pPr>
      <w:r w:rsidRPr="006513AB">
        <w:rPr>
          <w:rFonts w:ascii="Montserrat" w:hAnsi="Montserrat" w:cs="Arial"/>
        </w:rPr>
        <w:t>Rutinas de validación de información</w:t>
      </w:r>
    </w:p>
    <w:p w14:paraId="089D8F81" w14:textId="77777777" w:rsidR="00EF5741" w:rsidRPr="006513AB" w:rsidRDefault="00EF5741" w:rsidP="00B63AD8">
      <w:pPr>
        <w:pStyle w:val="InfoHidden"/>
        <w:rPr>
          <w:rFonts w:ascii="Montserrat" w:hAnsi="Montserrat" w:cs="Arial"/>
        </w:rPr>
      </w:pPr>
      <w:r w:rsidRPr="006513AB">
        <w:rPr>
          <w:rFonts w:ascii="Montserrat" w:hAnsi="Montserrat" w:cs="Arial"/>
        </w:rPr>
        <w:t>Herramientas automatizadas de conversión</w:t>
      </w:r>
    </w:p>
    <w:p w14:paraId="1F97053B" w14:textId="77777777" w:rsidR="00E73589" w:rsidRPr="006513AB" w:rsidRDefault="00E73589" w:rsidP="00B63AD8">
      <w:pPr>
        <w:pStyle w:val="InfoHidden"/>
        <w:rPr>
          <w:rFonts w:ascii="Montserrat" w:hAnsi="Montserrat" w:cs="Arial"/>
        </w:rPr>
      </w:pPr>
    </w:p>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274"/>
        <w:gridCol w:w="1843"/>
        <w:gridCol w:w="1559"/>
        <w:gridCol w:w="1134"/>
      </w:tblGrid>
      <w:tr w:rsidR="00550040" w:rsidRPr="006513AB" w14:paraId="729BFE5B"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7FB07934" w14:textId="77777777" w:rsidR="00550040" w:rsidRPr="006513AB" w:rsidRDefault="00550040" w:rsidP="00EF5166">
            <w:pPr>
              <w:pStyle w:val="TableHeading0"/>
              <w:rPr>
                <w:rFonts w:ascii="Montserrat" w:hAnsi="Montserrat" w:cs="Arial"/>
                <w:lang w:val="es-MX"/>
              </w:rPr>
            </w:pPr>
            <w:r w:rsidRPr="006513AB">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3026B8C0" w14:textId="77777777" w:rsidR="00550040" w:rsidRPr="006513AB" w:rsidRDefault="00550040" w:rsidP="00EF5166">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588A7723" w14:textId="77777777" w:rsidR="00550040" w:rsidRPr="006513AB" w:rsidRDefault="00550040" w:rsidP="00EF5166">
            <w:pPr>
              <w:pStyle w:val="TableHeading0"/>
              <w:rPr>
                <w:rFonts w:ascii="Montserrat" w:hAnsi="Montserrat" w:cs="Arial"/>
                <w:lang w:val="es-MX"/>
              </w:rPr>
            </w:pPr>
            <w:r w:rsidRPr="006513AB">
              <w:rPr>
                <w:rFonts w:ascii="Montserrat" w:hAnsi="Montserrat" w:cs="Arial"/>
                <w:lang w:val="es-MX"/>
              </w:rPr>
              <w:t>Tipo Dato</w:t>
            </w:r>
          </w:p>
        </w:tc>
        <w:tc>
          <w:tcPr>
            <w:tcW w:w="1274" w:type="dxa"/>
            <w:tcBorders>
              <w:top w:val="single" w:sz="6" w:space="0" w:color="auto"/>
              <w:left w:val="single" w:sz="6" w:space="0" w:color="auto"/>
              <w:bottom w:val="single" w:sz="6" w:space="0" w:color="auto"/>
              <w:right w:val="single" w:sz="6" w:space="0" w:color="auto"/>
            </w:tcBorders>
            <w:shd w:val="clear" w:color="auto" w:fill="A6A6A6"/>
            <w:vAlign w:val="center"/>
          </w:tcPr>
          <w:p w14:paraId="53096E4D" w14:textId="77777777" w:rsidR="00550040" w:rsidRPr="006513AB" w:rsidRDefault="00550040" w:rsidP="00EF5166">
            <w:pPr>
              <w:pStyle w:val="TableHeading0"/>
              <w:rPr>
                <w:rFonts w:ascii="Montserrat" w:hAnsi="Montserrat" w:cs="Arial"/>
                <w:lang w:val="es-MX"/>
              </w:rPr>
            </w:pPr>
            <w:r w:rsidRPr="006513AB">
              <w:rPr>
                <w:rFonts w:ascii="Montserrat" w:hAnsi="Montserrat" w:cs="Arial"/>
                <w:lang w:val="es-MX"/>
              </w:rPr>
              <w:t>Tamaño</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2BD97217" w14:textId="77777777" w:rsidR="00550040" w:rsidRPr="006513AB" w:rsidRDefault="00550040" w:rsidP="00EF5166">
            <w:pPr>
              <w:pStyle w:val="TableHeading0"/>
              <w:rPr>
                <w:rFonts w:ascii="Montserrat" w:hAnsi="Montserrat" w:cs="Arial"/>
                <w:lang w:val="es-MX"/>
              </w:rPr>
            </w:pPr>
            <w:r w:rsidRPr="006513AB">
              <w:rPr>
                <w:rFonts w:ascii="Montserrat" w:hAnsi="Montserrat" w:cs="Arial"/>
                <w:lang w:val="es-MX"/>
              </w:rPr>
              <w:t>Referencia</w:t>
            </w:r>
          </w:p>
        </w:tc>
        <w:tc>
          <w:tcPr>
            <w:tcW w:w="1559" w:type="dxa"/>
            <w:tcBorders>
              <w:top w:val="single" w:sz="6" w:space="0" w:color="auto"/>
              <w:left w:val="single" w:sz="6" w:space="0" w:color="auto"/>
              <w:bottom w:val="single" w:sz="6" w:space="0" w:color="auto"/>
              <w:right w:val="single" w:sz="6" w:space="0" w:color="auto"/>
            </w:tcBorders>
            <w:shd w:val="clear" w:color="auto" w:fill="A6A6A6"/>
            <w:vAlign w:val="center"/>
          </w:tcPr>
          <w:p w14:paraId="4FFAA855" w14:textId="77777777" w:rsidR="00550040" w:rsidRPr="006513AB" w:rsidRDefault="00550040" w:rsidP="00EF5166">
            <w:pPr>
              <w:pStyle w:val="TableHeading0"/>
              <w:rPr>
                <w:rFonts w:ascii="Montserrat" w:hAnsi="Montserrat" w:cs="Arial"/>
                <w:lang w:val="es-MX"/>
              </w:rPr>
            </w:pPr>
            <w:r w:rsidRPr="006513AB">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5E18A5C2" w14:textId="77777777" w:rsidR="00550040" w:rsidRPr="006513AB" w:rsidRDefault="00550040" w:rsidP="00EF5166">
            <w:pPr>
              <w:pStyle w:val="TableHeading0"/>
              <w:rPr>
                <w:rFonts w:ascii="Montserrat" w:hAnsi="Montserrat" w:cs="Arial"/>
                <w:lang w:val="es-MX"/>
              </w:rPr>
            </w:pPr>
            <w:r w:rsidRPr="006513AB">
              <w:rPr>
                <w:rFonts w:ascii="Montserrat" w:hAnsi="Montserrat" w:cs="Arial"/>
                <w:lang w:val="es-MX"/>
              </w:rPr>
              <w:t>Ejemplo</w:t>
            </w:r>
          </w:p>
        </w:tc>
      </w:tr>
      <w:tr w:rsidR="001646F7" w:rsidRPr="006513AB" w14:paraId="2976E473"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579E510" w14:textId="77777777" w:rsidR="001646F7" w:rsidRPr="000E0F98" w:rsidRDefault="000E0F98" w:rsidP="00EF5166">
            <w:pPr>
              <w:pStyle w:val="TableHeading0"/>
              <w:rPr>
                <w:rFonts w:ascii="Montserrat" w:hAnsi="Montserrat" w:cs="Arial"/>
                <w:b w:val="0"/>
                <w:lang w:val="es-MX"/>
              </w:rPr>
            </w:pPr>
            <w:r w:rsidRPr="000E0F98">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10558855" w14:textId="77777777" w:rsidR="001646F7" w:rsidRPr="000E0F98" w:rsidRDefault="00F54873" w:rsidP="00EF5166">
            <w:pPr>
              <w:pStyle w:val="TableHeading0"/>
              <w:rPr>
                <w:rFonts w:ascii="Montserrat" w:hAnsi="Montserrat" w:cs="Arial"/>
                <w:b w:val="0"/>
                <w:lang w:val="es-MX"/>
              </w:rPr>
            </w:pPr>
            <w:r>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3C5BDF79" w14:textId="77777777" w:rsidR="001646F7" w:rsidRPr="000E0F98" w:rsidRDefault="00FE23B5" w:rsidP="00EF5166">
            <w:pPr>
              <w:pStyle w:val="TableHeading0"/>
              <w:rPr>
                <w:rFonts w:ascii="Montserrat" w:hAnsi="Montserrat" w:cs="Arial"/>
                <w:b w:val="0"/>
                <w:lang w:val="es-MX"/>
              </w:rPr>
            </w:pPr>
            <w:r>
              <w:rPr>
                <w:rFonts w:ascii="Montserrat" w:hAnsi="Montserrat" w:cs="Arial"/>
                <w:b w:val="0"/>
                <w:lang w:val="es-MX"/>
              </w:rPr>
              <w:t xml:space="preserve">Alfanumérico </w:t>
            </w:r>
          </w:p>
        </w:tc>
        <w:tc>
          <w:tcPr>
            <w:tcW w:w="1274" w:type="dxa"/>
            <w:tcBorders>
              <w:top w:val="single" w:sz="6" w:space="0" w:color="auto"/>
              <w:left w:val="single" w:sz="6" w:space="0" w:color="auto"/>
              <w:bottom w:val="single" w:sz="6" w:space="0" w:color="auto"/>
              <w:right w:val="single" w:sz="6" w:space="0" w:color="auto"/>
            </w:tcBorders>
            <w:vAlign w:val="center"/>
          </w:tcPr>
          <w:p w14:paraId="2B990072" w14:textId="7B4F66B8" w:rsidR="001646F7" w:rsidRPr="000E0F98" w:rsidRDefault="00FE23B5" w:rsidP="00EF5166">
            <w:pPr>
              <w:pStyle w:val="TableHeading0"/>
              <w:rPr>
                <w:rFonts w:ascii="Montserrat" w:hAnsi="Montserrat" w:cs="Arial"/>
                <w:b w:val="0"/>
                <w:lang w:val="es-MX"/>
              </w:rPr>
            </w:pPr>
            <w:r>
              <w:rPr>
                <w:rFonts w:ascii="Montserrat" w:hAnsi="Montserrat" w:cs="Arial"/>
                <w:b w:val="0"/>
                <w:lang w:val="es-MX"/>
              </w:rPr>
              <w:t>13</w:t>
            </w:r>
          </w:p>
        </w:tc>
        <w:tc>
          <w:tcPr>
            <w:tcW w:w="1843" w:type="dxa"/>
            <w:tcBorders>
              <w:top w:val="single" w:sz="6" w:space="0" w:color="auto"/>
              <w:left w:val="single" w:sz="6" w:space="0" w:color="auto"/>
              <w:bottom w:val="single" w:sz="6" w:space="0" w:color="auto"/>
              <w:right w:val="single" w:sz="6" w:space="0" w:color="auto"/>
            </w:tcBorders>
            <w:vAlign w:val="center"/>
          </w:tcPr>
          <w:p w14:paraId="27B2E6F0" w14:textId="77777777" w:rsidR="001646F7" w:rsidRPr="006E4F49" w:rsidRDefault="00FE23B5" w:rsidP="00EF5166">
            <w:pPr>
              <w:pStyle w:val="TableHeading0"/>
              <w:rPr>
                <w:rFonts w:ascii="Montserrat" w:hAnsi="Montserrat" w:cs="Arial"/>
                <w:lang w:val="es-MX"/>
              </w:rPr>
            </w:pPr>
            <w:r w:rsidRPr="006E4F49">
              <w:rPr>
                <w:rFonts w:ascii="Montserrat" w:hAnsi="Montserrat" w:cs="Arial"/>
                <w:lang w:val="es-MX"/>
              </w:rPr>
              <w:t>Base de datos:</w:t>
            </w:r>
          </w:p>
          <w:p w14:paraId="155250A5" w14:textId="77777777" w:rsidR="00FE23B5" w:rsidRDefault="00F34640" w:rsidP="00EF5166">
            <w:pPr>
              <w:pStyle w:val="TableHeading0"/>
              <w:rPr>
                <w:rFonts w:ascii="Montserrat" w:hAnsi="Montserrat" w:cs="Arial"/>
                <w:b w:val="0"/>
                <w:lang w:val="es-MX"/>
              </w:rPr>
            </w:pPr>
            <w:r>
              <w:rPr>
                <w:rFonts w:ascii="Montserrat" w:hAnsi="Montserrat" w:cs="Arial"/>
                <w:b w:val="0"/>
                <w:lang w:val="es-MX"/>
              </w:rPr>
              <w:t>“</w:t>
            </w:r>
            <w:r w:rsidR="00FE23B5">
              <w:rPr>
                <w:rFonts w:ascii="Montserrat" w:hAnsi="Montserrat" w:cs="Arial"/>
                <w:b w:val="0"/>
                <w:lang w:val="es-MX"/>
              </w:rPr>
              <w:t>SIAT</w:t>
            </w:r>
            <w:r>
              <w:rPr>
                <w:rFonts w:ascii="Montserrat" w:hAnsi="Montserrat" w:cs="Arial"/>
                <w:b w:val="0"/>
                <w:lang w:val="es-MX"/>
              </w:rPr>
              <w:t>”</w:t>
            </w:r>
          </w:p>
          <w:p w14:paraId="11EC7A0C" w14:textId="77777777" w:rsidR="006E4F49" w:rsidRDefault="00F34640" w:rsidP="00EF5166">
            <w:pPr>
              <w:pStyle w:val="TableHeading0"/>
              <w:rPr>
                <w:rFonts w:ascii="Montserrat" w:hAnsi="Montserrat" w:cs="Arial"/>
                <w:b w:val="0"/>
                <w:lang w:val="es-MX"/>
              </w:rPr>
            </w:pPr>
            <w:r>
              <w:rPr>
                <w:rFonts w:ascii="Montserrat" w:hAnsi="Montserrat" w:cs="Arial"/>
                <w:b w:val="0"/>
                <w:lang w:val="es-MX"/>
              </w:rPr>
              <w:t>“</w:t>
            </w:r>
            <w:r w:rsidR="006E4F49">
              <w:rPr>
                <w:rFonts w:ascii="Montserrat" w:hAnsi="Montserrat" w:cs="Arial"/>
                <w:b w:val="0"/>
                <w:lang w:val="es-MX"/>
              </w:rPr>
              <w:t>Lista de Contribuyentes Cancelados</w:t>
            </w:r>
            <w:r>
              <w:rPr>
                <w:rFonts w:ascii="Montserrat" w:hAnsi="Montserrat" w:cs="Arial"/>
                <w:b w:val="0"/>
                <w:lang w:val="es-MX"/>
              </w:rPr>
              <w:t>”</w:t>
            </w:r>
          </w:p>
          <w:p w14:paraId="3812E95D" w14:textId="77777777" w:rsidR="006E4F49" w:rsidRPr="000E0F98" w:rsidRDefault="00F34640" w:rsidP="00EF5166">
            <w:pPr>
              <w:pStyle w:val="TableHeading0"/>
              <w:rPr>
                <w:rFonts w:ascii="Montserrat" w:hAnsi="Montserrat" w:cs="Arial"/>
                <w:b w:val="0"/>
                <w:lang w:val="es-MX"/>
              </w:rPr>
            </w:pPr>
            <w:r>
              <w:rPr>
                <w:rFonts w:ascii="Montserrat" w:hAnsi="Montserrat" w:cs="Arial"/>
                <w:b w:val="0"/>
                <w:lang w:val="es-MX"/>
              </w:rPr>
              <w:t>“</w:t>
            </w:r>
            <w:r w:rsidR="006E4F49">
              <w:rPr>
                <w:rFonts w:ascii="Montserrat" w:hAnsi="Montserrat" w:cs="Arial"/>
                <w:b w:val="0"/>
                <w:lang w:val="es-MX"/>
              </w:rPr>
              <w:t>Lista de Contribuyentes Bloqueados</w:t>
            </w:r>
            <w:r>
              <w:rPr>
                <w:rFonts w:ascii="Montserrat" w:hAnsi="Montserrat" w:cs="Arial"/>
                <w:b w:val="0"/>
                <w:lang w:val="es-MX"/>
              </w:rPr>
              <w:t>”</w:t>
            </w:r>
          </w:p>
        </w:tc>
        <w:tc>
          <w:tcPr>
            <w:tcW w:w="1559" w:type="dxa"/>
            <w:tcBorders>
              <w:top w:val="single" w:sz="6" w:space="0" w:color="auto"/>
              <w:left w:val="single" w:sz="6" w:space="0" w:color="auto"/>
              <w:bottom w:val="single" w:sz="6" w:space="0" w:color="auto"/>
              <w:right w:val="single" w:sz="6" w:space="0" w:color="auto"/>
            </w:tcBorders>
            <w:vAlign w:val="center"/>
          </w:tcPr>
          <w:p w14:paraId="488F67CE" w14:textId="77777777" w:rsidR="001646F7" w:rsidRPr="000E0F98" w:rsidRDefault="00FE23B5" w:rsidP="00EF5166">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408E2D91" w14:textId="12A33586" w:rsidR="001646F7" w:rsidRPr="005E63F1" w:rsidRDefault="00675A9C" w:rsidP="00E82CDB">
            <w:pPr>
              <w:jc w:val="center"/>
              <w:rPr>
                <w:rFonts w:ascii="Montserrat" w:hAnsi="Montserrat" w:cs="Arial"/>
                <w:i/>
                <w:sz w:val="18"/>
              </w:rPr>
            </w:pPr>
            <w:r w:rsidRPr="005E63F1">
              <w:rPr>
                <w:rFonts w:ascii="Montserrat" w:hAnsi="Montserrat" w:cs="Arial"/>
                <w:i/>
                <w:sz w:val="18"/>
              </w:rPr>
              <w:t>“</w:t>
            </w:r>
            <w:r w:rsidR="00E82CDB" w:rsidRPr="005E63F1">
              <w:rPr>
                <w:rFonts w:ascii="Montserrat" w:hAnsi="Montserrat" w:cs="Arial"/>
                <w:i/>
                <w:sz w:val="18"/>
              </w:rPr>
              <w:t>AAAA560522T96</w:t>
            </w:r>
            <w:r w:rsidRPr="005E63F1">
              <w:rPr>
                <w:rFonts w:ascii="Montserrat" w:hAnsi="Montserrat" w:cs="Arial"/>
                <w:i/>
                <w:sz w:val="18"/>
              </w:rPr>
              <w:t>”</w:t>
            </w:r>
          </w:p>
        </w:tc>
      </w:tr>
      <w:tr w:rsidR="00892EF2" w:rsidRPr="006513AB" w14:paraId="6040B757"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126E246" w14:textId="77777777" w:rsidR="00892EF2" w:rsidRPr="000E0F98" w:rsidRDefault="0014456D" w:rsidP="00892EF2">
            <w:pPr>
              <w:pStyle w:val="TableHeading0"/>
              <w:rPr>
                <w:rFonts w:ascii="Montserrat" w:hAnsi="Montserrat" w:cs="Arial"/>
                <w:b w:val="0"/>
                <w:lang w:val="es-MX"/>
              </w:rPr>
            </w:pPr>
            <w:r>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5BC370BE" w14:textId="3C9A6E48" w:rsidR="00892EF2" w:rsidRDefault="00D40E30" w:rsidP="00892EF2">
            <w:pPr>
              <w:pStyle w:val="TableHeading0"/>
              <w:rPr>
                <w:rFonts w:ascii="Montserrat" w:hAnsi="Montserrat" w:cs="Arial"/>
                <w:b w:val="0"/>
                <w:lang w:val="es-MX"/>
              </w:rPr>
            </w:pPr>
            <w:r>
              <w:rPr>
                <w:rFonts w:ascii="Montserrat" w:hAnsi="Montserrat" w:cs="Arial"/>
                <w:b w:val="0"/>
                <w:lang w:val="es-MX"/>
              </w:rPr>
              <w:t>RFC adquirente</w:t>
            </w:r>
          </w:p>
        </w:tc>
        <w:tc>
          <w:tcPr>
            <w:tcW w:w="1232" w:type="dxa"/>
            <w:tcBorders>
              <w:top w:val="single" w:sz="6" w:space="0" w:color="auto"/>
              <w:left w:val="single" w:sz="6" w:space="0" w:color="auto"/>
              <w:bottom w:val="single" w:sz="6" w:space="0" w:color="auto"/>
              <w:right w:val="single" w:sz="6" w:space="0" w:color="auto"/>
            </w:tcBorders>
            <w:vAlign w:val="center"/>
          </w:tcPr>
          <w:p w14:paraId="73C916A4" w14:textId="77777777" w:rsidR="00892EF2" w:rsidRDefault="00892EF2" w:rsidP="00892EF2">
            <w:pPr>
              <w:pStyle w:val="TableHeading0"/>
              <w:rPr>
                <w:rFonts w:ascii="Montserrat" w:hAnsi="Montserrat" w:cs="Arial"/>
                <w:b w:val="0"/>
                <w:lang w:val="es-MX"/>
              </w:rPr>
            </w:pPr>
            <w:r>
              <w:rPr>
                <w:rFonts w:ascii="Montserrat" w:hAnsi="Montserrat" w:cs="Arial"/>
                <w:b w:val="0"/>
                <w:lang w:val="es-MX"/>
              </w:rPr>
              <w:t>Alfanumérico</w:t>
            </w:r>
          </w:p>
        </w:tc>
        <w:tc>
          <w:tcPr>
            <w:tcW w:w="1274" w:type="dxa"/>
            <w:tcBorders>
              <w:top w:val="single" w:sz="6" w:space="0" w:color="auto"/>
              <w:left w:val="single" w:sz="6" w:space="0" w:color="auto"/>
              <w:bottom w:val="single" w:sz="6" w:space="0" w:color="auto"/>
              <w:right w:val="single" w:sz="6" w:space="0" w:color="auto"/>
            </w:tcBorders>
            <w:vAlign w:val="center"/>
          </w:tcPr>
          <w:p w14:paraId="047687D2" w14:textId="69D28C2C" w:rsidR="00892EF2" w:rsidRDefault="002A7F19" w:rsidP="00892EF2">
            <w:pPr>
              <w:pStyle w:val="TableHeading0"/>
              <w:rPr>
                <w:rFonts w:ascii="Montserrat" w:hAnsi="Montserrat" w:cs="Arial"/>
                <w:b w:val="0"/>
                <w:lang w:val="es-MX"/>
              </w:rPr>
            </w:pPr>
            <w:r>
              <w:rPr>
                <w:rFonts w:ascii="Montserrat" w:hAnsi="Montserrat" w:cs="Arial"/>
                <w:b w:val="0"/>
                <w:lang w:val="es-MX"/>
              </w:rPr>
              <w:t>12-</w:t>
            </w:r>
            <w:r w:rsidR="00892EF2">
              <w:rPr>
                <w:rFonts w:ascii="Montserrat" w:hAnsi="Montserrat" w:cs="Arial"/>
                <w:b w:val="0"/>
                <w:lang w:val="es-MX"/>
              </w:rPr>
              <w:t>13</w:t>
            </w:r>
          </w:p>
        </w:tc>
        <w:tc>
          <w:tcPr>
            <w:tcW w:w="1843" w:type="dxa"/>
            <w:tcBorders>
              <w:top w:val="single" w:sz="6" w:space="0" w:color="auto"/>
              <w:left w:val="single" w:sz="6" w:space="0" w:color="auto"/>
              <w:bottom w:val="single" w:sz="6" w:space="0" w:color="auto"/>
              <w:right w:val="single" w:sz="6" w:space="0" w:color="auto"/>
            </w:tcBorders>
            <w:vAlign w:val="center"/>
          </w:tcPr>
          <w:p w14:paraId="524528AD" w14:textId="77777777" w:rsidR="00892EF2" w:rsidRPr="006E4F49" w:rsidRDefault="00892EF2" w:rsidP="00892EF2">
            <w:pPr>
              <w:pStyle w:val="TableHeading0"/>
              <w:rPr>
                <w:rFonts w:ascii="Montserrat" w:hAnsi="Montserrat" w:cs="Arial"/>
                <w:lang w:val="es-MX"/>
              </w:rPr>
            </w:pPr>
            <w:r w:rsidRPr="006E4F49">
              <w:rPr>
                <w:rFonts w:ascii="Montserrat" w:hAnsi="Montserrat" w:cs="Arial"/>
                <w:lang w:val="es-MX"/>
              </w:rPr>
              <w:t>Base de datos:</w:t>
            </w:r>
          </w:p>
          <w:p w14:paraId="3950FC49" w14:textId="77777777" w:rsidR="00892EF2" w:rsidRDefault="00892EF2" w:rsidP="00892EF2">
            <w:pPr>
              <w:pStyle w:val="TableHeading0"/>
              <w:rPr>
                <w:rFonts w:ascii="Montserrat" w:hAnsi="Montserrat" w:cs="Arial"/>
                <w:b w:val="0"/>
                <w:lang w:val="es-MX"/>
              </w:rPr>
            </w:pPr>
            <w:r>
              <w:rPr>
                <w:rFonts w:ascii="Montserrat" w:hAnsi="Montserrat" w:cs="Arial"/>
                <w:b w:val="0"/>
                <w:lang w:val="es-MX"/>
              </w:rPr>
              <w:t>“SIAT”</w:t>
            </w:r>
          </w:p>
          <w:p w14:paraId="42366730" w14:textId="7E60862A" w:rsidR="00B84515" w:rsidRPr="007956E6" w:rsidRDefault="00B84515" w:rsidP="00892EF2">
            <w:pPr>
              <w:pStyle w:val="TableHeading0"/>
              <w:rPr>
                <w:rFonts w:ascii="Montserrat" w:hAnsi="Montserrat" w:cs="Arial"/>
                <w:b w:val="0"/>
                <w:lang w:val="es-MX"/>
              </w:rPr>
            </w:pPr>
            <w:r>
              <w:rPr>
                <w:rFonts w:ascii="Montserrat" w:hAnsi="Montserrat" w:cs="Arial"/>
                <w:b w:val="0"/>
                <w:lang w:val="es-MX"/>
              </w:rPr>
              <w:t>“Lista de excluidos”</w:t>
            </w:r>
          </w:p>
        </w:tc>
        <w:tc>
          <w:tcPr>
            <w:tcW w:w="1559" w:type="dxa"/>
            <w:tcBorders>
              <w:top w:val="single" w:sz="6" w:space="0" w:color="auto"/>
              <w:left w:val="single" w:sz="6" w:space="0" w:color="auto"/>
              <w:bottom w:val="single" w:sz="6" w:space="0" w:color="auto"/>
              <w:right w:val="single" w:sz="6" w:space="0" w:color="auto"/>
            </w:tcBorders>
            <w:vAlign w:val="center"/>
          </w:tcPr>
          <w:p w14:paraId="3C217D52" w14:textId="77777777" w:rsidR="00892EF2" w:rsidRDefault="00892EF2" w:rsidP="00892EF2">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6BD1874E" w14:textId="2997AEFE" w:rsidR="00892EF2" w:rsidRPr="005E63F1" w:rsidRDefault="00675A9C" w:rsidP="00892EF2">
            <w:pPr>
              <w:jc w:val="center"/>
              <w:rPr>
                <w:rFonts w:ascii="Montserrat" w:hAnsi="Montserrat" w:cs="Arial"/>
                <w:i/>
                <w:sz w:val="18"/>
              </w:rPr>
            </w:pPr>
            <w:r w:rsidRPr="005E63F1">
              <w:rPr>
                <w:rFonts w:ascii="Montserrat" w:hAnsi="Montserrat" w:cs="Arial"/>
                <w:i/>
                <w:sz w:val="18"/>
              </w:rPr>
              <w:t>“</w:t>
            </w:r>
            <w:r w:rsidR="00892EF2" w:rsidRPr="005E63F1">
              <w:rPr>
                <w:rFonts w:ascii="Montserrat" w:hAnsi="Montserrat" w:cs="Arial"/>
                <w:i/>
                <w:sz w:val="18"/>
              </w:rPr>
              <w:t>AUCM410430T82</w:t>
            </w:r>
            <w:r w:rsidRPr="005E63F1">
              <w:rPr>
                <w:rFonts w:ascii="Montserrat" w:hAnsi="Montserrat" w:cs="Arial"/>
                <w:i/>
                <w:sz w:val="18"/>
              </w:rPr>
              <w:t>”</w:t>
            </w:r>
          </w:p>
        </w:tc>
      </w:tr>
      <w:tr w:rsidR="00892EF2" w:rsidRPr="006513AB" w14:paraId="62FAF87F" w14:textId="77777777" w:rsidTr="00C17D25">
        <w:trPr>
          <w:trHeight w:val="917"/>
          <w:hidden/>
        </w:trPr>
        <w:tc>
          <w:tcPr>
            <w:tcW w:w="1174" w:type="dxa"/>
            <w:tcBorders>
              <w:top w:val="single" w:sz="6" w:space="0" w:color="auto"/>
              <w:left w:val="single" w:sz="6" w:space="0" w:color="auto"/>
              <w:bottom w:val="single" w:sz="6" w:space="0" w:color="auto"/>
              <w:right w:val="single" w:sz="6" w:space="0" w:color="auto"/>
            </w:tcBorders>
          </w:tcPr>
          <w:p w14:paraId="2DC67620" w14:textId="77777777" w:rsidR="00892EF2" w:rsidRPr="006513AB" w:rsidRDefault="00892EF2" w:rsidP="00892EF2">
            <w:pPr>
              <w:pStyle w:val="InfoHidden"/>
              <w:jc w:val="center"/>
              <w:rPr>
                <w:rFonts w:ascii="Montserrat" w:hAnsi="Montserrat" w:cs="Arial"/>
                <w:lang w:val="en-US"/>
              </w:rPr>
            </w:pPr>
            <w:r w:rsidRPr="006513AB">
              <w:rPr>
                <w:rFonts w:ascii="Montserrat" w:hAnsi="Montserrat" w:cs="Arial"/>
                <w:lang w:val="en-US"/>
              </w:rPr>
              <w:t>Número cardinal del dato</w:t>
            </w:r>
          </w:p>
        </w:tc>
        <w:tc>
          <w:tcPr>
            <w:tcW w:w="1204" w:type="dxa"/>
            <w:tcBorders>
              <w:top w:val="single" w:sz="6" w:space="0" w:color="auto"/>
              <w:left w:val="single" w:sz="6" w:space="0" w:color="auto"/>
              <w:bottom w:val="single" w:sz="6" w:space="0" w:color="auto"/>
              <w:right w:val="single" w:sz="6" w:space="0" w:color="auto"/>
            </w:tcBorders>
          </w:tcPr>
          <w:p w14:paraId="31AE6438"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Nombre del dato</w:t>
            </w:r>
          </w:p>
        </w:tc>
        <w:tc>
          <w:tcPr>
            <w:tcW w:w="1232" w:type="dxa"/>
            <w:tcBorders>
              <w:top w:val="single" w:sz="6" w:space="0" w:color="auto"/>
              <w:left w:val="single" w:sz="6" w:space="0" w:color="auto"/>
              <w:bottom w:val="single" w:sz="6" w:space="0" w:color="auto"/>
              <w:right w:val="single" w:sz="6" w:space="0" w:color="auto"/>
            </w:tcBorders>
          </w:tcPr>
          <w:p w14:paraId="0A4793D6"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Alfanumérico, Símbolos, Carácter único, Binario, etc…</w:t>
            </w:r>
          </w:p>
        </w:tc>
        <w:tc>
          <w:tcPr>
            <w:tcW w:w="1274" w:type="dxa"/>
            <w:tcBorders>
              <w:top w:val="single" w:sz="6" w:space="0" w:color="auto"/>
              <w:left w:val="single" w:sz="6" w:space="0" w:color="auto"/>
              <w:bottom w:val="single" w:sz="6" w:space="0" w:color="auto"/>
              <w:right w:val="single" w:sz="6" w:space="0" w:color="auto"/>
            </w:tcBorders>
          </w:tcPr>
          <w:p w14:paraId="76FF23E6"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Tamaño en posiciones del dato (en caso de ser necesario)</w:t>
            </w:r>
          </w:p>
        </w:tc>
        <w:tc>
          <w:tcPr>
            <w:tcW w:w="1843" w:type="dxa"/>
            <w:tcBorders>
              <w:top w:val="single" w:sz="6" w:space="0" w:color="auto"/>
              <w:left w:val="single" w:sz="6" w:space="0" w:color="auto"/>
              <w:bottom w:val="single" w:sz="6" w:space="0" w:color="auto"/>
              <w:right w:val="single" w:sz="6" w:space="0" w:color="auto"/>
            </w:tcBorders>
          </w:tcPr>
          <w:p w14:paraId="3511205F"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Si el dato proviene de algún lugar (como una base de datos)</w:t>
            </w:r>
          </w:p>
        </w:tc>
        <w:tc>
          <w:tcPr>
            <w:tcW w:w="1559" w:type="dxa"/>
            <w:tcBorders>
              <w:top w:val="single" w:sz="6" w:space="0" w:color="auto"/>
              <w:left w:val="single" w:sz="6" w:space="0" w:color="auto"/>
              <w:bottom w:val="single" w:sz="6" w:space="0" w:color="auto"/>
              <w:right w:val="single" w:sz="6" w:space="0" w:color="auto"/>
            </w:tcBorders>
          </w:tcPr>
          <w:p w14:paraId="6D13B30D" w14:textId="77777777" w:rsidR="00892EF2" w:rsidRPr="006513AB" w:rsidRDefault="00892EF2" w:rsidP="00892EF2">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27C8F20F"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Ejemplo del dato</w:t>
            </w:r>
          </w:p>
        </w:tc>
      </w:tr>
      <w:tr w:rsidR="00892EF2" w:rsidRPr="006513AB" w14:paraId="5F270313" w14:textId="77777777" w:rsidTr="00C17D25">
        <w:trPr>
          <w:trHeight w:val="788"/>
          <w:hidden/>
        </w:trPr>
        <w:tc>
          <w:tcPr>
            <w:tcW w:w="1174" w:type="dxa"/>
            <w:tcBorders>
              <w:top w:val="single" w:sz="6" w:space="0" w:color="auto"/>
              <w:left w:val="single" w:sz="6" w:space="0" w:color="auto"/>
              <w:bottom w:val="single" w:sz="6" w:space="0" w:color="auto"/>
              <w:right w:val="single" w:sz="6" w:space="0" w:color="auto"/>
            </w:tcBorders>
          </w:tcPr>
          <w:p w14:paraId="511C122D" w14:textId="77777777" w:rsidR="00892EF2" w:rsidRPr="006513AB" w:rsidRDefault="00892EF2" w:rsidP="00892EF2">
            <w:pPr>
              <w:pStyle w:val="InfoHidden"/>
              <w:jc w:val="center"/>
              <w:rPr>
                <w:rFonts w:ascii="Montserrat" w:hAnsi="Montserrat" w:cs="Arial"/>
              </w:rPr>
            </w:pPr>
          </w:p>
        </w:tc>
        <w:tc>
          <w:tcPr>
            <w:tcW w:w="1204" w:type="dxa"/>
            <w:tcBorders>
              <w:top w:val="single" w:sz="6" w:space="0" w:color="auto"/>
              <w:left w:val="single" w:sz="6" w:space="0" w:color="auto"/>
              <w:bottom w:val="single" w:sz="6" w:space="0" w:color="auto"/>
              <w:right w:val="single" w:sz="6" w:space="0" w:color="auto"/>
            </w:tcBorders>
          </w:tcPr>
          <w:p w14:paraId="3CF233B8"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RFC</w:t>
            </w:r>
          </w:p>
        </w:tc>
        <w:tc>
          <w:tcPr>
            <w:tcW w:w="1232" w:type="dxa"/>
            <w:tcBorders>
              <w:top w:val="single" w:sz="6" w:space="0" w:color="auto"/>
              <w:left w:val="single" w:sz="6" w:space="0" w:color="auto"/>
              <w:bottom w:val="single" w:sz="6" w:space="0" w:color="auto"/>
              <w:right w:val="single" w:sz="6" w:space="0" w:color="auto"/>
            </w:tcBorders>
          </w:tcPr>
          <w:p w14:paraId="32B6FED9"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Alfanumérico</w:t>
            </w:r>
          </w:p>
        </w:tc>
        <w:tc>
          <w:tcPr>
            <w:tcW w:w="1274" w:type="dxa"/>
            <w:tcBorders>
              <w:top w:val="single" w:sz="6" w:space="0" w:color="auto"/>
              <w:left w:val="single" w:sz="6" w:space="0" w:color="auto"/>
              <w:bottom w:val="single" w:sz="6" w:space="0" w:color="auto"/>
              <w:right w:val="single" w:sz="6" w:space="0" w:color="auto"/>
            </w:tcBorders>
          </w:tcPr>
          <w:p w14:paraId="315B9EFA"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13</w:t>
            </w:r>
          </w:p>
        </w:tc>
        <w:tc>
          <w:tcPr>
            <w:tcW w:w="1843" w:type="dxa"/>
            <w:tcBorders>
              <w:top w:val="single" w:sz="6" w:space="0" w:color="auto"/>
              <w:left w:val="single" w:sz="6" w:space="0" w:color="auto"/>
              <w:bottom w:val="single" w:sz="6" w:space="0" w:color="auto"/>
              <w:right w:val="single" w:sz="6" w:space="0" w:color="auto"/>
            </w:tcBorders>
          </w:tcPr>
          <w:p w14:paraId="22EEB5FD"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Oracle: Contribuyentes.RFC</w:t>
            </w:r>
          </w:p>
        </w:tc>
        <w:tc>
          <w:tcPr>
            <w:tcW w:w="1559" w:type="dxa"/>
            <w:tcBorders>
              <w:top w:val="single" w:sz="6" w:space="0" w:color="auto"/>
              <w:left w:val="single" w:sz="6" w:space="0" w:color="auto"/>
              <w:bottom w:val="single" w:sz="6" w:space="0" w:color="auto"/>
              <w:right w:val="single" w:sz="6" w:space="0" w:color="auto"/>
            </w:tcBorders>
          </w:tcPr>
          <w:p w14:paraId="3AC8643B" w14:textId="77777777" w:rsidR="00892EF2" w:rsidRPr="006513AB" w:rsidRDefault="00892EF2" w:rsidP="00892EF2">
            <w:pPr>
              <w:pStyle w:val="InfoHidden"/>
              <w:jc w:val="center"/>
              <w:rPr>
                <w:rFonts w:ascii="Montserrat" w:hAnsi="Montserrat" w:cs="Arial"/>
              </w:rPr>
            </w:pPr>
          </w:p>
        </w:tc>
        <w:tc>
          <w:tcPr>
            <w:tcW w:w="1134" w:type="dxa"/>
            <w:tcBorders>
              <w:top w:val="single" w:sz="6" w:space="0" w:color="auto"/>
              <w:left w:val="single" w:sz="6" w:space="0" w:color="auto"/>
              <w:bottom w:val="single" w:sz="6" w:space="0" w:color="auto"/>
              <w:right w:val="single" w:sz="6" w:space="0" w:color="auto"/>
            </w:tcBorders>
          </w:tcPr>
          <w:p w14:paraId="34BA038D" w14:textId="77777777" w:rsidR="00892EF2" w:rsidRPr="006513AB" w:rsidRDefault="00892EF2" w:rsidP="00892EF2">
            <w:pPr>
              <w:pStyle w:val="InfoHidden"/>
              <w:jc w:val="center"/>
              <w:rPr>
                <w:rFonts w:ascii="Montserrat" w:hAnsi="Montserrat" w:cs="Arial"/>
              </w:rPr>
            </w:pPr>
            <w:r w:rsidRPr="006513AB">
              <w:rPr>
                <w:rFonts w:ascii="Montserrat" w:hAnsi="Montserrat" w:cs="Arial"/>
              </w:rPr>
              <w:t>“GERA750702   “</w:t>
            </w:r>
          </w:p>
        </w:tc>
      </w:tr>
    </w:tbl>
    <w:p w14:paraId="76ADDB59" w14:textId="77777777" w:rsidR="002322E2" w:rsidRDefault="002322E2" w:rsidP="002322E2">
      <w:pPr>
        <w:pStyle w:val="BodyText"/>
        <w:spacing w:before="0" w:after="0"/>
        <w:rPr>
          <w:rFonts w:ascii="Montserrat" w:hAnsi="Montserrat" w:cs="Arial"/>
          <w:sz w:val="20"/>
        </w:rPr>
      </w:pPr>
    </w:p>
    <w:p w14:paraId="04C87C24" w14:textId="0E1C2BCA" w:rsidR="00CE6B7B" w:rsidRDefault="00CE6B7B" w:rsidP="00CE6B7B">
      <w:pPr>
        <w:pStyle w:val="Ttulo1"/>
        <w:rPr>
          <w:rFonts w:ascii="Montserrat" w:hAnsi="Montserrat"/>
          <w:sz w:val="20"/>
          <w:szCs w:val="20"/>
        </w:rPr>
      </w:pPr>
    </w:p>
    <w:p w14:paraId="26AFAAA8" w14:textId="49779DA1" w:rsidR="00675A9C" w:rsidRPr="00675A9C" w:rsidRDefault="00675A9C" w:rsidP="00675A9C"/>
    <w:p w14:paraId="1A4F28C1" w14:textId="77777777" w:rsidR="00086B72" w:rsidRPr="00CE6B7B" w:rsidRDefault="00086B72" w:rsidP="00CE6B7B">
      <w:pPr>
        <w:pStyle w:val="Ttulo1"/>
        <w:rPr>
          <w:rFonts w:ascii="Montserrat" w:hAnsi="Montserrat"/>
          <w:b w:val="0"/>
          <w:bCs w:val="0"/>
          <w:color w:val="0000FF"/>
          <w:kern w:val="0"/>
          <w:sz w:val="20"/>
          <w:szCs w:val="20"/>
        </w:rPr>
      </w:pPr>
      <w:bookmarkStart w:id="288" w:name="_Toc57999867"/>
      <w:r w:rsidRPr="006513AB">
        <w:rPr>
          <w:rFonts w:ascii="Montserrat" w:hAnsi="Montserrat"/>
          <w:sz w:val="20"/>
          <w:szCs w:val="20"/>
        </w:rPr>
        <w:lastRenderedPageBreak/>
        <w:t>TIPO ENTRADA/SALIDA</w:t>
      </w:r>
      <w:bookmarkEnd w:id="288"/>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086B72" w:rsidRPr="006513AB" w14:paraId="145BB73B"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69DB2603"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174E403F"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30036DBB"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0E95654B"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Volumen</w:t>
            </w:r>
          </w:p>
        </w:tc>
      </w:tr>
      <w:tr w:rsidR="00086B72" w:rsidRPr="006513AB" w14:paraId="10578B93"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1D9102C4" w14:textId="77777777" w:rsidR="00086B72" w:rsidRPr="000E0F98" w:rsidRDefault="00086B72" w:rsidP="009F74BE">
            <w:pPr>
              <w:pStyle w:val="TableHeading0"/>
              <w:rPr>
                <w:rFonts w:ascii="Montserrat" w:hAnsi="Montserrat" w:cs="Arial"/>
                <w:b w:val="0"/>
                <w:lang w:val="es-MX"/>
              </w:rPr>
            </w:pPr>
            <w:r>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5F23D2BF" w14:textId="77777777" w:rsidR="00086B72" w:rsidRPr="000E0F98" w:rsidRDefault="00086B72" w:rsidP="009F74BE">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7C58D667" w14:textId="77777777" w:rsidR="00086B72" w:rsidRPr="000E0F98" w:rsidRDefault="00086B72" w:rsidP="009F74BE">
            <w:pPr>
              <w:pStyle w:val="TableHeading0"/>
              <w:rPr>
                <w:rFonts w:ascii="Montserrat" w:hAnsi="Montserrat" w:cs="Arial"/>
                <w:b w:val="0"/>
                <w:lang w:val="es-MX"/>
              </w:rPr>
            </w:pPr>
            <w:r w:rsidRPr="000E0F98">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772638A2" w14:textId="56FEC788" w:rsidR="00086B72" w:rsidRPr="000E0F98" w:rsidRDefault="00F04A5B" w:rsidP="009F74BE">
            <w:pPr>
              <w:pStyle w:val="TableHeading0"/>
              <w:rPr>
                <w:rFonts w:ascii="Montserrat" w:hAnsi="Montserrat" w:cs="Arial"/>
                <w:b w:val="0"/>
                <w:lang w:val="es-MX"/>
              </w:rPr>
            </w:pPr>
            <w:r>
              <w:rPr>
                <w:rFonts w:ascii="Montserrat" w:hAnsi="Montserrat" w:cs="Arial"/>
                <w:b w:val="0"/>
                <w:lang w:val="es-MX"/>
              </w:rPr>
              <w:t>Se estima en promedio 359 consultas por día.</w:t>
            </w:r>
          </w:p>
        </w:tc>
      </w:tr>
    </w:tbl>
    <w:p w14:paraId="4CFF192A" w14:textId="1BA0D457" w:rsidR="00086B72" w:rsidRDefault="00086B72" w:rsidP="00CE6B7B">
      <w:pPr>
        <w:pStyle w:val="Ttulo1"/>
        <w:rPr>
          <w:rFonts w:ascii="Montserrat" w:hAnsi="Montserrat"/>
          <w:sz w:val="20"/>
          <w:szCs w:val="20"/>
        </w:rPr>
      </w:pPr>
      <w:bookmarkStart w:id="289" w:name="_Toc57999868"/>
      <w:r w:rsidRPr="006513AB">
        <w:rPr>
          <w:rFonts w:ascii="Montserrat" w:hAnsi="Montserrat"/>
          <w:sz w:val="20"/>
          <w:szCs w:val="20"/>
        </w:rPr>
        <w:t>TRANSMISIÓN DE DATOS</w:t>
      </w:r>
      <w:bookmarkEnd w:id="289"/>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p w14:paraId="71753C0B" w14:textId="77777777" w:rsidR="00086B72" w:rsidRPr="006513AB" w:rsidRDefault="00086B72" w:rsidP="00086B72">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398D5F64" w14:textId="77777777" w:rsidR="00086B72" w:rsidRPr="006513AB" w:rsidRDefault="00086B72" w:rsidP="00086B72">
      <w:pPr>
        <w:pStyle w:val="InfoHidden"/>
        <w:rPr>
          <w:rFonts w:ascii="Montserrat" w:hAnsi="Montserrat" w:cs="Arial"/>
        </w:rPr>
      </w:pPr>
    </w:p>
    <w:p w14:paraId="7F9160A8" w14:textId="77777777" w:rsidR="00086B72" w:rsidRPr="006513AB" w:rsidRDefault="00086B72" w:rsidP="00086B72">
      <w:pPr>
        <w:pStyle w:val="InfoHidden"/>
        <w:rPr>
          <w:rFonts w:ascii="Montserrat" w:hAnsi="Montserrat" w:cs="Arial"/>
        </w:rPr>
      </w:pPr>
      <w:r w:rsidRPr="006513AB">
        <w:rPr>
          <w:rFonts w:ascii="Montserrat" w:hAnsi="Montserrat" w:cs="Arial"/>
        </w:rPr>
        <w:t>Ejemplo:</w:t>
      </w:r>
    </w:p>
    <w:p w14:paraId="07360B5D" w14:textId="77777777" w:rsidR="00086B72" w:rsidRPr="006513AB" w:rsidRDefault="00086B72" w:rsidP="00086B72">
      <w:pPr>
        <w:pStyle w:val="InfoHidden"/>
        <w:rPr>
          <w:rFonts w:ascii="Montserrat" w:hAnsi="Montserrat" w:cs="Arial"/>
        </w:rPr>
      </w:pPr>
    </w:p>
    <w:p w14:paraId="3F5EABDA" w14:textId="77777777" w:rsidR="00086B72" w:rsidRPr="006513AB" w:rsidRDefault="00086B72" w:rsidP="00086B72">
      <w:pPr>
        <w:pStyle w:val="InfoHidden"/>
        <w:rPr>
          <w:rFonts w:ascii="Montserrat" w:hAnsi="Montserrat" w:cs="Arial"/>
        </w:rPr>
      </w:pPr>
      <w:r w:rsidRPr="006513AB">
        <w:rPr>
          <w:rFonts w:ascii="Montserrat" w:hAnsi="Montserrat" w:cs="Arial"/>
        </w:rPr>
        <w:t>Conversión de archivos de un formato a otro sin pérdida de información</w:t>
      </w:r>
    </w:p>
    <w:p w14:paraId="2DF3A576" w14:textId="77777777" w:rsidR="00086B72" w:rsidRPr="006513AB" w:rsidRDefault="00086B72" w:rsidP="00086B72">
      <w:pPr>
        <w:pStyle w:val="InfoHidden"/>
        <w:rPr>
          <w:rFonts w:ascii="Montserrat" w:hAnsi="Montserrat" w:cs="Arial"/>
        </w:rPr>
      </w:pPr>
      <w:r w:rsidRPr="006513AB">
        <w:rPr>
          <w:rFonts w:ascii="Montserrat" w:hAnsi="Montserrat" w:cs="Arial"/>
        </w:rPr>
        <w:t>Rutinas de validación de información</w:t>
      </w:r>
    </w:p>
    <w:p w14:paraId="771F5C7B" w14:textId="77777777" w:rsidR="00086B72" w:rsidRPr="006513AB" w:rsidRDefault="00086B72" w:rsidP="00086B72">
      <w:pPr>
        <w:pStyle w:val="InfoHidden"/>
        <w:rPr>
          <w:rFonts w:ascii="Montserrat" w:hAnsi="Montserrat" w:cs="Arial"/>
        </w:rPr>
      </w:pPr>
      <w:r w:rsidRPr="006513AB">
        <w:rPr>
          <w:rFonts w:ascii="Montserrat" w:hAnsi="Montserrat" w:cs="Arial"/>
        </w:rPr>
        <w:t>Herramientas automatizadas de conversión</w:t>
      </w:r>
    </w:p>
    <w:p w14:paraId="092BD8DE" w14:textId="77777777" w:rsidR="00086B72" w:rsidRPr="006513AB" w:rsidRDefault="00086B72" w:rsidP="00086B72">
      <w:pPr>
        <w:pStyle w:val="InfoHidden"/>
        <w:rPr>
          <w:rFonts w:ascii="Montserrat" w:hAnsi="Montserrat" w:cs="Arial"/>
        </w:rPr>
      </w:pPr>
    </w:p>
    <w:tbl>
      <w:tblPr>
        <w:tblW w:w="10188"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843"/>
      </w:tblGrid>
      <w:tr w:rsidR="00086B72" w:rsidRPr="006513AB" w14:paraId="4ED2DEDD" w14:textId="77777777" w:rsidTr="002B5F23">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722B6BA0"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lastRenderedPageBreak/>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06CCD50F"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7B1664B5"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25225FCD"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32C2129E"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Referencia</w:t>
            </w:r>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5A50F464"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Asociación</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6EBC749F" w14:textId="77777777" w:rsidR="00086B72" w:rsidRPr="006513AB" w:rsidRDefault="00086B72" w:rsidP="003C6F3B">
            <w:pPr>
              <w:pStyle w:val="TableHeading0"/>
              <w:rPr>
                <w:rFonts w:ascii="Montserrat" w:hAnsi="Montserrat" w:cs="Arial"/>
                <w:lang w:val="es-MX"/>
              </w:rPr>
            </w:pPr>
            <w:r w:rsidRPr="006513AB">
              <w:rPr>
                <w:rFonts w:ascii="Montserrat" w:hAnsi="Montserrat" w:cs="Arial"/>
                <w:lang w:val="es-MX"/>
              </w:rPr>
              <w:t>Ejemplo</w:t>
            </w:r>
          </w:p>
        </w:tc>
      </w:tr>
      <w:tr w:rsidR="00892EF2" w:rsidRPr="006513AB" w14:paraId="35843D0F" w14:textId="77777777" w:rsidTr="002B5F23">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0ABC9BBB" w14:textId="77777777" w:rsidR="00892EF2" w:rsidRPr="000E0F98" w:rsidRDefault="00892EF2" w:rsidP="00892EF2">
            <w:pPr>
              <w:pStyle w:val="TableHeading0"/>
              <w:rPr>
                <w:rFonts w:ascii="Montserrat" w:hAnsi="Montserrat" w:cs="Arial"/>
                <w:b w:val="0"/>
                <w:lang w:val="es-MX"/>
              </w:rPr>
            </w:pPr>
            <w:r w:rsidRPr="000E0F98">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00AF0771" w14:textId="77777777" w:rsidR="00892EF2" w:rsidRPr="000E0F98" w:rsidRDefault="00892EF2" w:rsidP="00892EF2">
            <w:pPr>
              <w:pStyle w:val="TableHeading0"/>
              <w:rPr>
                <w:rFonts w:ascii="Montserrat" w:hAnsi="Montserrat" w:cs="Arial"/>
                <w:b w:val="0"/>
                <w:lang w:val="es-MX"/>
              </w:rPr>
            </w:pPr>
            <w:r>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55BD177F" w14:textId="1D6A0206" w:rsidR="00892EF2" w:rsidRPr="000E0F98" w:rsidRDefault="00A56ECC" w:rsidP="00892EF2">
            <w:pPr>
              <w:pStyle w:val="TableHeading0"/>
              <w:rPr>
                <w:rFonts w:ascii="Montserrat" w:hAnsi="Montserrat" w:cs="Arial"/>
                <w:b w:val="0"/>
                <w:lang w:val="es-MX"/>
              </w:rPr>
            </w:pPr>
            <w:r>
              <w:rPr>
                <w:rFonts w:ascii="Montserrat" w:hAnsi="Montserrat" w:cs="Arial"/>
                <w:b w:val="0"/>
                <w:lang w:val="es-MX"/>
              </w:rPr>
              <w:t>N</w:t>
            </w:r>
            <w:r w:rsidR="00892EF2">
              <w:rPr>
                <w:rFonts w:ascii="Montserrat" w:hAnsi="Montserrat" w:cs="Arial"/>
                <w:b w:val="0"/>
                <w:lang w:val="es-MX"/>
              </w:rPr>
              <w:t xml:space="preserve">umérico </w:t>
            </w:r>
          </w:p>
        </w:tc>
        <w:tc>
          <w:tcPr>
            <w:tcW w:w="1498" w:type="dxa"/>
            <w:tcBorders>
              <w:top w:val="single" w:sz="6" w:space="0" w:color="auto"/>
              <w:left w:val="single" w:sz="6" w:space="0" w:color="auto"/>
              <w:bottom w:val="single" w:sz="6" w:space="0" w:color="auto"/>
              <w:right w:val="single" w:sz="6" w:space="0" w:color="auto"/>
            </w:tcBorders>
            <w:vAlign w:val="center"/>
          </w:tcPr>
          <w:p w14:paraId="523B4BBD" w14:textId="7DCF0B63" w:rsidR="00892EF2" w:rsidRPr="000E0F98" w:rsidRDefault="00A56ECC" w:rsidP="00892EF2">
            <w:pPr>
              <w:pStyle w:val="TableHeading0"/>
              <w:rPr>
                <w:rFonts w:ascii="Montserrat" w:hAnsi="Montserrat" w:cs="Arial"/>
                <w:b w:val="0"/>
                <w:lang w:val="es-MX"/>
              </w:rPr>
            </w:pPr>
            <w:r>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47D5667B" w14:textId="77777777" w:rsidR="00892EF2" w:rsidRPr="000E0F98" w:rsidRDefault="00892EF2" w:rsidP="00892EF2">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60C947D6" w14:textId="77777777" w:rsidR="00892EF2" w:rsidRPr="000E0F98" w:rsidRDefault="00892EF2" w:rsidP="00892EF2">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24D5BDB4" w14:textId="77777777" w:rsidR="00892EF2" w:rsidRPr="005E63F1" w:rsidRDefault="00892EF2" w:rsidP="00892EF2">
            <w:pPr>
              <w:jc w:val="both"/>
              <w:rPr>
                <w:rFonts w:ascii="Montserrat" w:hAnsi="Montserrat" w:cs="Arial"/>
                <w:i/>
                <w:sz w:val="18"/>
              </w:rPr>
            </w:pPr>
            <w:r w:rsidRPr="005E63F1">
              <w:rPr>
                <w:rFonts w:ascii="Montserrat" w:hAnsi="Montserrat" w:cs="Arial"/>
                <w:b/>
                <w:i/>
                <w:sz w:val="18"/>
              </w:rPr>
              <w:t xml:space="preserve">0 </w:t>
            </w:r>
            <w:r w:rsidRPr="005E63F1">
              <w:rPr>
                <w:rFonts w:ascii="Montserrat" w:hAnsi="Montserrat" w:cs="Arial"/>
                <w:i/>
                <w:sz w:val="18"/>
              </w:rPr>
              <w:t>=</w:t>
            </w:r>
            <w:r w:rsidRPr="005E63F1">
              <w:rPr>
                <w:rFonts w:ascii="Montserrat" w:hAnsi="Montserrat" w:cs="Arial"/>
                <w:b/>
                <w:i/>
                <w:sz w:val="18"/>
              </w:rPr>
              <w:t xml:space="preserve"> </w:t>
            </w:r>
            <w:r w:rsidRPr="005E63F1">
              <w:rPr>
                <w:rFonts w:ascii="Montserrat" w:hAnsi="Montserrat" w:cs="Arial"/>
                <w:i/>
                <w:sz w:val="18"/>
              </w:rPr>
              <w:t xml:space="preserve">Estado Cancelado </w:t>
            </w:r>
          </w:p>
          <w:p w14:paraId="36DB5784" w14:textId="77777777" w:rsidR="00892EF2" w:rsidRPr="005E63F1" w:rsidRDefault="00892EF2" w:rsidP="00892EF2">
            <w:pPr>
              <w:jc w:val="both"/>
              <w:rPr>
                <w:rFonts w:ascii="Montserrat" w:hAnsi="Montserrat" w:cs="Arial"/>
                <w:i/>
                <w:sz w:val="18"/>
              </w:rPr>
            </w:pPr>
            <w:r w:rsidRPr="005E63F1">
              <w:rPr>
                <w:rFonts w:ascii="Montserrat" w:hAnsi="Montserrat" w:cs="Arial"/>
                <w:b/>
                <w:i/>
                <w:sz w:val="18"/>
              </w:rPr>
              <w:t xml:space="preserve">0 </w:t>
            </w:r>
            <w:r w:rsidRPr="005E63F1">
              <w:rPr>
                <w:rFonts w:ascii="Montserrat" w:hAnsi="Montserrat" w:cs="Arial"/>
                <w:i/>
                <w:sz w:val="18"/>
              </w:rPr>
              <w:t>=Estado Suspendido</w:t>
            </w:r>
          </w:p>
          <w:p w14:paraId="17B9347A" w14:textId="77777777" w:rsidR="00892EF2" w:rsidRPr="005E63F1" w:rsidRDefault="00892EF2" w:rsidP="00892EF2">
            <w:pPr>
              <w:jc w:val="both"/>
              <w:rPr>
                <w:rFonts w:ascii="Montserrat" w:hAnsi="Montserrat" w:cs="Arial"/>
                <w:i/>
                <w:sz w:val="18"/>
              </w:rPr>
            </w:pPr>
            <w:r w:rsidRPr="005E63F1">
              <w:rPr>
                <w:rFonts w:ascii="Montserrat" w:hAnsi="Montserrat" w:cs="Arial"/>
                <w:b/>
                <w:i/>
                <w:sz w:val="18"/>
              </w:rPr>
              <w:t xml:space="preserve">1 </w:t>
            </w:r>
            <w:r w:rsidRPr="005E63F1">
              <w:rPr>
                <w:rFonts w:ascii="Montserrat" w:hAnsi="Montserrat" w:cs="Arial"/>
                <w:i/>
                <w:sz w:val="18"/>
              </w:rPr>
              <w:t>= Estado diferente a Cancelado o Suspendido</w:t>
            </w:r>
          </w:p>
          <w:p w14:paraId="371EF7C6" w14:textId="2B86A69E" w:rsidR="00892EF2" w:rsidRPr="005E63F1" w:rsidRDefault="00892EF2" w:rsidP="00892EF2">
            <w:pPr>
              <w:jc w:val="both"/>
              <w:rPr>
                <w:rFonts w:ascii="Montserrat" w:hAnsi="Montserrat" w:cs="Arial"/>
                <w:i/>
                <w:sz w:val="18"/>
              </w:rPr>
            </w:pPr>
            <w:r w:rsidRPr="005E63F1">
              <w:rPr>
                <w:rFonts w:ascii="Montserrat" w:hAnsi="Montserrat" w:cs="Arial"/>
                <w:b/>
                <w:i/>
                <w:sz w:val="18"/>
              </w:rPr>
              <w:t xml:space="preserve">2 </w:t>
            </w:r>
            <w:r w:rsidRPr="005E63F1">
              <w:rPr>
                <w:rFonts w:ascii="Montserrat" w:hAnsi="Montserrat" w:cs="Arial"/>
                <w:i/>
                <w:sz w:val="18"/>
              </w:rPr>
              <w:t xml:space="preserve">= Estado diferente a Cancelado o Suspendido más ROLES 300665 </w:t>
            </w:r>
            <w:r w:rsidR="00E55DED">
              <w:rPr>
                <w:rFonts w:ascii="Montserrat" w:hAnsi="Montserrat" w:cs="Arial"/>
                <w:i/>
                <w:sz w:val="18"/>
              </w:rPr>
              <w:t>o</w:t>
            </w:r>
            <w:r w:rsidRPr="005E63F1">
              <w:rPr>
                <w:rFonts w:ascii="Montserrat" w:hAnsi="Montserrat" w:cs="Arial"/>
                <w:i/>
                <w:sz w:val="18"/>
              </w:rPr>
              <w:t xml:space="preserve"> 300667</w:t>
            </w:r>
          </w:p>
          <w:p w14:paraId="5A01FC3A" w14:textId="77777777" w:rsidR="00623E27" w:rsidRDefault="00623E27" w:rsidP="00623E27">
            <w:pPr>
              <w:jc w:val="both"/>
              <w:rPr>
                <w:rFonts w:ascii="Montserrat" w:hAnsi="Montserrat"/>
              </w:rPr>
            </w:pPr>
            <w:r w:rsidRPr="00623E27">
              <w:rPr>
                <w:rFonts w:ascii="Montserrat" w:hAnsi="Montserrat" w:cs="Arial"/>
                <w:b/>
                <w:i/>
                <w:sz w:val="18"/>
              </w:rPr>
              <w:t>3</w:t>
            </w:r>
            <w:r>
              <w:rPr>
                <w:rFonts w:ascii="Montserrat" w:hAnsi="Montserrat" w:cs="Arial"/>
                <w:b/>
                <w:i/>
                <w:sz w:val="18"/>
              </w:rPr>
              <w:t xml:space="preserve"> </w:t>
            </w:r>
            <w:r>
              <w:rPr>
                <w:rFonts w:ascii="Montserrat" w:hAnsi="Montserrat" w:cs="Arial"/>
                <w:i/>
                <w:sz w:val="18"/>
              </w:rPr>
              <w:t xml:space="preserve">= </w:t>
            </w:r>
            <w:r w:rsidRPr="00F4317A">
              <w:rPr>
                <w:rFonts w:ascii="Montserrat" w:hAnsi="Montserrat" w:cs="Arial"/>
                <w:i/>
                <w:sz w:val="18"/>
              </w:rPr>
              <w:t>Estado diferente a Cancelado o Suspendido</w:t>
            </w:r>
            <w:r>
              <w:rPr>
                <w:rFonts w:ascii="Montserrat" w:hAnsi="Montserrat" w:cs="Arial"/>
                <w:i/>
                <w:sz w:val="18"/>
              </w:rPr>
              <w:t xml:space="preserve"> más ROLES </w:t>
            </w:r>
            <w:r>
              <w:rPr>
                <w:rFonts w:ascii="Montserrat" w:hAnsi="Montserrat"/>
              </w:rPr>
              <w:t>300682</w:t>
            </w:r>
            <w:r w:rsidRPr="002F703B">
              <w:rPr>
                <w:rFonts w:ascii="Montserrat" w:hAnsi="Montserrat"/>
              </w:rPr>
              <w:t xml:space="preserve"> </w:t>
            </w:r>
            <w:r>
              <w:rPr>
                <w:rFonts w:ascii="Montserrat" w:hAnsi="Montserrat"/>
              </w:rPr>
              <w:t>y 300684</w:t>
            </w:r>
          </w:p>
          <w:p w14:paraId="4E13780B" w14:textId="6684E915" w:rsidR="00623E27" w:rsidRDefault="00623E27" w:rsidP="00623E27">
            <w:pPr>
              <w:jc w:val="both"/>
              <w:rPr>
                <w:rFonts w:ascii="Montserrat" w:hAnsi="Montserrat"/>
              </w:rPr>
            </w:pPr>
            <w:r w:rsidRPr="00623E27">
              <w:rPr>
                <w:rFonts w:ascii="Montserrat" w:hAnsi="Montserrat"/>
                <w:b/>
              </w:rPr>
              <w:t>4</w:t>
            </w:r>
            <w:r>
              <w:rPr>
                <w:rFonts w:ascii="Montserrat" w:hAnsi="Montserrat"/>
                <w:b/>
              </w:rPr>
              <w:t xml:space="preserve"> </w:t>
            </w:r>
            <w:r>
              <w:rPr>
                <w:rFonts w:ascii="Montserrat" w:hAnsi="Montserrat"/>
              </w:rPr>
              <w:t xml:space="preserve">= </w:t>
            </w:r>
            <w:r w:rsidRPr="00F4317A">
              <w:rPr>
                <w:rFonts w:ascii="Montserrat" w:hAnsi="Montserrat" w:cs="Arial"/>
                <w:i/>
                <w:sz w:val="18"/>
              </w:rPr>
              <w:t>Estado diferente a Cancelado o Suspendido</w:t>
            </w:r>
            <w:r>
              <w:rPr>
                <w:rFonts w:ascii="Montserrat" w:hAnsi="Montserrat" w:cs="Arial"/>
                <w:i/>
                <w:sz w:val="18"/>
              </w:rPr>
              <w:t xml:space="preserve"> más la combinación de ROLES (</w:t>
            </w:r>
            <w:r>
              <w:rPr>
                <w:rFonts w:ascii="Montserrat" w:hAnsi="Montserrat"/>
              </w:rPr>
              <w:t>300682</w:t>
            </w:r>
            <w:r w:rsidRPr="002F703B">
              <w:rPr>
                <w:rFonts w:ascii="Montserrat" w:hAnsi="Montserrat"/>
              </w:rPr>
              <w:t xml:space="preserve"> </w:t>
            </w:r>
            <w:r>
              <w:rPr>
                <w:rFonts w:ascii="Montserrat" w:hAnsi="Montserrat"/>
              </w:rPr>
              <w:t>o 300684) y (</w:t>
            </w:r>
            <w:r>
              <w:rPr>
                <w:rFonts w:ascii="Montserrat" w:hAnsi="Montserrat" w:cs="Arial"/>
                <w:i/>
                <w:sz w:val="18"/>
                <w:szCs w:val="18"/>
              </w:rPr>
              <w:t>300665 o</w:t>
            </w:r>
            <w:r w:rsidRPr="005E63F1">
              <w:rPr>
                <w:rFonts w:ascii="Montserrat" w:hAnsi="Montserrat" w:cs="Arial"/>
                <w:i/>
                <w:sz w:val="18"/>
                <w:szCs w:val="18"/>
              </w:rPr>
              <w:t xml:space="preserve"> 300667</w:t>
            </w:r>
            <w:r>
              <w:rPr>
                <w:rFonts w:ascii="Montserrat" w:hAnsi="Montserrat"/>
              </w:rPr>
              <w:t>)</w:t>
            </w:r>
          </w:p>
          <w:p w14:paraId="3A143D66" w14:textId="77777777" w:rsidR="00892EF2" w:rsidRPr="005E63F1" w:rsidRDefault="00892EF2" w:rsidP="00892EF2">
            <w:pPr>
              <w:pStyle w:val="TableHeading0"/>
              <w:rPr>
                <w:rFonts w:ascii="Montserrat" w:hAnsi="Montserrat" w:cs="Arial"/>
                <w:b w:val="0"/>
                <w:i/>
                <w:sz w:val="18"/>
                <w:lang w:val="es-MX"/>
              </w:rPr>
            </w:pPr>
          </w:p>
        </w:tc>
      </w:tr>
      <w:tr w:rsidR="00892EF2" w:rsidRPr="006513AB" w14:paraId="52FF0CBB" w14:textId="77777777" w:rsidTr="002B5F23">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2D273B79" w14:textId="77777777" w:rsidR="00892EF2" w:rsidRPr="000E0F98" w:rsidRDefault="0014456D" w:rsidP="00892EF2">
            <w:pPr>
              <w:pStyle w:val="TableHeading0"/>
              <w:rPr>
                <w:rFonts w:ascii="Montserrat" w:hAnsi="Montserrat" w:cs="Arial"/>
                <w:b w:val="0"/>
                <w:lang w:val="es-MX"/>
              </w:rPr>
            </w:pPr>
            <w:r>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55214E53" w14:textId="622C24D5" w:rsidR="00892EF2" w:rsidRDefault="00D40E30" w:rsidP="00892EF2">
            <w:pPr>
              <w:pStyle w:val="TableHeading0"/>
              <w:rPr>
                <w:rFonts w:ascii="Montserrat" w:hAnsi="Montserrat" w:cs="Arial"/>
                <w:b w:val="0"/>
                <w:lang w:val="es-MX"/>
              </w:rPr>
            </w:pPr>
            <w:r>
              <w:rPr>
                <w:rFonts w:ascii="Montserrat" w:hAnsi="Montserrat" w:cs="Arial"/>
                <w:b w:val="0"/>
                <w:lang w:val="es-MX"/>
              </w:rPr>
              <w:t>RFC adquirente</w:t>
            </w:r>
          </w:p>
        </w:tc>
        <w:tc>
          <w:tcPr>
            <w:tcW w:w="1232" w:type="dxa"/>
            <w:tcBorders>
              <w:top w:val="single" w:sz="6" w:space="0" w:color="auto"/>
              <w:left w:val="single" w:sz="6" w:space="0" w:color="auto"/>
              <w:bottom w:val="single" w:sz="6" w:space="0" w:color="auto"/>
              <w:right w:val="single" w:sz="6" w:space="0" w:color="auto"/>
            </w:tcBorders>
            <w:vAlign w:val="center"/>
          </w:tcPr>
          <w:p w14:paraId="79C696EC" w14:textId="0B8E1C17" w:rsidR="00892EF2" w:rsidRDefault="00A56ECC" w:rsidP="00892EF2">
            <w:pPr>
              <w:pStyle w:val="TableHeading0"/>
              <w:rPr>
                <w:rFonts w:ascii="Montserrat" w:hAnsi="Montserrat" w:cs="Arial"/>
                <w:b w:val="0"/>
                <w:lang w:val="es-MX"/>
              </w:rPr>
            </w:pPr>
            <w:r>
              <w:rPr>
                <w:rFonts w:ascii="Montserrat" w:hAnsi="Montserrat" w:cs="Arial"/>
                <w:b w:val="0"/>
                <w:lang w:val="es-MX"/>
              </w:rPr>
              <w:t>N</w:t>
            </w:r>
            <w:r w:rsidR="00892EF2">
              <w:rPr>
                <w:rFonts w:ascii="Montserrat" w:hAnsi="Montserrat" w:cs="Arial"/>
                <w:b w:val="0"/>
                <w:lang w:val="es-MX"/>
              </w:rPr>
              <w:t>umérico</w:t>
            </w:r>
          </w:p>
        </w:tc>
        <w:tc>
          <w:tcPr>
            <w:tcW w:w="1498" w:type="dxa"/>
            <w:tcBorders>
              <w:top w:val="single" w:sz="6" w:space="0" w:color="auto"/>
              <w:left w:val="single" w:sz="6" w:space="0" w:color="auto"/>
              <w:bottom w:val="single" w:sz="6" w:space="0" w:color="auto"/>
              <w:right w:val="single" w:sz="6" w:space="0" w:color="auto"/>
            </w:tcBorders>
            <w:vAlign w:val="center"/>
          </w:tcPr>
          <w:p w14:paraId="5298D498" w14:textId="5760F840" w:rsidR="00892EF2" w:rsidRDefault="00A56ECC" w:rsidP="00892EF2">
            <w:pPr>
              <w:pStyle w:val="TableHeading0"/>
              <w:rPr>
                <w:rFonts w:ascii="Montserrat" w:hAnsi="Montserrat" w:cs="Arial"/>
                <w:b w:val="0"/>
                <w:lang w:val="es-MX"/>
              </w:rPr>
            </w:pPr>
            <w:r>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4C20A49C" w14:textId="77777777" w:rsidR="00892EF2" w:rsidRDefault="00892EF2" w:rsidP="00892EF2">
            <w:pPr>
              <w:pStyle w:val="TableHeading0"/>
              <w:rPr>
                <w:rFonts w:ascii="Montserrat" w:hAnsi="Montserrat" w:cs="Arial"/>
                <w:b w:val="0"/>
                <w:lang w:val="es-MX"/>
              </w:rPr>
            </w:pPr>
            <w:r>
              <w:rPr>
                <w:rFonts w:ascii="Montserrat" w:hAnsi="Montserrat" w:cs="Arial"/>
                <w:b w:val="0"/>
                <w:lang w:val="es-MX"/>
              </w:rPr>
              <w:t>N/A</w:t>
            </w:r>
          </w:p>
        </w:tc>
        <w:tc>
          <w:tcPr>
            <w:tcW w:w="1395" w:type="dxa"/>
            <w:tcBorders>
              <w:top w:val="single" w:sz="6" w:space="0" w:color="auto"/>
              <w:left w:val="single" w:sz="6" w:space="0" w:color="auto"/>
              <w:bottom w:val="single" w:sz="6" w:space="0" w:color="auto"/>
              <w:right w:val="single" w:sz="6" w:space="0" w:color="auto"/>
            </w:tcBorders>
            <w:vAlign w:val="center"/>
          </w:tcPr>
          <w:p w14:paraId="1B57C2E6" w14:textId="77777777" w:rsidR="00892EF2" w:rsidRDefault="00892EF2" w:rsidP="00892EF2">
            <w:pPr>
              <w:pStyle w:val="TableHeading0"/>
              <w:rPr>
                <w:rFonts w:ascii="Montserrat" w:hAnsi="Montserrat" w:cs="Arial"/>
                <w:b w:val="0"/>
                <w:lang w:val="es-MX"/>
              </w:rPr>
            </w:pPr>
            <w:r>
              <w:rPr>
                <w:rFonts w:ascii="Montserrat" w:hAnsi="Montserrat" w:cs="Arial"/>
                <w:b w:val="0"/>
                <w:lang w:val="es-MX"/>
              </w:rPr>
              <w:t>N/A</w:t>
            </w:r>
          </w:p>
        </w:tc>
        <w:tc>
          <w:tcPr>
            <w:tcW w:w="1843" w:type="dxa"/>
            <w:tcBorders>
              <w:top w:val="single" w:sz="6" w:space="0" w:color="auto"/>
              <w:left w:val="single" w:sz="6" w:space="0" w:color="auto"/>
              <w:bottom w:val="single" w:sz="6" w:space="0" w:color="auto"/>
              <w:right w:val="single" w:sz="6" w:space="0" w:color="auto"/>
            </w:tcBorders>
            <w:vAlign w:val="center"/>
          </w:tcPr>
          <w:p w14:paraId="296B4BC2" w14:textId="77777777" w:rsidR="00B84515" w:rsidRDefault="00B84515" w:rsidP="00B84515">
            <w:pPr>
              <w:jc w:val="both"/>
              <w:rPr>
                <w:rFonts w:ascii="Montserrat" w:hAnsi="Montserrat" w:cs="Arial"/>
                <w:i/>
                <w:sz w:val="18"/>
                <w:szCs w:val="18"/>
              </w:rPr>
            </w:pPr>
            <w:r w:rsidRPr="005E63F1">
              <w:rPr>
                <w:rFonts w:ascii="Montserrat" w:hAnsi="Montserrat" w:cs="Arial"/>
                <w:b/>
                <w:i/>
                <w:sz w:val="18"/>
                <w:szCs w:val="18"/>
              </w:rPr>
              <w:t>0</w:t>
            </w:r>
            <w:r w:rsidRPr="005E63F1">
              <w:rPr>
                <w:rFonts w:ascii="Montserrat" w:hAnsi="Montserrat" w:cs="Arial"/>
                <w:i/>
                <w:sz w:val="18"/>
                <w:szCs w:val="18"/>
              </w:rPr>
              <w:t xml:space="preserve"> = Estado Cancelado</w:t>
            </w:r>
          </w:p>
          <w:p w14:paraId="14462792" w14:textId="77777777" w:rsidR="00B84515" w:rsidRPr="005E63F1" w:rsidRDefault="00B84515" w:rsidP="00B84515">
            <w:pPr>
              <w:jc w:val="both"/>
              <w:rPr>
                <w:rFonts w:ascii="Montserrat" w:hAnsi="Montserrat" w:cs="Arial"/>
                <w:i/>
                <w:sz w:val="18"/>
                <w:szCs w:val="18"/>
              </w:rPr>
            </w:pPr>
            <w:r>
              <w:rPr>
                <w:rFonts w:ascii="Montserrat" w:hAnsi="Montserrat" w:cs="Arial"/>
                <w:b/>
                <w:i/>
                <w:sz w:val="18"/>
                <w:szCs w:val="18"/>
              </w:rPr>
              <w:t xml:space="preserve">0 </w:t>
            </w:r>
            <w:r>
              <w:rPr>
                <w:rFonts w:ascii="Montserrat" w:hAnsi="Montserrat" w:cs="Arial"/>
                <w:i/>
                <w:sz w:val="18"/>
                <w:szCs w:val="18"/>
              </w:rPr>
              <w:t>= Está en el listado de contribuyentes excluidos</w:t>
            </w:r>
          </w:p>
          <w:p w14:paraId="6268DA90" w14:textId="77777777" w:rsidR="00B84515" w:rsidRPr="005E63F1" w:rsidRDefault="00B84515" w:rsidP="00B84515">
            <w:pPr>
              <w:pStyle w:val="TableHeading0"/>
              <w:jc w:val="both"/>
              <w:rPr>
                <w:rFonts w:ascii="Montserrat" w:hAnsi="Montserrat" w:cs="Arial"/>
                <w:i/>
                <w:sz w:val="18"/>
                <w:szCs w:val="18"/>
              </w:rPr>
            </w:pPr>
          </w:p>
          <w:p w14:paraId="6B95ADF0" w14:textId="77777777" w:rsidR="00B84515" w:rsidRDefault="00B84515" w:rsidP="00B84515">
            <w:pPr>
              <w:jc w:val="both"/>
              <w:rPr>
                <w:rFonts w:ascii="Montserrat" w:hAnsi="Montserrat" w:cs="Arial"/>
                <w:i/>
                <w:sz w:val="18"/>
                <w:szCs w:val="18"/>
              </w:rPr>
            </w:pPr>
            <w:r w:rsidRPr="005E63F1">
              <w:rPr>
                <w:rFonts w:ascii="Montserrat" w:hAnsi="Montserrat" w:cs="Arial"/>
                <w:b/>
                <w:i/>
                <w:sz w:val="18"/>
                <w:szCs w:val="18"/>
              </w:rPr>
              <w:t xml:space="preserve">1 </w:t>
            </w:r>
            <w:r w:rsidRPr="005E63F1">
              <w:rPr>
                <w:rFonts w:ascii="Montserrat" w:hAnsi="Montserrat" w:cs="Arial"/>
                <w:i/>
                <w:sz w:val="18"/>
                <w:szCs w:val="18"/>
              </w:rPr>
              <w:t>= Cuenta con cualquier estatus diferente a cancelado</w:t>
            </w:r>
          </w:p>
          <w:p w14:paraId="64CC040B" w14:textId="07FCC8A9" w:rsidR="00892EF2" w:rsidRDefault="00B84515" w:rsidP="00B84515">
            <w:pPr>
              <w:jc w:val="both"/>
              <w:rPr>
                <w:rFonts w:ascii="Montserrat" w:hAnsi="Montserrat" w:cs="Arial"/>
                <w:i/>
                <w:sz w:val="18"/>
                <w:szCs w:val="18"/>
              </w:rPr>
            </w:pPr>
            <w:proofErr w:type="gramStart"/>
            <w:r>
              <w:rPr>
                <w:rFonts w:ascii="Montserrat" w:hAnsi="Montserrat" w:cs="Arial"/>
                <w:b/>
                <w:i/>
                <w:sz w:val="18"/>
                <w:szCs w:val="18"/>
              </w:rPr>
              <w:t xml:space="preserve">1  </w:t>
            </w:r>
            <w:r>
              <w:rPr>
                <w:rFonts w:ascii="Montserrat" w:hAnsi="Montserrat" w:cs="Arial"/>
                <w:i/>
                <w:sz w:val="18"/>
                <w:szCs w:val="18"/>
              </w:rPr>
              <w:t>=</w:t>
            </w:r>
            <w:proofErr w:type="gramEnd"/>
            <w:r>
              <w:rPr>
                <w:rFonts w:ascii="Montserrat" w:hAnsi="Montserrat" w:cs="Arial"/>
                <w:i/>
                <w:sz w:val="18"/>
                <w:szCs w:val="18"/>
              </w:rPr>
              <w:t xml:space="preserve"> No está en el listado de contribuyentes excluidos</w:t>
            </w:r>
          </w:p>
          <w:p w14:paraId="7F574BAC" w14:textId="04C7170D" w:rsidR="0034321F" w:rsidRPr="005E63F1" w:rsidRDefault="0034321F" w:rsidP="00B84515">
            <w:pPr>
              <w:jc w:val="both"/>
              <w:rPr>
                <w:rFonts w:ascii="Montserrat" w:hAnsi="Montserrat" w:cs="Arial"/>
                <w:i/>
                <w:sz w:val="18"/>
              </w:rPr>
            </w:pPr>
          </w:p>
        </w:tc>
      </w:tr>
      <w:tr w:rsidR="007956E6" w:rsidRPr="006513AB" w14:paraId="37C3912F" w14:textId="77777777" w:rsidTr="002B5F23">
        <w:trPr>
          <w:trHeight w:val="917"/>
          <w:hidden/>
        </w:trPr>
        <w:tc>
          <w:tcPr>
            <w:tcW w:w="1174" w:type="dxa"/>
            <w:tcBorders>
              <w:top w:val="single" w:sz="6" w:space="0" w:color="auto"/>
              <w:left w:val="single" w:sz="6" w:space="0" w:color="auto"/>
              <w:bottom w:val="single" w:sz="6" w:space="0" w:color="auto"/>
              <w:right w:val="single" w:sz="6" w:space="0" w:color="auto"/>
            </w:tcBorders>
          </w:tcPr>
          <w:p w14:paraId="1D983688" w14:textId="77777777" w:rsidR="007956E6" w:rsidRPr="006513AB" w:rsidRDefault="007956E6" w:rsidP="007956E6">
            <w:pPr>
              <w:pStyle w:val="InfoHidden"/>
              <w:jc w:val="center"/>
              <w:rPr>
                <w:rFonts w:ascii="Montserrat" w:hAnsi="Montserrat" w:cs="Arial"/>
                <w:lang w:val="en-US"/>
              </w:rPr>
            </w:pPr>
            <w:r w:rsidRPr="006513AB">
              <w:rPr>
                <w:rFonts w:ascii="Montserrat" w:hAnsi="Montserrat" w:cs="Arial"/>
                <w:lang w:val="en-US"/>
              </w:rPr>
              <w:t>Número cardinal del dato</w:t>
            </w:r>
          </w:p>
        </w:tc>
        <w:tc>
          <w:tcPr>
            <w:tcW w:w="1204" w:type="dxa"/>
            <w:tcBorders>
              <w:top w:val="single" w:sz="6" w:space="0" w:color="auto"/>
              <w:left w:val="single" w:sz="6" w:space="0" w:color="auto"/>
              <w:bottom w:val="single" w:sz="6" w:space="0" w:color="auto"/>
              <w:right w:val="single" w:sz="6" w:space="0" w:color="auto"/>
            </w:tcBorders>
          </w:tcPr>
          <w:p w14:paraId="7370B5A7"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Nombre del dato</w:t>
            </w:r>
          </w:p>
        </w:tc>
        <w:tc>
          <w:tcPr>
            <w:tcW w:w="1232" w:type="dxa"/>
            <w:tcBorders>
              <w:top w:val="single" w:sz="6" w:space="0" w:color="auto"/>
              <w:left w:val="single" w:sz="6" w:space="0" w:color="auto"/>
              <w:bottom w:val="single" w:sz="6" w:space="0" w:color="auto"/>
              <w:right w:val="single" w:sz="6" w:space="0" w:color="auto"/>
            </w:tcBorders>
          </w:tcPr>
          <w:p w14:paraId="45F5B4FD"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Alfanumérico, Símbolos, Carácter único, Binario, etc…</w:t>
            </w:r>
          </w:p>
        </w:tc>
        <w:tc>
          <w:tcPr>
            <w:tcW w:w="1498" w:type="dxa"/>
            <w:tcBorders>
              <w:top w:val="single" w:sz="6" w:space="0" w:color="auto"/>
              <w:left w:val="single" w:sz="6" w:space="0" w:color="auto"/>
              <w:bottom w:val="single" w:sz="6" w:space="0" w:color="auto"/>
              <w:right w:val="single" w:sz="6" w:space="0" w:color="auto"/>
            </w:tcBorders>
          </w:tcPr>
          <w:p w14:paraId="7E2D2858"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Tamaño en posiciones del dato (en caso de ser necesario)</w:t>
            </w:r>
          </w:p>
        </w:tc>
        <w:tc>
          <w:tcPr>
            <w:tcW w:w="1842" w:type="dxa"/>
            <w:tcBorders>
              <w:top w:val="single" w:sz="6" w:space="0" w:color="auto"/>
              <w:left w:val="single" w:sz="6" w:space="0" w:color="auto"/>
              <w:bottom w:val="single" w:sz="6" w:space="0" w:color="auto"/>
              <w:right w:val="single" w:sz="6" w:space="0" w:color="auto"/>
            </w:tcBorders>
          </w:tcPr>
          <w:p w14:paraId="2571C164"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Si el dato proviene de algún lugar (como una base de datos)</w:t>
            </w:r>
          </w:p>
        </w:tc>
        <w:tc>
          <w:tcPr>
            <w:tcW w:w="1395" w:type="dxa"/>
            <w:tcBorders>
              <w:top w:val="single" w:sz="6" w:space="0" w:color="auto"/>
              <w:left w:val="single" w:sz="6" w:space="0" w:color="auto"/>
              <w:bottom w:val="single" w:sz="6" w:space="0" w:color="auto"/>
              <w:right w:val="single" w:sz="6" w:space="0" w:color="auto"/>
            </w:tcBorders>
          </w:tcPr>
          <w:p w14:paraId="1814D1E7" w14:textId="77777777" w:rsidR="007956E6" w:rsidRPr="006513AB" w:rsidRDefault="007956E6" w:rsidP="007956E6">
            <w:pPr>
              <w:pStyle w:val="InfoHidden"/>
              <w:jc w:val="center"/>
              <w:rPr>
                <w:rFonts w:ascii="Montserrat" w:hAnsi="Montserrat" w:cs="Arial"/>
              </w:rPr>
            </w:pPr>
          </w:p>
        </w:tc>
        <w:tc>
          <w:tcPr>
            <w:tcW w:w="1843" w:type="dxa"/>
            <w:tcBorders>
              <w:top w:val="single" w:sz="6" w:space="0" w:color="auto"/>
              <w:left w:val="single" w:sz="6" w:space="0" w:color="auto"/>
              <w:bottom w:val="single" w:sz="6" w:space="0" w:color="auto"/>
              <w:right w:val="single" w:sz="6" w:space="0" w:color="auto"/>
            </w:tcBorders>
          </w:tcPr>
          <w:p w14:paraId="71C543B6"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Ejemplo del dato</w:t>
            </w:r>
          </w:p>
        </w:tc>
      </w:tr>
      <w:tr w:rsidR="007956E6" w:rsidRPr="006513AB" w14:paraId="0C9626AC" w14:textId="77777777" w:rsidTr="002B5F23">
        <w:trPr>
          <w:trHeight w:val="788"/>
          <w:hidden/>
        </w:trPr>
        <w:tc>
          <w:tcPr>
            <w:tcW w:w="1174" w:type="dxa"/>
            <w:tcBorders>
              <w:top w:val="single" w:sz="6" w:space="0" w:color="auto"/>
              <w:left w:val="single" w:sz="6" w:space="0" w:color="auto"/>
              <w:bottom w:val="single" w:sz="6" w:space="0" w:color="auto"/>
              <w:right w:val="single" w:sz="6" w:space="0" w:color="auto"/>
            </w:tcBorders>
          </w:tcPr>
          <w:p w14:paraId="64A5797C" w14:textId="77777777" w:rsidR="007956E6" w:rsidRPr="006513AB" w:rsidRDefault="007956E6" w:rsidP="007956E6">
            <w:pPr>
              <w:pStyle w:val="InfoHidden"/>
              <w:jc w:val="center"/>
              <w:rPr>
                <w:rFonts w:ascii="Montserrat" w:hAnsi="Montserrat" w:cs="Arial"/>
              </w:rPr>
            </w:pPr>
          </w:p>
        </w:tc>
        <w:tc>
          <w:tcPr>
            <w:tcW w:w="1204" w:type="dxa"/>
            <w:tcBorders>
              <w:top w:val="single" w:sz="6" w:space="0" w:color="auto"/>
              <w:left w:val="single" w:sz="6" w:space="0" w:color="auto"/>
              <w:bottom w:val="single" w:sz="6" w:space="0" w:color="auto"/>
              <w:right w:val="single" w:sz="6" w:space="0" w:color="auto"/>
            </w:tcBorders>
          </w:tcPr>
          <w:p w14:paraId="3B3279D7"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RFC</w:t>
            </w:r>
          </w:p>
        </w:tc>
        <w:tc>
          <w:tcPr>
            <w:tcW w:w="1232" w:type="dxa"/>
            <w:tcBorders>
              <w:top w:val="single" w:sz="6" w:space="0" w:color="auto"/>
              <w:left w:val="single" w:sz="6" w:space="0" w:color="auto"/>
              <w:bottom w:val="single" w:sz="6" w:space="0" w:color="auto"/>
              <w:right w:val="single" w:sz="6" w:space="0" w:color="auto"/>
            </w:tcBorders>
          </w:tcPr>
          <w:p w14:paraId="1A79073F"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Alfanumérico</w:t>
            </w:r>
          </w:p>
        </w:tc>
        <w:tc>
          <w:tcPr>
            <w:tcW w:w="1498" w:type="dxa"/>
            <w:tcBorders>
              <w:top w:val="single" w:sz="6" w:space="0" w:color="auto"/>
              <w:left w:val="single" w:sz="6" w:space="0" w:color="auto"/>
              <w:bottom w:val="single" w:sz="6" w:space="0" w:color="auto"/>
              <w:right w:val="single" w:sz="6" w:space="0" w:color="auto"/>
            </w:tcBorders>
          </w:tcPr>
          <w:p w14:paraId="3017C312"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13</w:t>
            </w:r>
          </w:p>
        </w:tc>
        <w:tc>
          <w:tcPr>
            <w:tcW w:w="1842" w:type="dxa"/>
            <w:tcBorders>
              <w:top w:val="single" w:sz="6" w:space="0" w:color="auto"/>
              <w:left w:val="single" w:sz="6" w:space="0" w:color="auto"/>
              <w:bottom w:val="single" w:sz="6" w:space="0" w:color="auto"/>
              <w:right w:val="single" w:sz="6" w:space="0" w:color="auto"/>
            </w:tcBorders>
          </w:tcPr>
          <w:p w14:paraId="1AA35272"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Oracle: Contribuyentes.RFC</w:t>
            </w:r>
          </w:p>
        </w:tc>
        <w:tc>
          <w:tcPr>
            <w:tcW w:w="1395" w:type="dxa"/>
            <w:tcBorders>
              <w:top w:val="single" w:sz="6" w:space="0" w:color="auto"/>
              <w:left w:val="single" w:sz="6" w:space="0" w:color="auto"/>
              <w:bottom w:val="single" w:sz="6" w:space="0" w:color="auto"/>
              <w:right w:val="single" w:sz="6" w:space="0" w:color="auto"/>
            </w:tcBorders>
          </w:tcPr>
          <w:p w14:paraId="069EAF24" w14:textId="77777777" w:rsidR="007956E6" w:rsidRPr="006513AB" w:rsidRDefault="007956E6" w:rsidP="007956E6">
            <w:pPr>
              <w:pStyle w:val="InfoHidden"/>
              <w:jc w:val="center"/>
              <w:rPr>
                <w:rFonts w:ascii="Montserrat" w:hAnsi="Montserrat" w:cs="Arial"/>
              </w:rPr>
            </w:pPr>
          </w:p>
        </w:tc>
        <w:tc>
          <w:tcPr>
            <w:tcW w:w="1843" w:type="dxa"/>
            <w:tcBorders>
              <w:top w:val="single" w:sz="6" w:space="0" w:color="auto"/>
              <w:left w:val="single" w:sz="6" w:space="0" w:color="auto"/>
              <w:bottom w:val="single" w:sz="6" w:space="0" w:color="auto"/>
              <w:right w:val="single" w:sz="6" w:space="0" w:color="auto"/>
            </w:tcBorders>
          </w:tcPr>
          <w:p w14:paraId="10B1B5BF" w14:textId="77777777" w:rsidR="007956E6" w:rsidRPr="006513AB" w:rsidRDefault="007956E6" w:rsidP="007956E6">
            <w:pPr>
              <w:pStyle w:val="InfoHidden"/>
              <w:jc w:val="center"/>
              <w:rPr>
                <w:rFonts w:ascii="Montserrat" w:hAnsi="Montserrat" w:cs="Arial"/>
              </w:rPr>
            </w:pPr>
            <w:r w:rsidRPr="006513AB">
              <w:rPr>
                <w:rFonts w:ascii="Montserrat" w:hAnsi="Montserrat" w:cs="Arial"/>
              </w:rPr>
              <w:t>“GERA750702   “</w:t>
            </w:r>
          </w:p>
        </w:tc>
      </w:tr>
    </w:tbl>
    <w:p w14:paraId="019B1422" w14:textId="36E3590B" w:rsidR="00DA7838" w:rsidRPr="006513AB" w:rsidRDefault="00DA7838" w:rsidP="00DA7838">
      <w:pPr>
        <w:pStyle w:val="Ttulo2"/>
        <w:rPr>
          <w:rFonts w:ascii="Montserrat" w:hAnsi="Montserrat"/>
          <w:sz w:val="20"/>
          <w:szCs w:val="20"/>
        </w:rPr>
      </w:pPr>
      <w:bookmarkStart w:id="290" w:name="_Toc57999869"/>
      <w:r>
        <w:rPr>
          <w:rFonts w:ascii="Montserrat" w:hAnsi="Montserrat"/>
          <w:sz w:val="20"/>
          <w:szCs w:val="20"/>
        </w:rPr>
        <w:lastRenderedPageBreak/>
        <w:t>&lt;</w:t>
      </w:r>
      <w:r w:rsidR="00D3671F">
        <w:rPr>
          <w:rFonts w:ascii="Montserrat" w:hAnsi="Montserrat"/>
          <w:sz w:val="20"/>
          <w:szCs w:val="20"/>
        </w:rPr>
        <w:t>Bandera SNCF</w:t>
      </w:r>
      <w:r w:rsidRPr="006513AB">
        <w:rPr>
          <w:rFonts w:ascii="Montserrat" w:hAnsi="Montserrat"/>
          <w:sz w:val="20"/>
          <w:szCs w:val="20"/>
        </w:rPr>
        <w:t>&gt;</w:t>
      </w:r>
      <w:bookmarkEnd w:id="290"/>
    </w:p>
    <w:p w14:paraId="356012D3" w14:textId="77777777" w:rsidR="00DA7838" w:rsidRPr="006513AB" w:rsidRDefault="00DA7838" w:rsidP="00DA7838">
      <w:pPr>
        <w:pStyle w:val="InfoHidden"/>
        <w:rPr>
          <w:rFonts w:ascii="Montserrat" w:hAnsi="Montserrat" w:cs="Arial"/>
        </w:rPr>
      </w:pPr>
      <w:r w:rsidRPr="006513AB">
        <w:rPr>
          <w:rFonts w:ascii="Montserrat" w:hAnsi="Montserrat" w:cs="Arial"/>
        </w:rPr>
        <w:t>Describir el contenido de la información que se recibe, y cómo tiene relación con la aplicación que se está analizando.</w:t>
      </w:r>
    </w:p>
    <w:p w14:paraId="41BF0484" w14:textId="77777777" w:rsidR="00DA7838" w:rsidRPr="00CE6B7B" w:rsidRDefault="00DA7838" w:rsidP="00CE6B7B">
      <w:pPr>
        <w:pStyle w:val="Ttulo1"/>
        <w:rPr>
          <w:rFonts w:ascii="Montserrat" w:hAnsi="Montserrat"/>
          <w:b w:val="0"/>
          <w:bCs w:val="0"/>
          <w:color w:val="0000FF"/>
          <w:kern w:val="0"/>
          <w:sz w:val="20"/>
          <w:szCs w:val="20"/>
        </w:rPr>
      </w:pPr>
      <w:bookmarkStart w:id="291" w:name="_Toc57999870"/>
      <w:r w:rsidRPr="006513AB">
        <w:rPr>
          <w:rFonts w:ascii="Montserrat" w:hAnsi="Montserrat"/>
          <w:sz w:val="20"/>
          <w:szCs w:val="20"/>
        </w:rPr>
        <w:t>TIPO ENTRADA/SALIDA</w:t>
      </w:r>
      <w:bookmarkEnd w:id="291"/>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DA7838" w:rsidRPr="006513AB" w14:paraId="0E8D053E"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581D1574"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ECCEF09"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46FB1BB0"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2A620CAD"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Volumen</w:t>
            </w:r>
          </w:p>
        </w:tc>
      </w:tr>
      <w:tr w:rsidR="00DA7838" w:rsidRPr="006513AB" w14:paraId="1A247B96"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530EDE6F" w14:textId="77777777" w:rsidR="00DA7838" w:rsidRPr="000E0F98" w:rsidRDefault="00DA7838" w:rsidP="009F74BE">
            <w:pPr>
              <w:pStyle w:val="TableHeading0"/>
              <w:rPr>
                <w:rFonts w:ascii="Montserrat" w:hAnsi="Montserrat" w:cs="Arial"/>
                <w:b w:val="0"/>
                <w:lang w:val="es-MX"/>
              </w:rPr>
            </w:pPr>
            <w:r w:rsidRPr="000E0F98">
              <w:rPr>
                <w:rFonts w:ascii="Montserrat" w:hAnsi="Montserrat" w:cs="Arial"/>
                <w:b w:val="0"/>
                <w:lang w:val="es-MX"/>
              </w:rPr>
              <w:t>I</w:t>
            </w:r>
          </w:p>
        </w:tc>
        <w:tc>
          <w:tcPr>
            <w:tcW w:w="2845" w:type="dxa"/>
            <w:tcBorders>
              <w:top w:val="single" w:sz="6" w:space="0" w:color="auto"/>
              <w:left w:val="single" w:sz="6" w:space="0" w:color="auto"/>
              <w:bottom w:val="single" w:sz="6" w:space="0" w:color="auto"/>
              <w:right w:val="single" w:sz="6" w:space="0" w:color="auto"/>
            </w:tcBorders>
            <w:vAlign w:val="center"/>
          </w:tcPr>
          <w:p w14:paraId="7C782A07" w14:textId="77777777" w:rsidR="00DA7838" w:rsidRPr="000E0F98" w:rsidRDefault="00DA7838" w:rsidP="009F74BE">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28F1495A" w14:textId="77777777" w:rsidR="00DA7838" w:rsidRPr="000E0F98" w:rsidRDefault="00DA7838" w:rsidP="009F74BE">
            <w:pPr>
              <w:pStyle w:val="TableHeading0"/>
              <w:rPr>
                <w:rFonts w:ascii="Montserrat" w:hAnsi="Montserrat" w:cs="Arial"/>
                <w:b w:val="0"/>
                <w:lang w:val="es-MX"/>
              </w:rPr>
            </w:pPr>
            <w:r w:rsidRPr="000E0F98">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4B97D072" w14:textId="6E84FFDF" w:rsidR="00DA7838" w:rsidRPr="000E0F98" w:rsidRDefault="00F04A5B" w:rsidP="009F74BE">
            <w:pPr>
              <w:pStyle w:val="TableHeading0"/>
              <w:rPr>
                <w:rFonts w:ascii="Montserrat" w:hAnsi="Montserrat" w:cs="Arial"/>
                <w:b w:val="0"/>
                <w:lang w:val="es-MX"/>
              </w:rPr>
            </w:pPr>
            <w:r>
              <w:rPr>
                <w:rFonts w:ascii="Montserrat" w:hAnsi="Montserrat" w:cs="Arial"/>
                <w:b w:val="0"/>
                <w:lang w:val="es-MX"/>
              </w:rPr>
              <w:t>Se estima en promedio 359 consultas por día.</w:t>
            </w:r>
          </w:p>
        </w:tc>
      </w:tr>
      <w:tr w:rsidR="00DA7838" w:rsidRPr="006513AB" w14:paraId="0234B1C5"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04A5D8A0" w14:textId="77777777" w:rsidR="00DA7838" w:rsidRPr="006513AB" w:rsidRDefault="00DA7838" w:rsidP="003C6F3B">
            <w:pPr>
              <w:pStyle w:val="InfoHidden"/>
              <w:jc w:val="center"/>
              <w:rPr>
                <w:rFonts w:ascii="Montserrat" w:hAnsi="Montserrat" w:cs="Arial"/>
                <w:lang w:val="en-US"/>
              </w:rPr>
            </w:pPr>
            <w:r w:rsidRPr="006513AB">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69742F44" w14:textId="77777777" w:rsidR="00DA7838" w:rsidRPr="006513AB" w:rsidRDefault="00DA7838" w:rsidP="003C6F3B">
            <w:pPr>
              <w:pStyle w:val="InfoHidden"/>
              <w:jc w:val="center"/>
              <w:rPr>
                <w:rFonts w:ascii="Montserrat" w:hAnsi="Montserrat" w:cs="Arial"/>
              </w:rPr>
            </w:pPr>
            <w:r w:rsidRPr="006513AB">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294625F0" w14:textId="77777777" w:rsidR="00DA7838" w:rsidRPr="006513AB" w:rsidRDefault="00DA7838" w:rsidP="003C6F3B">
            <w:pPr>
              <w:pStyle w:val="InfoHidden"/>
              <w:jc w:val="center"/>
              <w:rPr>
                <w:rFonts w:ascii="Montserrat" w:hAnsi="Montserrat" w:cs="Arial"/>
              </w:rPr>
            </w:pPr>
            <w:r w:rsidRPr="006513AB">
              <w:rPr>
                <w:rFonts w:ascii="Montserrat" w:hAnsi="Montserrat" w:cs="Arial"/>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032A20B0" w14:textId="77777777" w:rsidR="00DA7838" w:rsidRPr="006513AB" w:rsidRDefault="00DA7838" w:rsidP="003C6F3B">
            <w:pPr>
              <w:pStyle w:val="InfoHidden"/>
              <w:jc w:val="center"/>
              <w:rPr>
                <w:rFonts w:ascii="Montserrat" w:hAnsi="Montserrat" w:cs="Arial"/>
              </w:rPr>
            </w:pPr>
            <w:r w:rsidRPr="006513AB">
              <w:rPr>
                <w:rFonts w:ascii="Montserrat" w:hAnsi="Montserrat" w:cs="Arial"/>
              </w:rPr>
              <w:t>&lt;Promedio de volumen de transacciones esperadas.&gt;</w:t>
            </w:r>
          </w:p>
        </w:tc>
      </w:tr>
    </w:tbl>
    <w:p w14:paraId="3A947E07" w14:textId="77777777" w:rsidR="00DA7838" w:rsidRPr="006513AB" w:rsidRDefault="00DA7838" w:rsidP="00DA7838">
      <w:pPr>
        <w:pStyle w:val="BodyText"/>
        <w:spacing w:before="0" w:after="0"/>
        <w:rPr>
          <w:rFonts w:ascii="Montserrat" w:hAnsi="Montserrat" w:cs="Arial"/>
          <w:sz w:val="20"/>
        </w:rPr>
      </w:pPr>
    </w:p>
    <w:p w14:paraId="6DB3AA80" w14:textId="77777777" w:rsidR="00DA7838" w:rsidRPr="00CE6B7B" w:rsidRDefault="00DA7838" w:rsidP="00CE6B7B">
      <w:pPr>
        <w:pStyle w:val="Ttulo1"/>
        <w:rPr>
          <w:rFonts w:ascii="Montserrat" w:hAnsi="Montserrat"/>
          <w:b w:val="0"/>
          <w:bCs w:val="0"/>
          <w:color w:val="0000FF"/>
          <w:kern w:val="0"/>
          <w:sz w:val="20"/>
          <w:szCs w:val="20"/>
        </w:rPr>
      </w:pPr>
      <w:bookmarkStart w:id="292" w:name="_Toc57999871"/>
      <w:r w:rsidRPr="006513AB">
        <w:rPr>
          <w:rFonts w:ascii="Montserrat" w:hAnsi="Montserrat"/>
          <w:sz w:val="20"/>
          <w:szCs w:val="20"/>
        </w:rPr>
        <w:t>TRANSMISIÓN DE DATOS</w:t>
      </w:r>
      <w:bookmarkEnd w:id="292"/>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p w14:paraId="20A0F281" w14:textId="77777777" w:rsidR="00DA7838" w:rsidRPr="006513AB" w:rsidRDefault="00DA7838" w:rsidP="00DA7838">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5983F808" w14:textId="77777777" w:rsidR="00DA7838" w:rsidRPr="006513AB" w:rsidRDefault="00DA7838" w:rsidP="00DA7838">
      <w:pPr>
        <w:pStyle w:val="InfoHidden"/>
        <w:rPr>
          <w:rFonts w:ascii="Montserrat" w:hAnsi="Montserrat" w:cs="Arial"/>
        </w:rPr>
      </w:pPr>
    </w:p>
    <w:p w14:paraId="36CF3B73" w14:textId="77777777" w:rsidR="00DA7838" w:rsidRPr="006513AB" w:rsidRDefault="00DA7838" w:rsidP="00DA7838">
      <w:pPr>
        <w:pStyle w:val="InfoHidden"/>
        <w:rPr>
          <w:rFonts w:ascii="Montserrat" w:hAnsi="Montserrat" w:cs="Arial"/>
        </w:rPr>
      </w:pPr>
      <w:r w:rsidRPr="006513AB">
        <w:rPr>
          <w:rFonts w:ascii="Montserrat" w:hAnsi="Montserrat" w:cs="Arial"/>
        </w:rPr>
        <w:t>Ejemplo:</w:t>
      </w:r>
    </w:p>
    <w:p w14:paraId="47287DDF" w14:textId="77777777" w:rsidR="00DA7838" w:rsidRPr="006513AB" w:rsidRDefault="00DA7838" w:rsidP="00DA7838">
      <w:pPr>
        <w:pStyle w:val="InfoHidden"/>
        <w:rPr>
          <w:rFonts w:ascii="Montserrat" w:hAnsi="Montserrat" w:cs="Arial"/>
        </w:rPr>
      </w:pPr>
    </w:p>
    <w:p w14:paraId="7771BEB5" w14:textId="77777777" w:rsidR="00DA7838" w:rsidRPr="006513AB" w:rsidRDefault="00DA7838" w:rsidP="00DA7838">
      <w:pPr>
        <w:pStyle w:val="InfoHidden"/>
        <w:rPr>
          <w:rFonts w:ascii="Montserrat" w:hAnsi="Montserrat" w:cs="Arial"/>
        </w:rPr>
      </w:pPr>
      <w:r w:rsidRPr="006513AB">
        <w:rPr>
          <w:rFonts w:ascii="Montserrat" w:hAnsi="Montserrat" w:cs="Arial"/>
        </w:rPr>
        <w:t>Conversión de archivos de un formato a otro sin pérdida de información</w:t>
      </w:r>
    </w:p>
    <w:p w14:paraId="61AE18C4" w14:textId="77777777" w:rsidR="00DA7838" w:rsidRPr="006513AB" w:rsidRDefault="00DA7838" w:rsidP="00DA7838">
      <w:pPr>
        <w:pStyle w:val="InfoHidden"/>
        <w:rPr>
          <w:rFonts w:ascii="Montserrat" w:hAnsi="Montserrat" w:cs="Arial"/>
        </w:rPr>
      </w:pPr>
      <w:r w:rsidRPr="006513AB">
        <w:rPr>
          <w:rFonts w:ascii="Montserrat" w:hAnsi="Montserrat" w:cs="Arial"/>
        </w:rPr>
        <w:t>Rutinas de validación de información</w:t>
      </w:r>
    </w:p>
    <w:p w14:paraId="6EF91082" w14:textId="77777777" w:rsidR="00DA7838" w:rsidRPr="006513AB" w:rsidRDefault="00DA7838" w:rsidP="00DA7838">
      <w:pPr>
        <w:pStyle w:val="InfoHidden"/>
        <w:rPr>
          <w:rFonts w:ascii="Montserrat" w:hAnsi="Montserrat" w:cs="Arial"/>
        </w:rPr>
      </w:pPr>
      <w:r w:rsidRPr="006513AB">
        <w:rPr>
          <w:rFonts w:ascii="Montserrat" w:hAnsi="Montserrat" w:cs="Arial"/>
        </w:rPr>
        <w:t>Herramientas automatizadas de conversión</w:t>
      </w:r>
    </w:p>
    <w:p w14:paraId="63FB4E59" w14:textId="77777777" w:rsidR="00DA7838" w:rsidRPr="006513AB" w:rsidRDefault="00DA7838" w:rsidP="00DA7838">
      <w:pPr>
        <w:pStyle w:val="InfoHidden"/>
        <w:rPr>
          <w:rFonts w:ascii="Montserrat" w:hAnsi="Montserrat" w:cs="Arial"/>
        </w:rPr>
      </w:pPr>
    </w:p>
    <w:tbl>
      <w:tblPr>
        <w:tblW w:w="9562"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274"/>
        <w:gridCol w:w="1843"/>
        <w:gridCol w:w="1559"/>
        <w:gridCol w:w="1276"/>
      </w:tblGrid>
      <w:tr w:rsidR="00DA7838" w:rsidRPr="006513AB" w14:paraId="2E3E6091"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3AF9A7BD"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16A4DDB9"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4DDAB070"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Tipo Dato</w:t>
            </w:r>
          </w:p>
        </w:tc>
        <w:tc>
          <w:tcPr>
            <w:tcW w:w="1274" w:type="dxa"/>
            <w:tcBorders>
              <w:top w:val="single" w:sz="6" w:space="0" w:color="auto"/>
              <w:left w:val="single" w:sz="6" w:space="0" w:color="auto"/>
              <w:bottom w:val="single" w:sz="6" w:space="0" w:color="auto"/>
              <w:right w:val="single" w:sz="6" w:space="0" w:color="auto"/>
            </w:tcBorders>
            <w:shd w:val="clear" w:color="auto" w:fill="A6A6A6"/>
            <w:vAlign w:val="center"/>
          </w:tcPr>
          <w:p w14:paraId="59AF954C"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Tamaño</w:t>
            </w:r>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3FFF71EE"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Referencia</w:t>
            </w:r>
          </w:p>
        </w:tc>
        <w:tc>
          <w:tcPr>
            <w:tcW w:w="1559" w:type="dxa"/>
            <w:tcBorders>
              <w:top w:val="single" w:sz="6" w:space="0" w:color="auto"/>
              <w:left w:val="single" w:sz="6" w:space="0" w:color="auto"/>
              <w:bottom w:val="single" w:sz="6" w:space="0" w:color="auto"/>
              <w:right w:val="single" w:sz="6" w:space="0" w:color="auto"/>
            </w:tcBorders>
            <w:shd w:val="clear" w:color="auto" w:fill="A6A6A6"/>
            <w:vAlign w:val="center"/>
          </w:tcPr>
          <w:p w14:paraId="45C291D3"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Asociación</w:t>
            </w:r>
          </w:p>
        </w:tc>
        <w:tc>
          <w:tcPr>
            <w:tcW w:w="1276" w:type="dxa"/>
            <w:tcBorders>
              <w:top w:val="single" w:sz="6" w:space="0" w:color="auto"/>
              <w:left w:val="single" w:sz="6" w:space="0" w:color="auto"/>
              <w:bottom w:val="single" w:sz="6" w:space="0" w:color="auto"/>
              <w:right w:val="single" w:sz="6" w:space="0" w:color="auto"/>
            </w:tcBorders>
            <w:shd w:val="clear" w:color="auto" w:fill="A6A6A6"/>
            <w:vAlign w:val="center"/>
          </w:tcPr>
          <w:p w14:paraId="546127BD" w14:textId="77777777" w:rsidR="00DA7838" w:rsidRPr="006513AB" w:rsidRDefault="00DA7838" w:rsidP="003C6F3B">
            <w:pPr>
              <w:pStyle w:val="TableHeading0"/>
              <w:rPr>
                <w:rFonts w:ascii="Montserrat" w:hAnsi="Montserrat" w:cs="Arial"/>
                <w:lang w:val="es-MX"/>
              </w:rPr>
            </w:pPr>
            <w:r w:rsidRPr="006513AB">
              <w:rPr>
                <w:rFonts w:ascii="Montserrat" w:hAnsi="Montserrat" w:cs="Arial"/>
                <w:lang w:val="es-MX"/>
              </w:rPr>
              <w:t>Ejemplo</w:t>
            </w:r>
          </w:p>
        </w:tc>
      </w:tr>
      <w:tr w:rsidR="00DA7838" w:rsidRPr="006513AB" w14:paraId="1BE99393"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2A0B6B86" w14:textId="77777777" w:rsidR="00DA7838" w:rsidRPr="000E0F98" w:rsidRDefault="00DA7838" w:rsidP="003C6F3B">
            <w:pPr>
              <w:pStyle w:val="TableHeading0"/>
              <w:rPr>
                <w:rFonts w:ascii="Montserrat" w:hAnsi="Montserrat" w:cs="Arial"/>
                <w:b w:val="0"/>
                <w:lang w:val="es-MX"/>
              </w:rPr>
            </w:pPr>
            <w:r w:rsidRPr="000E0F98">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1328CD26" w14:textId="77777777" w:rsidR="00DA7838" w:rsidRPr="000E0F98" w:rsidRDefault="00DA7838" w:rsidP="003C6F3B">
            <w:pPr>
              <w:pStyle w:val="TableHeading0"/>
              <w:rPr>
                <w:rFonts w:ascii="Montserrat" w:hAnsi="Montserrat" w:cs="Arial"/>
                <w:b w:val="0"/>
                <w:lang w:val="es-MX"/>
              </w:rPr>
            </w:pPr>
            <w:r>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1F52D9A3" w14:textId="77777777" w:rsidR="00DA7838" w:rsidRPr="000E0F98" w:rsidRDefault="00DA7838" w:rsidP="003C6F3B">
            <w:pPr>
              <w:pStyle w:val="TableHeading0"/>
              <w:rPr>
                <w:rFonts w:ascii="Montserrat" w:hAnsi="Montserrat" w:cs="Arial"/>
                <w:b w:val="0"/>
                <w:lang w:val="es-MX"/>
              </w:rPr>
            </w:pPr>
            <w:r>
              <w:rPr>
                <w:rFonts w:ascii="Montserrat" w:hAnsi="Montserrat" w:cs="Arial"/>
                <w:b w:val="0"/>
                <w:lang w:val="es-MX"/>
              </w:rPr>
              <w:t xml:space="preserve">Alfanumérico </w:t>
            </w:r>
          </w:p>
        </w:tc>
        <w:tc>
          <w:tcPr>
            <w:tcW w:w="1274" w:type="dxa"/>
            <w:tcBorders>
              <w:top w:val="single" w:sz="6" w:space="0" w:color="auto"/>
              <w:left w:val="single" w:sz="6" w:space="0" w:color="auto"/>
              <w:bottom w:val="single" w:sz="6" w:space="0" w:color="auto"/>
              <w:right w:val="single" w:sz="6" w:space="0" w:color="auto"/>
            </w:tcBorders>
            <w:vAlign w:val="center"/>
          </w:tcPr>
          <w:p w14:paraId="487409D9" w14:textId="70E864E8" w:rsidR="00DA7838" w:rsidRPr="000E0F98" w:rsidRDefault="005B3C12" w:rsidP="003C6F3B">
            <w:pPr>
              <w:pStyle w:val="TableHeading0"/>
              <w:rPr>
                <w:rFonts w:ascii="Montserrat" w:hAnsi="Montserrat" w:cs="Arial"/>
                <w:b w:val="0"/>
                <w:lang w:val="es-MX"/>
              </w:rPr>
            </w:pPr>
            <w:r>
              <w:rPr>
                <w:rFonts w:ascii="Montserrat" w:hAnsi="Montserrat" w:cs="Arial"/>
                <w:b w:val="0"/>
                <w:lang w:val="es-MX"/>
              </w:rPr>
              <w:t>1</w:t>
            </w:r>
            <w:r w:rsidR="00DA7838">
              <w:rPr>
                <w:rFonts w:ascii="Montserrat" w:hAnsi="Montserrat" w:cs="Arial"/>
                <w:b w:val="0"/>
                <w:lang w:val="es-MX"/>
              </w:rPr>
              <w:t>3</w:t>
            </w:r>
          </w:p>
        </w:tc>
        <w:tc>
          <w:tcPr>
            <w:tcW w:w="1843" w:type="dxa"/>
            <w:tcBorders>
              <w:top w:val="single" w:sz="6" w:space="0" w:color="auto"/>
              <w:left w:val="single" w:sz="6" w:space="0" w:color="auto"/>
              <w:bottom w:val="single" w:sz="6" w:space="0" w:color="auto"/>
              <w:right w:val="single" w:sz="6" w:space="0" w:color="auto"/>
            </w:tcBorders>
            <w:vAlign w:val="center"/>
          </w:tcPr>
          <w:p w14:paraId="26AA9630" w14:textId="77777777" w:rsidR="00DA7838" w:rsidRPr="00D3671F" w:rsidRDefault="00DA7838" w:rsidP="003C6F3B">
            <w:pPr>
              <w:pStyle w:val="TableHeading0"/>
              <w:rPr>
                <w:rFonts w:ascii="Montserrat" w:hAnsi="Montserrat" w:cs="Arial"/>
                <w:lang w:val="es-MX"/>
              </w:rPr>
            </w:pPr>
            <w:r w:rsidRPr="00D3671F">
              <w:rPr>
                <w:rFonts w:ascii="Montserrat" w:hAnsi="Montserrat" w:cs="Arial"/>
                <w:lang w:val="es-MX"/>
              </w:rPr>
              <w:t>Base de datos:</w:t>
            </w:r>
          </w:p>
          <w:p w14:paraId="7950666F" w14:textId="77777777" w:rsidR="00DA7838" w:rsidRPr="000E0F98" w:rsidRDefault="00D3671F" w:rsidP="003C6F3B">
            <w:pPr>
              <w:pStyle w:val="TableHeading0"/>
              <w:rPr>
                <w:rFonts w:ascii="Montserrat" w:hAnsi="Montserrat" w:cs="Arial"/>
                <w:b w:val="0"/>
                <w:lang w:val="es-MX"/>
              </w:rPr>
            </w:pPr>
            <w:r>
              <w:rPr>
                <w:rFonts w:ascii="Montserrat" w:hAnsi="Montserrat" w:cs="Arial"/>
                <w:b w:val="0"/>
                <w:lang w:val="es-MX"/>
              </w:rPr>
              <w:t xml:space="preserve">“Lista de </w:t>
            </w:r>
            <w:proofErr w:type="spellStart"/>
            <w:r>
              <w:rPr>
                <w:rFonts w:ascii="Montserrat" w:hAnsi="Montserrat" w:cs="Arial"/>
                <w:b w:val="0"/>
                <w:lang w:val="es-MX"/>
              </w:rPr>
              <w:t>RFC´s</w:t>
            </w:r>
            <w:proofErr w:type="spellEnd"/>
            <w:r>
              <w:rPr>
                <w:rFonts w:ascii="Montserrat" w:hAnsi="Montserrat" w:cs="Arial"/>
                <w:b w:val="0"/>
                <w:lang w:val="es-MX"/>
              </w:rPr>
              <w:t xml:space="preserve"> correspondientes a la bandera SNCF”</w:t>
            </w:r>
          </w:p>
        </w:tc>
        <w:tc>
          <w:tcPr>
            <w:tcW w:w="1559" w:type="dxa"/>
            <w:tcBorders>
              <w:top w:val="single" w:sz="6" w:space="0" w:color="auto"/>
              <w:left w:val="single" w:sz="6" w:space="0" w:color="auto"/>
              <w:bottom w:val="single" w:sz="6" w:space="0" w:color="auto"/>
              <w:right w:val="single" w:sz="6" w:space="0" w:color="auto"/>
            </w:tcBorders>
            <w:vAlign w:val="center"/>
          </w:tcPr>
          <w:p w14:paraId="1C76969B" w14:textId="77777777" w:rsidR="00DA7838" w:rsidRPr="000E0F98" w:rsidRDefault="00DA7838" w:rsidP="003C6F3B">
            <w:pPr>
              <w:pStyle w:val="TableHeading0"/>
              <w:rPr>
                <w:rFonts w:ascii="Montserrat" w:hAnsi="Montserrat" w:cs="Arial"/>
                <w:b w:val="0"/>
                <w:lang w:val="es-MX"/>
              </w:rPr>
            </w:pPr>
            <w:r>
              <w:rPr>
                <w:rFonts w:ascii="Montserrat" w:hAnsi="Montserrat" w:cs="Arial"/>
                <w:b w:val="0"/>
                <w:lang w:val="es-MX"/>
              </w:rPr>
              <w:t>N/A</w:t>
            </w:r>
          </w:p>
        </w:tc>
        <w:tc>
          <w:tcPr>
            <w:tcW w:w="1276" w:type="dxa"/>
            <w:tcBorders>
              <w:top w:val="single" w:sz="6" w:space="0" w:color="auto"/>
              <w:left w:val="single" w:sz="6" w:space="0" w:color="auto"/>
              <w:bottom w:val="single" w:sz="6" w:space="0" w:color="auto"/>
              <w:right w:val="single" w:sz="6" w:space="0" w:color="auto"/>
            </w:tcBorders>
            <w:vAlign w:val="center"/>
          </w:tcPr>
          <w:p w14:paraId="0C7C698A" w14:textId="17205C15" w:rsidR="00D3671F" w:rsidRPr="005E63F1" w:rsidRDefault="005E63F1" w:rsidP="00D3671F">
            <w:pPr>
              <w:jc w:val="center"/>
              <w:rPr>
                <w:rFonts w:ascii="Montserrat" w:hAnsi="Montserrat" w:cs="Arial"/>
                <w:i/>
                <w:sz w:val="18"/>
              </w:rPr>
            </w:pPr>
            <w:r w:rsidRPr="005E63F1">
              <w:rPr>
                <w:rFonts w:ascii="Montserrat" w:hAnsi="Montserrat" w:cs="Arial"/>
                <w:i/>
                <w:sz w:val="18"/>
              </w:rPr>
              <w:t>“</w:t>
            </w:r>
            <w:r w:rsidR="00D3671F" w:rsidRPr="005E63F1">
              <w:rPr>
                <w:rFonts w:ascii="Montserrat" w:hAnsi="Montserrat" w:cs="Arial"/>
                <w:i/>
                <w:sz w:val="18"/>
              </w:rPr>
              <w:t>AAAA560522T96</w:t>
            </w:r>
            <w:r w:rsidRPr="005E63F1">
              <w:rPr>
                <w:rFonts w:ascii="Montserrat" w:hAnsi="Montserrat" w:cs="Arial"/>
                <w:i/>
                <w:sz w:val="18"/>
              </w:rPr>
              <w:t>”</w:t>
            </w:r>
          </w:p>
        </w:tc>
      </w:tr>
    </w:tbl>
    <w:p w14:paraId="6ACF29F8" w14:textId="77777777" w:rsidR="00500AED" w:rsidRDefault="00500AED" w:rsidP="00500AED">
      <w:pPr>
        <w:rPr>
          <w:rFonts w:ascii="Montserrat" w:hAnsi="Montserrat" w:cs="Arial"/>
        </w:rPr>
      </w:pPr>
    </w:p>
    <w:p w14:paraId="500CEFE0" w14:textId="6F1754A7" w:rsidR="00CE6B7B" w:rsidRPr="00500AED" w:rsidRDefault="00CE6B7B" w:rsidP="00500AED"/>
    <w:p w14:paraId="1B5B42A3" w14:textId="77777777" w:rsidR="00D3671F" w:rsidRPr="00CE6B7B" w:rsidRDefault="00D3671F" w:rsidP="00CE6B7B">
      <w:pPr>
        <w:pStyle w:val="Ttulo1"/>
        <w:rPr>
          <w:rFonts w:ascii="Montserrat" w:hAnsi="Montserrat"/>
          <w:sz w:val="20"/>
          <w:szCs w:val="20"/>
        </w:rPr>
      </w:pPr>
      <w:bookmarkStart w:id="293" w:name="_Toc57999872"/>
      <w:r w:rsidRPr="006513AB">
        <w:rPr>
          <w:rFonts w:ascii="Montserrat" w:hAnsi="Montserrat"/>
          <w:sz w:val="20"/>
          <w:szCs w:val="20"/>
        </w:rPr>
        <w:t>TIPO ENTRADA/SALIDA</w:t>
      </w:r>
      <w:bookmarkEnd w:id="293"/>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tbl>
      <w:tblPr>
        <w:tblW w:w="9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215"/>
      </w:tblGrid>
      <w:tr w:rsidR="00D3671F" w:rsidRPr="006513AB" w14:paraId="22785D68"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17182E06"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15AA689C"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457BE6A3"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215" w:type="dxa"/>
            <w:tcBorders>
              <w:top w:val="single" w:sz="6" w:space="0" w:color="auto"/>
              <w:left w:val="single" w:sz="6" w:space="0" w:color="auto"/>
              <w:bottom w:val="single" w:sz="6" w:space="0" w:color="auto"/>
              <w:right w:val="single" w:sz="6" w:space="0" w:color="auto"/>
            </w:tcBorders>
            <w:shd w:val="clear" w:color="auto" w:fill="A6A6A6"/>
          </w:tcPr>
          <w:p w14:paraId="3D4BDD5F"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Volumen</w:t>
            </w:r>
          </w:p>
        </w:tc>
      </w:tr>
      <w:tr w:rsidR="00D3671F" w:rsidRPr="006513AB" w14:paraId="69E4D184"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7EA414BA" w14:textId="77777777" w:rsidR="00D3671F" w:rsidRPr="000E0F98" w:rsidRDefault="003C6F3B" w:rsidP="009F74BE">
            <w:pPr>
              <w:pStyle w:val="TableHeading0"/>
              <w:rPr>
                <w:rFonts w:ascii="Montserrat" w:hAnsi="Montserrat" w:cs="Arial"/>
                <w:b w:val="0"/>
                <w:lang w:val="es-MX"/>
              </w:rPr>
            </w:pPr>
            <w:r>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77BC1B61" w14:textId="77777777" w:rsidR="00D3671F" w:rsidRPr="000E0F98" w:rsidRDefault="00D3671F" w:rsidP="009F74BE">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0673432A" w14:textId="77777777" w:rsidR="00D3671F" w:rsidRPr="000E0F98" w:rsidRDefault="00D3671F" w:rsidP="009F74BE">
            <w:pPr>
              <w:pStyle w:val="TableHeading0"/>
              <w:rPr>
                <w:rFonts w:ascii="Montserrat" w:hAnsi="Montserrat" w:cs="Arial"/>
                <w:b w:val="0"/>
                <w:lang w:val="es-MX"/>
              </w:rPr>
            </w:pPr>
            <w:r w:rsidRPr="000E0F98">
              <w:rPr>
                <w:rFonts w:ascii="Montserrat" w:hAnsi="Montserrat" w:cs="Arial"/>
                <w:b w:val="0"/>
                <w:lang w:val="es-MX"/>
              </w:rPr>
              <w:t>HTTPS</w:t>
            </w:r>
          </w:p>
        </w:tc>
        <w:tc>
          <w:tcPr>
            <w:tcW w:w="2215" w:type="dxa"/>
            <w:tcBorders>
              <w:top w:val="single" w:sz="6" w:space="0" w:color="auto"/>
              <w:left w:val="single" w:sz="6" w:space="0" w:color="auto"/>
              <w:bottom w:val="single" w:sz="6" w:space="0" w:color="auto"/>
              <w:right w:val="single" w:sz="6" w:space="0" w:color="auto"/>
            </w:tcBorders>
            <w:vAlign w:val="center"/>
          </w:tcPr>
          <w:p w14:paraId="0EE45D88" w14:textId="57113F08" w:rsidR="00D3671F" w:rsidRPr="000E0F98" w:rsidRDefault="00F04A5B" w:rsidP="009F74BE">
            <w:pPr>
              <w:pStyle w:val="TableHeading0"/>
              <w:rPr>
                <w:rFonts w:ascii="Montserrat" w:hAnsi="Montserrat" w:cs="Arial"/>
                <w:b w:val="0"/>
                <w:lang w:val="es-MX"/>
              </w:rPr>
            </w:pPr>
            <w:r>
              <w:rPr>
                <w:rFonts w:ascii="Montserrat" w:hAnsi="Montserrat" w:cs="Arial"/>
                <w:b w:val="0"/>
                <w:lang w:val="es-MX"/>
              </w:rPr>
              <w:t>Se estima en promedio 359 consultas por día.</w:t>
            </w:r>
          </w:p>
        </w:tc>
      </w:tr>
      <w:tr w:rsidR="00D3671F" w:rsidRPr="006513AB" w14:paraId="00E237AC"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0A46AE1E" w14:textId="77777777" w:rsidR="00D3671F" w:rsidRPr="006513AB" w:rsidRDefault="00D3671F" w:rsidP="003C6F3B">
            <w:pPr>
              <w:pStyle w:val="InfoHidden"/>
              <w:jc w:val="center"/>
              <w:rPr>
                <w:rFonts w:ascii="Montserrat" w:hAnsi="Montserrat" w:cs="Arial"/>
                <w:lang w:val="en-US"/>
              </w:rPr>
            </w:pPr>
            <w:r w:rsidRPr="006513AB">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54925D5C" w14:textId="77777777" w:rsidR="00D3671F" w:rsidRPr="006513AB" w:rsidRDefault="00D3671F" w:rsidP="003C6F3B">
            <w:pPr>
              <w:pStyle w:val="InfoHidden"/>
              <w:jc w:val="center"/>
              <w:rPr>
                <w:rFonts w:ascii="Montserrat" w:hAnsi="Montserrat" w:cs="Arial"/>
              </w:rPr>
            </w:pPr>
            <w:r w:rsidRPr="006513AB">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0E146F90" w14:textId="77777777" w:rsidR="00D3671F" w:rsidRPr="006513AB" w:rsidRDefault="00D3671F" w:rsidP="003C6F3B">
            <w:pPr>
              <w:pStyle w:val="InfoHidden"/>
              <w:jc w:val="center"/>
              <w:rPr>
                <w:rFonts w:ascii="Montserrat" w:hAnsi="Montserrat" w:cs="Arial"/>
              </w:rPr>
            </w:pPr>
            <w:r w:rsidRPr="006513AB">
              <w:rPr>
                <w:rFonts w:ascii="Montserrat" w:hAnsi="Montserrat" w:cs="Arial"/>
              </w:rPr>
              <w:t>&lt;Ejemplo: FTP, Telnet, TCP/IP, etc.&gt;</w:t>
            </w:r>
          </w:p>
        </w:tc>
        <w:tc>
          <w:tcPr>
            <w:tcW w:w="2215" w:type="dxa"/>
            <w:tcBorders>
              <w:top w:val="single" w:sz="6" w:space="0" w:color="auto"/>
              <w:left w:val="single" w:sz="6" w:space="0" w:color="auto"/>
              <w:bottom w:val="single" w:sz="6" w:space="0" w:color="auto"/>
              <w:right w:val="single" w:sz="6" w:space="0" w:color="auto"/>
            </w:tcBorders>
          </w:tcPr>
          <w:p w14:paraId="41089252" w14:textId="77777777" w:rsidR="00D3671F" w:rsidRPr="006513AB" w:rsidRDefault="00D3671F" w:rsidP="003C6F3B">
            <w:pPr>
              <w:pStyle w:val="InfoHidden"/>
              <w:jc w:val="center"/>
              <w:rPr>
                <w:rFonts w:ascii="Montserrat" w:hAnsi="Montserrat" w:cs="Arial"/>
              </w:rPr>
            </w:pPr>
            <w:r w:rsidRPr="006513AB">
              <w:rPr>
                <w:rFonts w:ascii="Montserrat" w:hAnsi="Montserrat" w:cs="Arial"/>
              </w:rPr>
              <w:t>&lt;Promedio de volumen de transacciones esperadas.&gt;</w:t>
            </w:r>
          </w:p>
        </w:tc>
      </w:tr>
    </w:tbl>
    <w:p w14:paraId="017E79D6" w14:textId="77777777" w:rsidR="00D3671F" w:rsidRPr="006513AB" w:rsidRDefault="00D3671F" w:rsidP="00D3671F">
      <w:pPr>
        <w:pStyle w:val="BodyText"/>
        <w:spacing w:before="0" w:after="0"/>
        <w:rPr>
          <w:rFonts w:ascii="Montserrat" w:hAnsi="Montserrat" w:cs="Arial"/>
          <w:sz w:val="20"/>
        </w:rPr>
      </w:pPr>
    </w:p>
    <w:p w14:paraId="6C14AAA2" w14:textId="77777777" w:rsidR="00D3671F" w:rsidRPr="00CE6B7B" w:rsidRDefault="00D3671F" w:rsidP="00CE6B7B">
      <w:pPr>
        <w:pStyle w:val="Ttulo1"/>
        <w:rPr>
          <w:rFonts w:ascii="Montserrat" w:hAnsi="Montserrat"/>
          <w:b w:val="0"/>
          <w:bCs w:val="0"/>
          <w:color w:val="0000FF"/>
          <w:kern w:val="0"/>
          <w:sz w:val="20"/>
          <w:szCs w:val="20"/>
        </w:rPr>
      </w:pPr>
      <w:bookmarkStart w:id="294" w:name="_Toc57999873"/>
      <w:r w:rsidRPr="006513AB">
        <w:rPr>
          <w:rFonts w:ascii="Montserrat" w:hAnsi="Montserrat"/>
          <w:sz w:val="20"/>
          <w:szCs w:val="20"/>
        </w:rPr>
        <w:t>TRANSMISIÓN DE DATOS</w:t>
      </w:r>
      <w:bookmarkEnd w:id="294"/>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p w14:paraId="6FE2EE69" w14:textId="77777777" w:rsidR="00D3671F" w:rsidRPr="006513AB" w:rsidRDefault="00D3671F" w:rsidP="00D3671F">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6FE136D7" w14:textId="77777777" w:rsidR="00D3671F" w:rsidRPr="006513AB" w:rsidRDefault="00D3671F" w:rsidP="00D3671F">
      <w:pPr>
        <w:pStyle w:val="InfoHidden"/>
        <w:rPr>
          <w:rFonts w:ascii="Montserrat" w:hAnsi="Montserrat" w:cs="Arial"/>
        </w:rPr>
      </w:pPr>
    </w:p>
    <w:p w14:paraId="2E01CA52" w14:textId="77777777" w:rsidR="00D3671F" w:rsidRPr="006513AB" w:rsidRDefault="00D3671F" w:rsidP="00D3671F">
      <w:pPr>
        <w:pStyle w:val="InfoHidden"/>
        <w:rPr>
          <w:rFonts w:ascii="Montserrat" w:hAnsi="Montserrat" w:cs="Arial"/>
        </w:rPr>
      </w:pPr>
      <w:r w:rsidRPr="006513AB">
        <w:rPr>
          <w:rFonts w:ascii="Montserrat" w:hAnsi="Montserrat" w:cs="Arial"/>
        </w:rPr>
        <w:t>Ejemplo:</w:t>
      </w:r>
    </w:p>
    <w:p w14:paraId="15BB7B24" w14:textId="77777777" w:rsidR="00D3671F" w:rsidRPr="006513AB" w:rsidRDefault="00D3671F" w:rsidP="00D3671F">
      <w:pPr>
        <w:pStyle w:val="InfoHidden"/>
        <w:rPr>
          <w:rFonts w:ascii="Montserrat" w:hAnsi="Montserrat" w:cs="Arial"/>
        </w:rPr>
      </w:pPr>
    </w:p>
    <w:p w14:paraId="546FD544" w14:textId="77777777" w:rsidR="00D3671F" w:rsidRPr="006513AB" w:rsidRDefault="00D3671F" w:rsidP="00D3671F">
      <w:pPr>
        <w:pStyle w:val="InfoHidden"/>
        <w:rPr>
          <w:rFonts w:ascii="Montserrat" w:hAnsi="Montserrat" w:cs="Arial"/>
        </w:rPr>
      </w:pPr>
      <w:r w:rsidRPr="006513AB">
        <w:rPr>
          <w:rFonts w:ascii="Montserrat" w:hAnsi="Montserrat" w:cs="Arial"/>
        </w:rPr>
        <w:t>Conversión de archivos de un formato a otro sin pérdida de información</w:t>
      </w:r>
    </w:p>
    <w:p w14:paraId="61556C97" w14:textId="77777777" w:rsidR="00D3671F" w:rsidRPr="006513AB" w:rsidRDefault="00D3671F" w:rsidP="00D3671F">
      <w:pPr>
        <w:pStyle w:val="InfoHidden"/>
        <w:rPr>
          <w:rFonts w:ascii="Montserrat" w:hAnsi="Montserrat" w:cs="Arial"/>
        </w:rPr>
      </w:pPr>
      <w:r w:rsidRPr="006513AB">
        <w:rPr>
          <w:rFonts w:ascii="Montserrat" w:hAnsi="Montserrat" w:cs="Arial"/>
        </w:rPr>
        <w:t>Rutinas de validación de información</w:t>
      </w:r>
    </w:p>
    <w:p w14:paraId="2533C35C" w14:textId="77777777" w:rsidR="00D3671F" w:rsidRPr="006513AB" w:rsidRDefault="00D3671F" w:rsidP="00D3671F">
      <w:pPr>
        <w:pStyle w:val="InfoHidden"/>
        <w:rPr>
          <w:rFonts w:ascii="Montserrat" w:hAnsi="Montserrat" w:cs="Arial"/>
        </w:rPr>
      </w:pPr>
      <w:r w:rsidRPr="006513AB">
        <w:rPr>
          <w:rFonts w:ascii="Montserrat" w:hAnsi="Montserrat" w:cs="Arial"/>
        </w:rPr>
        <w:t>Herramientas automatizadas de conversión</w:t>
      </w:r>
    </w:p>
    <w:p w14:paraId="4DDA667B" w14:textId="77777777" w:rsidR="00D3671F" w:rsidRPr="006513AB" w:rsidRDefault="00D3671F" w:rsidP="00D3671F">
      <w:pPr>
        <w:pStyle w:val="InfoHidden"/>
        <w:rPr>
          <w:rFonts w:ascii="Montserrat" w:hAnsi="Montserrat" w:cs="Arial"/>
        </w:rPr>
      </w:pPr>
    </w:p>
    <w:tbl>
      <w:tblPr>
        <w:tblW w:w="9562"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478"/>
        <w:gridCol w:w="1134"/>
      </w:tblGrid>
      <w:tr w:rsidR="00D3671F" w:rsidRPr="006513AB" w14:paraId="16A509B8"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4E9A5027"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1101CF59"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0D7C4162"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72E4FAFB"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Tamaño</w:t>
            </w:r>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557D59BB"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Referencia</w:t>
            </w:r>
          </w:p>
        </w:tc>
        <w:tc>
          <w:tcPr>
            <w:tcW w:w="1478" w:type="dxa"/>
            <w:tcBorders>
              <w:top w:val="single" w:sz="6" w:space="0" w:color="auto"/>
              <w:left w:val="single" w:sz="6" w:space="0" w:color="auto"/>
              <w:bottom w:val="single" w:sz="6" w:space="0" w:color="auto"/>
              <w:right w:val="single" w:sz="6" w:space="0" w:color="auto"/>
            </w:tcBorders>
            <w:shd w:val="clear" w:color="auto" w:fill="A6A6A6"/>
            <w:vAlign w:val="center"/>
          </w:tcPr>
          <w:p w14:paraId="44E84029"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1CF24DF2" w14:textId="77777777" w:rsidR="00D3671F" w:rsidRPr="006513AB" w:rsidRDefault="00D3671F" w:rsidP="003C6F3B">
            <w:pPr>
              <w:pStyle w:val="TableHeading0"/>
              <w:rPr>
                <w:rFonts w:ascii="Montserrat" w:hAnsi="Montserrat" w:cs="Arial"/>
                <w:lang w:val="es-MX"/>
              </w:rPr>
            </w:pPr>
            <w:r w:rsidRPr="006513AB">
              <w:rPr>
                <w:rFonts w:ascii="Montserrat" w:hAnsi="Montserrat" w:cs="Arial"/>
                <w:lang w:val="es-MX"/>
              </w:rPr>
              <w:t>Ejemplo</w:t>
            </w:r>
          </w:p>
        </w:tc>
      </w:tr>
      <w:tr w:rsidR="00D3671F" w:rsidRPr="006513AB" w14:paraId="0C340795"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4729249" w14:textId="77777777" w:rsidR="00D3671F" w:rsidRPr="000E0F98" w:rsidRDefault="00D3671F" w:rsidP="003C6F3B">
            <w:pPr>
              <w:pStyle w:val="TableHeading0"/>
              <w:rPr>
                <w:rFonts w:ascii="Montserrat" w:hAnsi="Montserrat" w:cs="Arial"/>
                <w:b w:val="0"/>
                <w:lang w:val="es-MX"/>
              </w:rPr>
            </w:pPr>
            <w:r w:rsidRPr="000E0F98">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4A62EE6F" w14:textId="77777777" w:rsidR="00D3671F" w:rsidRPr="000E0F98" w:rsidRDefault="00D3671F" w:rsidP="003C6F3B">
            <w:pPr>
              <w:pStyle w:val="TableHeading0"/>
              <w:rPr>
                <w:rFonts w:ascii="Montserrat" w:hAnsi="Montserrat" w:cs="Arial"/>
                <w:b w:val="0"/>
                <w:lang w:val="es-MX"/>
              </w:rPr>
            </w:pPr>
            <w:r>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5061F216" w14:textId="2B969279" w:rsidR="00D3671F" w:rsidRPr="000E0F98" w:rsidRDefault="00A56ECC" w:rsidP="00A56ECC">
            <w:pPr>
              <w:pStyle w:val="TableHeading0"/>
              <w:rPr>
                <w:rFonts w:ascii="Montserrat" w:hAnsi="Montserrat" w:cs="Arial"/>
                <w:b w:val="0"/>
                <w:lang w:val="es-MX"/>
              </w:rPr>
            </w:pPr>
            <w:r>
              <w:rPr>
                <w:rFonts w:ascii="Montserrat" w:hAnsi="Montserrat" w:cs="Arial"/>
                <w:b w:val="0"/>
                <w:lang w:val="es-MX"/>
              </w:rPr>
              <w:t>N</w:t>
            </w:r>
            <w:r w:rsidR="00D3671F">
              <w:rPr>
                <w:rFonts w:ascii="Montserrat" w:hAnsi="Montserrat" w:cs="Arial"/>
                <w:b w:val="0"/>
                <w:lang w:val="es-MX"/>
              </w:rPr>
              <w:t>umérico</w:t>
            </w:r>
          </w:p>
        </w:tc>
        <w:tc>
          <w:tcPr>
            <w:tcW w:w="1498" w:type="dxa"/>
            <w:tcBorders>
              <w:top w:val="single" w:sz="6" w:space="0" w:color="auto"/>
              <w:left w:val="single" w:sz="6" w:space="0" w:color="auto"/>
              <w:bottom w:val="single" w:sz="6" w:space="0" w:color="auto"/>
              <w:right w:val="single" w:sz="6" w:space="0" w:color="auto"/>
            </w:tcBorders>
            <w:vAlign w:val="center"/>
          </w:tcPr>
          <w:p w14:paraId="5891270F" w14:textId="0E12D8C1" w:rsidR="00D3671F" w:rsidRPr="000E0F98" w:rsidRDefault="00617E25" w:rsidP="003C6F3B">
            <w:pPr>
              <w:pStyle w:val="TableHeading0"/>
              <w:rPr>
                <w:rFonts w:ascii="Montserrat" w:hAnsi="Montserrat" w:cs="Arial"/>
                <w:b w:val="0"/>
                <w:lang w:val="es-MX"/>
              </w:rPr>
            </w:pPr>
            <w:r>
              <w:rPr>
                <w:rFonts w:ascii="Montserrat" w:hAnsi="Montserrat" w:cs="Arial"/>
                <w:b w:val="0"/>
                <w:lang w:val="es-MX"/>
              </w:rPr>
              <w:t>1</w:t>
            </w:r>
          </w:p>
        </w:tc>
        <w:tc>
          <w:tcPr>
            <w:tcW w:w="1842" w:type="dxa"/>
            <w:tcBorders>
              <w:top w:val="single" w:sz="6" w:space="0" w:color="auto"/>
              <w:left w:val="single" w:sz="6" w:space="0" w:color="auto"/>
              <w:bottom w:val="single" w:sz="6" w:space="0" w:color="auto"/>
              <w:right w:val="single" w:sz="6" w:space="0" w:color="auto"/>
            </w:tcBorders>
            <w:vAlign w:val="center"/>
          </w:tcPr>
          <w:p w14:paraId="7A997637" w14:textId="6C642789" w:rsidR="00D3671F" w:rsidRPr="000E0F98" w:rsidRDefault="008651BD" w:rsidP="003C6F3B">
            <w:pPr>
              <w:pStyle w:val="TableHeading0"/>
              <w:rPr>
                <w:rFonts w:ascii="Montserrat" w:hAnsi="Montserrat" w:cs="Arial"/>
                <w:b w:val="0"/>
                <w:lang w:val="es-MX"/>
              </w:rPr>
            </w:pPr>
            <w:r>
              <w:rPr>
                <w:rFonts w:ascii="Montserrat" w:hAnsi="Montserrat" w:cs="Arial"/>
                <w:b w:val="0"/>
                <w:lang w:val="es-MX"/>
              </w:rPr>
              <w:t>N/A</w:t>
            </w:r>
          </w:p>
        </w:tc>
        <w:tc>
          <w:tcPr>
            <w:tcW w:w="1478" w:type="dxa"/>
            <w:tcBorders>
              <w:top w:val="single" w:sz="6" w:space="0" w:color="auto"/>
              <w:left w:val="single" w:sz="6" w:space="0" w:color="auto"/>
              <w:bottom w:val="single" w:sz="6" w:space="0" w:color="auto"/>
              <w:right w:val="single" w:sz="6" w:space="0" w:color="auto"/>
            </w:tcBorders>
            <w:vAlign w:val="center"/>
          </w:tcPr>
          <w:p w14:paraId="6C59119E" w14:textId="77777777" w:rsidR="00D3671F" w:rsidRPr="000E0F98" w:rsidRDefault="00D3671F" w:rsidP="003C6F3B">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3005BB22" w14:textId="77777777" w:rsidR="00D3671F" w:rsidRPr="005E63F1" w:rsidRDefault="00D3671F" w:rsidP="007956E6">
            <w:pPr>
              <w:spacing w:before="240"/>
              <w:jc w:val="both"/>
              <w:rPr>
                <w:rFonts w:ascii="Montserrat" w:hAnsi="Montserrat" w:cs="Arial"/>
                <w:i/>
                <w:sz w:val="18"/>
              </w:rPr>
            </w:pPr>
            <w:r w:rsidRPr="005E63F1">
              <w:rPr>
                <w:rFonts w:ascii="Montserrat" w:hAnsi="Montserrat" w:cs="Arial"/>
                <w:b/>
                <w:i/>
                <w:sz w:val="18"/>
              </w:rPr>
              <w:t xml:space="preserve">0 </w:t>
            </w:r>
            <w:r w:rsidRPr="005E63F1">
              <w:rPr>
                <w:rFonts w:ascii="Montserrat" w:hAnsi="Montserrat" w:cs="Arial"/>
                <w:i/>
                <w:sz w:val="18"/>
              </w:rPr>
              <w:t>= NO Cuenta con el ROL del SNCF</w:t>
            </w:r>
          </w:p>
          <w:p w14:paraId="66E8CE02" w14:textId="77777777" w:rsidR="00D3671F" w:rsidRPr="00E82CDB" w:rsidRDefault="00D3671F" w:rsidP="007956E6">
            <w:pPr>
              <w:jc w:val="both"/>
              <w:rPr>
                <w:rFonts w:ascii="Montserrat" w:hAnsi="Montserrat" w:cs="Arial"/>
              </w:rPr>
            </w:pPr>
            <w:r w:rsidRPr="005E63F1">
              <w:rPr>
                <w:rFonts w:ascii="Montserrat" w:hAnsi="Montserrat" w:cs="Arial"/>
                <w:b/>
                <w:i/>
                <w:sz w:val="18"/>
              </w:rPr>
              <w:t xml:space="preserve">1 </w:t>
            </w:r>
            <w:r w:rsidRPr="005E63F1">
              <w:rPr>
                <w:rFonts w:ascii="Montserrat" w:hAnsi="Montserrat" w:cs="Arial"/>
                <w:i/>
                <w:sz w:val="18"/>
              </w:rPr>
              <w:t>= SI Cuenta con el ROL del SNCF</w:t>
            </w:r>
          </w:p>
        </w:tc>
      </w:tr>
    </w:tbl>
    <w:p w14:paraId="4313A556" w14:textId="77777777" w:rsidR="00D3671F" w:rsidRDefault="00D3671F" w:rsidP="002322E2">
      <w:pPr>
        <w:pStyle w:val="BodyText"/>
        <w:spacing w:before="0" w:after="0"/>
        <w:rPr>
          <w:rFonts w:ascii="Montserrat" w:hAnsi="Montserrat" w:cs="Arial"/>
          <w:sz w:val="20"/>
        </w:rPr>
      </w:pPr>
    </w:p>
    <w:p w14:paraId="0CD7803E" w14:textId="77777777" w:rsidR="00500AED" w:rsidRPr="006513AB" w:rsidRDefault="00500AED" w:rsidP="00500AED">
      <w:pPr>
        <w:pStyle w:val="Ttulo2"/>
        <w:rPr>
          <w:rFonts w:ascii="Montserrat" w:hAnsi="Montserrat"/>
          <w:sz w:val="20"/>
          <w:szCs w:val="20"/>
        </w:rPr>
      </w:pPr>
      <w:bookmarkStart w:id="295" w:name="_Toc57999874"/>
      <w:r>
        <w:rPr>
          <w:rFonts w:ascii="Montserrat" w:hAnsi="Montserrat"/>
          <w:sz w:val="20"/>
          <w:szCs w:val="20"/>
        </w:rPr>
        <w:lastRenderedPageBreak/>
        <w:t>&lt;Bandera Facturación Adquirente</w:t>
      </w:r>
      <w:r w:rsidRPr="006513AB">
        <w:rPr>
          <w:rFonts w:ascii="Montserrat" w:hAnsi="Montserrat"/>
          <w:sz w:val="20"/>
          <w:szCs w:val="20"/>
        </w:rPr>
        <w:t>&gt;</w:t>
      </w:r>
      <w:bookmarkEnd w:id="295"/>
    </w:p>
    <w:p w14:paraId="425F8352" w14:textId="77777777" w:rsidR="00500AED" w:rsidRPr="006513AB" w:rsidRDefault="00500AED" w:rsidP="00500AED">
      <w:pPr>
        <w:pStyle w:val="InfoHidden"/>
        <w:rPr>
          <w:rFonts w:ascii="Montserrat" w:hAnsi="Montserrat" w:cs="Arial"/>
        </w:rPr>
      </w:pPr>
      <w:r w:rsidRPr="006513AB">
        <w:rPr>
          <w:rFonts w:ascii="Montserrat" w:hAnsi="Montserrat" w:cs="Arial"/>
        </w:rPr>
        <w:t>Describir el contenido de la información que se recibe, y cómo tiene relación con la aplicación que se está analizando.</w:t>
      </w:r>
    </w:p>
    <w:p w14:paraId="653DAE7D" w14:textId="77777777" w:rsidR="00500AED" w:rsidRPr="00CE6B7B" w:rsidRDefault="00500AED" w:rsidP="00CE6B7B">
      <w:pPr>
        <w:pStyle w:val="Ttulo1"/>
        <w:rPr>
          <w:rFonts w:ascii="Montserrat" w:hAnsi="Montserrat"/>
          <w:b w:val="0"/>
          <w:bCs w:val="0"/>
          <w:color w:val="0000FF"/>
          <w:kern w:val="0"/>
          <w:sz w:val="20"/>
          <w:szCs w:val="20"/>
        </w:rPr>
      </w:pPr>
      <w:bookmarkStart w:id="296" w:name="_Toc57999875"/>
      <w:r w:rsidRPr="006513AB">
        <w:rPr>
          <w:rFonts w:ascii="Montserrat" w:hAnsi="Montserrat"/>
          <w:sz w:val="20"/>
          <w:szCs w:val="20"/>
        </w:rPr>
        <w:t>TIPO ENTRADA/SALIDA</w:t>
      </w:r>
      <w:bookmarkEnd w:id="296"/>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500AED" w:rsidRPr="006513AB" w14:paraId="5647ACAD"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0A5BD91D"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00A4F000"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5297E7E5"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28A8295D"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Volumen</w:t>
            </w:r>
          </w:p>
        </w:tc>
      </w:tr>
      <w:tr w:rsidR="00500AED" w:rsidRPr="006513AB" w14:paraId="58535390"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16B8452A" w14:textId="77777777" w:rsidR="00500AED" w:rsidRPr="000E0F98" w:rsidRDefault="00500AED" w:rsidP="009F74BE">
            <w:pPr>
              <w:pStyle w:val="TableHeading0"/>
              <w:rPr>
                <w:rFonts w:ascii="Montserrat" w:hAnsi="Montserrat" w:cs="Arial"/>
                <w:b w:val="0"/>
                <w:lang w:val="es-MX"/>
              </w:rPr>
            </w:pPr>
            <w:r w:rsidRPr="000E0F98">
              <w:rPr>
                <w:rFonts w:ascii="Montserrat" w:hAnsi="Montserrat" w:cs="Arial"/>
                <w:b w:val="0"/>
                <w:lang w:val="es-MX"/>
              </w:rPr>
              <w:t>I</w:t>
            </w:r>
          </w:p>
        </w:tc>
        <w:tc>
          <w:tcPr>
            <w:tcW w:w="2845" w:type="dxa"/>
            <w:tcBorders>
              <w:top w:val="single" w:sz="6" w:space="0" w:color="auto"/>
              <w:left w:val="single" w:sz="6" w:space="0" w:color="auto"/>
              <w:bottom w:val="single" w:sz="6" w:space="0" w:color="auto"/>
              <w:right w:val="single" w:sz="6" w:space="0" w:color="auto"/>
            </w:tcBorders>
            <w:vAlign w:val="center"/>
          </w:tcPr>
          <w:p w14:paraId="36420758" w14:textId="77777777" w:rsidR="00500AED" w:rsidRPr="000E0F98" w:rsidRDefault="00500AED" w:rsidP="009F74BE">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1E207F75" w14:textId="77777777" w:rsidR="00500AED" w:rsidRPr="000E0F98" w:rsidRDefault="00500AED" w:rsidP="009F74BE">
            <w:pPr>
              <w:pStyle w:val="TableHeading0"/>
              <w:rPr>
                <w:rFonts w:ascii="Montserrat" w:hAnsi="Montserrat" w:cs="Arial"/>
                <w:b w:val="0"/>
                <w:lang w:val="es-MX"/>
              </w:rPr>
            </w:pPr>
            <w:r w:rsidRPr="000E0F98">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5FC65FBA" w14:textId="569A5717" w:rsidR="00500AED" w:rsidRPr="000E0F98" w:rsidRDefault="00F04A5B" w:rsidP="00482288">
            <w:pPr>
              <w:pStyle w:val="TableHeading0"/>
              <w:rPr>
                <w:rFonts w:ascii="Montserrat" w:hAnsi="Montserrat" w:cs="Arial"/>
                <w:b w:val="0"/>
                <w:lang w:val="es-MX"/>
              </w:rPr>
            </w:pPr>
            <w:r>
              <w:rPr>
                <w:rFonts w:ascii="Montserrat" w:hAnsi="Montserrat" w:cs="Arial"/>
                <w:b w:val="0"/>
                <w:lang w:val="es-MX"/>
              </w:rPr>
              <w:t>Se estima en promedio 359 consultas por día.</w:t>
            </w:r>
          </w:p>
        </w:tc>
      </w:tr>
      <w:tr w:rsidR="00500AED" w:rsidRPr="006513AB" w14:paraId="5E94C04D"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0FB991DC" w14:textId="77777777" w:rsidR="00500AED" w:rsidRPr="006513AB" w:rsidRDefault="00500AED" w:rsidP="003C6F3B">
            <w:pPr>
              <w:pStyle w:val="InfoHidden"/>
              <w:jc w:val="center"/>
              <w:rPr>
                <w:rFonts w:ascii="Montserrat" w:hAnsi="Montserrat" w:cs="Arial"/>
                <w:lang w:val="en-US"/>
              </w:rPr>
            </w:pPr>
            <w:r w:rsidRPr="006513AB">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5D1D5087" w14:textId="77777777" w:rsidR="00500AED" w:rsidRPr="006513AB" w:rsidRDefault="00500AED" w:rsidP="003C6F3B">
            <w:pPr>
              <w:pStyle w:val="InfoHidden"/>
              <w:jc w:val="center"/>
              <w:rPr>
                <w:rFonts w:ascii="Montserrat" w:hAnsi="Montserrat" w:cs="Arial"/>
              </w:rPr>
            </w:pPr>
            <w:r w:rsidRPr="006513AB">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48A7404E" w14:textId="77777777" w:rsidR="00500AED" w:rsidRPr="006513AB" w:rsidRDefault="00500AED" w:rsidP="003C6F3B">
            <w:pPr>
              <w:pStyle w:val="InfoHidden"/>
              <w:jc w:val="center"/>
              <w:rPr>
                <w:rFonts w:ascii="Montserrat" w:hAnsi="Montserrat" w:cs="Arial"/>
              </w:rPr>
            </w:pPr>
            <w:r w:rsidRPr="006513AB">
              <w:rPr>
                <w:rFonts w:ascii="Montserrat" w:hAnsi="Montserrat" w:cs="Arial"/>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535AD470" w14:textId="77777777" w:rsidR="00500AED" w:rsidRPr="006513AB" w:rsidRDefault="00500AED" w:rsidP="003C6F3B">
            <w:pPr>
              <w:pStyle w:val="InfoHidden"/>
              <w:jc w:val="center"/>
              <w:rPr>
                <w:rFonts w:ascii="Montserrat" w:hAnsi="Montserrat" w:cs="Arial"/>
              </w:rPr>
            </w:pPr>
            <w:r w:rsidRPr="006513AB">
              <w:rPr>
                <w:rFonts w:ascii="Montserrat" w:hAnsi="Montserrat" w:cs="Arial"/>
              </w:rPr>
              <w:t>&lt;Promedio de volumen de transacciones esperadas.&gt;</w:t>
            </w:r>
          </w:p>
        </w:tc>
      </w:tr>
    </w:tbl>
    <w:p w14:paraId="0BA22E3B" w14:textId="77777777" w:rsidR="00500AED" w:rsidRPr="006513AB" w:rsidRDefault="00500AED" w:rsidP="00500AED">
      <w:pPr>
        <w:pStyle w:val="BodyText"/>
        <w:spacing w:before="0" w:after="0"/>
        <w:rPr>
          <w:rFonts w:ascii="Montserrat" w:hAnsi="Montserrat" w:cs="Arial"/>
          <w:sz w:val="20"/>
        </w:rPr>
      </w:pPr>
    </w:p>
    <w:p w14:paraId="67D44242" w14:textId="77777777" w:rsidR="00500AED" w:rsidRPr="00CE6B7B" w:rsidRDefault="00500AED" w:rsidP="00CE6B7B">
      <w:pPr>
        <w:pStyle w:val="Ttulo1"/>
        <w:rPr>
          <w:rFonts w:ascii="Montserrat" w:hAnsi="Montserrat"/>
          <w:b w:val="0"/>
          <w:bCs w:val="0"/>
          <w:color w:val="0000FF"/>
          <w:kern w:val="0"/>
          <w:sz w:val="20"/>
          <w:szCs w:val="20"/>
        </w:rPr>
      </w:pPr>
      <w:bookmarkStart w:id="297" w:name="_Toc57999876"/>
      <w:r w:rsidRPr="006513AB">
        <w:rPr>
          <w:rFonts w:ascii="Montserrat" w:hAnsi="Montserrat"/>
          <w:sz w:val="20"/>
          <w:szCs w:val="20"/>
        </w:rPr>
        <w:t>TRANSMISIÓN DE DATOS</w:t>
      </w:r>
      <w:bookmarkEnd w:id="297"/>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p w14:paraId="54FEB9FD" w14:textId="77777777" w:rsidR="00500AED" w:rsidRPr="006513AB" w:rsidRDefault="00500AED" w:rsidP="00500AED">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4B31FAD9" w14:textId="77777777" w:rsidR="00500AED" w:rsidRPr="006513AB" w:rsidRDefault="00500AED" w:rsidP="00500AED">
      <w:pPr>
        <w:pStyle w:val="InfoHidden"/>
        <w:rPr>
          <w:rFonts w:ascii="Montserrat" w:hAnsi="Montserrat" w:cs="Arial"/>
        </w:rPr>
      </w:pPr>
    </w:p>
    <w:p w14:paraId="57712BCD" w14:textId="77777777" w:rsidR="00500AED" w:rsidRPr="006513AB" w:rsidRDefault="00500AED" w:rsidP="00500AED">
      <w:pPr>
        <w:pStyle w:val="InfoHidden"/>
        <w:rPr>
          <w:rFonts w:ascii="Montserrat" w:hAnsi="Montserrat" w:cs="Arial"/>
        </w:rPr>
      </w:pPr>
      <w:r w:rsidRPr="006513AB">
        <w:rPr>
          <w:rFonts w:ascii="Montserrat" w:hAnsi="Montserrat" w:cs="Arial"/>
        </w:rPr>
        <w:t>Ejemplo:</w:t>
      </w:r>
    </w:p>
    <w:p w14:paraId="2BAA3090" w14:textId="77777777" w:rsidR="00500AED" w:rsidRPr="006513AB" w:rsidRDefault="00500AED" w:rsidP="00500AED">
      <w:pPr>
        <w:pStyle w:val="InfoHidden"/>
        <w:rPr>
          <w:rFonts w:ascii="Montserrat" w:hAnsi="Montserrat" w:cs="Arial"/>
        </w:rPr>
      </w:pPr>
    </w:p>
    <w:p w14:paraId="3B15DD07" w14:textId="77777777" w:rsidR="00500AED" w:rsidRPr="006513AB" w:rsidRDefault="00500AED" w:rsidP="00500AED">
      <w:pPr>
        <w:pStyle w:val="InfoHidden"/>
        <w:rPr>
          <w:rFonts w:ascii="Montserrat" w:hAnsi="Montserrat" w:cs="Arial"/>
        </w:rPr>
      </w:pPr>
      <w:r w:rsidRPr="006513AB">
        <w:rPr>
          <w:rFonts w:ascii="Montserrat" w:hAnsi="Montserrat" w:cs="Arial"/>
        </w:rPr>
        <w:t>Conversión de archivos de un formato a otro sin pérdida de información</w:t>
      </w:r>
    </w:p>
    <w:p w14:paraId="50CD31C7" w14:textId="77777777" w:rsidR="00500AED" w:rsidRPr="006513AB" w:rsidRDefault="00500AED" w:rsidP="00500AED">
      <w:pPr>
        <w:pStyle w:val="InfoHidden"/>
        <w:rPr>
          <w:rFonts w:ascii="Montserrat" w:hAnsi="Montserrat" w:cs="Arial"/>
        </w:rPr>
      </w:pPr>
      <w:r w:rsidRPr="006513AB">
        <w:rPr>
          <w:rFonts w:ascii="Montserrat" w:hAnsi="Montserrat" w:cs="Arial"/>
        </w:rPr>
        <w:t>Rutinas de validación de información</w:t>
      </w:r>
    </w:p>
    <w:p w14:paraId="6AFB9022" w14:textId="77777777" w:rsidR="00500AED" w:rsidRPr="006513AB" w:rsidRDefault="00500AED" w:rsidP="00500AED">
      <w:pPr>
        <w:pStyle w:val="InfoHidden"/>
        <w:rPr>
          <w:rFonts w:ascii="Montserrat" w:hAnsi="Montserrat" w:cs="Arial"/>
        </w:rPr>
      </w:pPr>
      <w:r w:rsidRPr="006513AB">
        <w:rPr>
          <w:rFonts w:ascii="Montserrat" w:hAnsi="Montserrat" w:cs="Arial"/>
        </w:rPr>
        <w:t>Herramientas automatizadas de conversión</w:t>
      </w:r>
    </w:p>
    <w:p w14:paraId="4FD55752" w14:textId="77777777" w:rsidR="00500AED" w:rsidRPr="006513AB" w:rsidRDefault="00500AED" w:rsidP="00500AED">
      <w:pPr>
        <w:pStyle w:val="InfoHidden"/>
        <w:rPr>
          <w:rFonts w:ascii="Montserrat" w:hAnsi="Montserrat" w:cs="Arial"/>
        </w:rPr>
      </w:pPr>
    </w:p>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760"/>
        <w:gridCol w:w="1418"/>
        <w:gridCol w:w="1134"/>
      </w:tblGrid>
      <w:tr w:rsidR="00500AED" w:rsidRPr="006513AB" w14:paraId="2D092D8F"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4683BF14"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47463762"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6BC791A0"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22A9DF6"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Tamaño</w:t>
            </w:r>
          </w:p>
        </w:tc>
        <w:tc>
          <w:tcPr>
            <w:tcW w:w="1760" w:type="dxa"/>
            <w:tcBorders>
              <w:top w:val="single" w:sz="6" w:space="0" w:color="auto"/>
              <w:left w:val="single" w:sz="6" w:space="0" w:color="auto"/>
              <w:bottom w:val="single" w:sz="6" w:space="0" w:color="auto"/>
              <w:right w:val="single" w:sz="6" w:space="0" w:color="auto"/>
            </w:tcBorders>
            <w:shd w:val="clear" w:color="auto" w:fill="A6A6A6"/>
            <w:vAlign w:val="center"/>
          </w:tcPr>
          <w:p w14:paraId="17FAC381"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Referencia</w:t>
            </w:r>
          </w:p>
        </w:tc>
        <w:tc>
          <w:tcPr>
            <w:tcW w:w="1418" w:type="dxa"/>
            <w:tcBorders>
              <w:top w:val="single" w:sz="6" w:space="0" w:color="auto"/>
              <w:left w:val="single" w:sz="6" w:space="0" w:color="auto"/>
              <w:bottom w:val="single" w:sz="6" w:space="0" w:color="auto"/>
              <w:right w:val="single" w:sz="6" w:space="0" w:color="auto"/>
            </w:tcBorders>
            <w:shd w:val="clear" w:color="auto" w:fill="A6A6A6"/>
            <w:vAlign w:val="center"/>
          </w:tcPr>
          <w:p w14:paraId="0A2AFD3D"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2E41CAAD" w14:textId="77777777" w:rsidR="00500AED" w:rsidRPr="006513AB" w:rsidRDefault="00500AED" w:rsidP="003C6F3B">
            <w:pPr>
              <w:pStyle w:val="TableHeading0"/>
              <w:rPr>
                <w:rFonts w:ascii="Montserrat" w:hAnsi="Montserrat" w:cs="Arial"/>
                <w:lang w:val="es-MX"/>
              </w:rPr>
            </w:pPr>
            <w:r w:rsidRPr="006513AB">
              <w:rPr>
                <w:rFonts w:ascii="Montserrat" w:hAnsi="Montserrat" w:cs="Arial"/>
                <w:lang w:val="es-MX"/>
              </w:rPr>
              <w:t>Ejemplo</w:t>
            </w:r>
          </w:p>
        </w:tc>
      </w:tr>
      <w:tr w:rsidR="00500AED" w:rsidRPr="006513AB" w14:paraId="2D9115E3"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54259134" w14:textId="77777777" w:rsidR="00500AED" w:rsidRPr="000E0F98" w:rsidRDefault="00500AED" w:rsidP="003C6F3B">
            <w:pPr>
              <w:pStyle w:val="TableHeading0"/>
              <w:rPr>
                <w:rFonts w:ascii="Montserrat" w:hAnsi="Montserrat" w:cs="Arial"/>
                <w:b w:val="0"/>
                <w:lang w:val="es-MX"/>
              </w:rPr>
            </w:pPr>
            <w:r w:rsidRPr="000E0F98">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404051F4" w14:textId="77777777" w:rsidR="00500AED" w:rsidRPr="000E0F98" w:rsidRDefault="00500AED" w:rsidP="003C6F3B">
            <w:pPr>
              <w:pStyle w:val="TableHeading0"/>
              <w:rPr>
                <w:rFonts w:ascii="Montserrat" w:hAnsi="Montserrat" w:cs="Arial"/>
                <w:b w:val="0"/>
                <w:lang w:val="es-MX"/>
              </w:rPr>
            </w:pPr>
            <w:r>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7E94E437" w14:textId="77777777" w:rsidR="00500AED" w:rsidRPr="000E0F98" w:rsidRDefault="00500AED" w:rsidP="003C6F3B">
            <w:pPr>
              <w:pStyle w:val="TableHeading0"/>
              <w:rPr>
                <w:rFonts w:ascii="Montserrat" w:hAnsi="Montserrat" w:cs="Arial"/>
                <w:b w:val="0"/>
                <w:lang w:val="es-MX"/>
              </w:rPr>
            </w:pPr>
            <w:r>
              <w:rPr>
                <w:rFonts w:ascii="Montserrat" w:hAnsi="Montserrat" w:cs="Arial"/>
                <w:b w:val="0"/>
                <w:lang w:val="es-MX"/>
              </w:rPr>
              <w:t xml:space="preserve">Alfanumérico </w:t>
            </w:r>
          </w:p>
        </w:tc>
        <w:tc>
          <w:tcPr>
            <w:tcW w:w="1498" w:type="dxa"/>
            <w:tcBorders>
              <w:top w:val="single" w:sz="6" w:space="0" w:color="auto"/>
              <w:left w:val="single" w:sz="6" w:space="0" w:color="auto"/>
              <w:bottom w:val="single" w:sz="6" w:space="0" w:color="auto"/>
              <w:right w:val="single" w:sz="6" w:space="0" w:color="auto"/>
            </w:tcBorders>
            <w:vAlign w:val="center"/>
          </w:tcPr>
          <w:p w14:paraId="3104055F" w14:textId="205DFA58" w:rsidR="00500AED" w:rsidRPr="000E0F98" w:rsidRDefault="00500AED" w:rsidP="003C6F3B">
            <w:pPr>
              <w:pStyle w:val="TableHeading0"/>
              <w:rPr>
                <w:rFonts w:ascii="Montserrat" w:hAnsi="Montserrat" w:cs="Arial"/>
                <w:b w:val="0"/>
                <w:lang w:val="es-MX"/>
              </w:rPr>
            </w:pPr>
            <w:r>
              <w:rPr>
                <w:rFonts w:ascii="Montserrat" w:hAnsi="Montserrat" w:cs="Arial"/>
                <w:b w:val="0"/>
                <w:lang w:val="es-MX"/>
              </w:rPr>
              <w:t>13</w:t>
            </w:r>
          </w:p>
        </w:tc>
        <w:tc>
          <w:tcPr>
            <w:tcW w:w="1760" w:type="dxa"/>
            <w:tcBorders>
              <w:top w:val="single" w:sz="6" w:space="0" w:color="auto"/>
              <w:left w:val="single" w:sz="6" w:space="0" w:color="auto"/>
              <w:bottom w:val="single" w:sz="6" w:space="0" w:color="auto"/>
              <w:right w:val="single" w:sz="6" w:space="0" w:color="auto"/>
            </w:tcBorders>
            <w:vAlign w:val="center"/>
          </w:tcPr>
          <w:p w14:paraId="024EDCDD" w14:textId="77777777" w:rsidR="00500AED" w:rsidRPr="00D3671F" w:rsidRDefault="00500AED" w:rsidP="003C6F3B">
            <w:pPr>
              <w:pStyle w:val="TableHeading0"/>
              <w:rPr>
                <w:rFonts w:ascii="Montserrat" w:hAnsi="Montserrat" w:cs="Arial"/>
                <w:lang w:val="es-MX"/>
              </w:rPr>
            </w:pPr>
            <w:r w:rsidRPr="00D3671F">
              <w:rPr>
                <w:rFonts w:ascii="Montserrat" w:hAnsi="Montserrat" w:cs="Arial"/>
                <w:lang w:val="es-MX"/>
              </w:rPr>
              <w:t>Base de datos:</w:t>
            </w:r>
          </w:p>
          <w:p w14:paraId="267BCB7A" w14:textId="77777777" w:rsidR="00500AED" w:rsidRPr="000E0F98" w:rsidRDefault="00A31338" w:rsidP="00A31338">
            <w:pPr>
              <w:pStyle w:val="TableHeading0"/>
              <w:rPr>
                <w:rFonts w:ascii="Montserrat" w:hAnsi="Montserrat" w:cs="Arial"/>
                <w:b w:val="0"/>
                <w:lang w:val="es-MX"/>
              </w:rPr>
            </w:pPr>
            <w:r>
              <w:rPr>
                <w:rFonts w:ascii="Montserrat" w:hAnsi="Montserrat" w:cs="Arial"/>
                <w:b w:val="0"/>
                <w:lang w:val="es-MX"/>
              </w:rPr>
              <w:t>SIAT</w:t>
            </w:r>
          </w:p>
        </w:tc>
        <w:tc>
          <w:tcPr>
            <w:tcW w:w="1418" w:type="dxa"/>
            <w:tcBorders>
              <w:top w:val="single" w:sz="6" w:space="0" w:color="auto"/>
              <w:left w:val="single" w:sz="6" w:space="0" w:color="auto"/>
              <w:bottom w:val="single" w:sz="6" w:space="0" w:color="auto"/>
              <w:right w:val="single" w:sz="6" w:space="0" w:color="auto"/>
            </w:tcBorders>
            <w:vAlign w:val="center"/>
          </w:tcPr>
          <w:p w14:paraId="7639BBD8" w14:textId="77777777" w:rsidR="00500AED" w:rsidRPr="000E0F98" w:rsidRDefault="00500AED" w:rsidP="003C6F3B">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1FE84AFA" w14:textId="77777777" w:rsidR="00500AED" w:rsidRPr="005E63F1" w:rsidRDefault="00A31338" w:rsidP="003C6F3B">
            <w:pPr>
              <w:jc w:val="center"/>
              <w:rPr>
                <w:rFonts w:ascii="Montserrat" w:hAnsi="Montserrat" w:cs="Arial"/>
                <w:i/>
                <w:sz w:val="18"/>
              </w:rPr>
            </w:pPr>
            <w:r w:rsidRPr="005E63F1">
              <w:rPr>
                <w:rFonts w:ascii="Montserrat" w:hAnsi="Montserrat" w:cs="Arial"/>
                <w:i/>
                <w:sz w:val="18"/>
              </w:rPr>
              <w:t>“</w:t>
            </w:r>
            <w:r w:rsidR="00500AED" w:rsidRPr="005E63F1">
              <w:rPr>
                <w:rFonts w:ascii="Montserrat" w:hAnsi="Montserrat" w:cs="Arial"/>
                <w:i/>
                <w:sz w:val="18"/>
              </w:rPr>
              <w:t>AAAA560522T96</w:t>
            </w:r>
            <w:r w:rsidRPr="005E63F1">
              <w:rPr>
                <w:rFonts w:ascii="Montserrat" w:hAnsi="Montserrat" w:cs="Arial"/>
                <w:i/>
                <w:sz w:val="18"/>
              </w:rPr>
              <w:t>”</w:t>
            </w:r>
          </w:p>
        </w:tc>
      </w:tr>
      <w:tr w:rsidR="00CA0266" w:rsidRPr="006513AB" w14:paraId="43F94681"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682CB4E3" w14:textId="701190ED" w:rsidR="00CA0266" w:rsidRDefault="002A7F19" w:rsidP="00A31338">
            <w:pPr>
              <w:pStyle w:val="TableHeading0"/>
              <w:rPr>
                <w:rFonts w:ascii="Montserrat" w:hAnsi="Montserrat" w:cs="Arial"/>
                <w:b w:val="0"/>
                <w:lang w:val="es-MX"/>
              </w:rPr>
            </w:pPr>
            <w:r>
              <w:rPr>
                <w:rFonts w:ascii="Montserrat" w:hAnsi="Montserrat" w:cs="Arial"/>
                <w:b w:val="0"/>
                <w:lang w:val="es-MX"/>
              </w:rPr>
              <w:t>2</w:t>
            </w:r>
          </w:p>
        </w:tc>
        <w:tc>
          <w:tcPr>
            <w:tcW w:w="1204" w:type="dxa"/>
            <w:tcBorders>
              <w:top w:val="single" w:sz="6" w:space="0" w:color="auto"/>
              <w:left w:val="single" w:sz="6" w:space="0" w:color="auto"/>
              <w:bottom w:val="single" w:sz="6" w:space="0" w:color="auto"/>
              <w:right w:val="single" w:sz="6" w:space="0" w:color="auto"/>
            </w:tcBorders>
            <w:vAlign w:val="center"/>
          </w:tcPr>
          <w:p w14:paraId="16244E85" w14:textId="77777777" w:rsidR="00CA0266" w:rsidRDefault="00CA0266" w:rsidP="00A31338">
            <w:pPr>
              <w:pStyle w:val="TableHeading0"/>
              <w:rPr>
                <w:rFonts w:ascii="Montserrat" w:hAnsi="Montserrat" w:cs="Arial"/>
                <w:b w:val="0"/>
                <w:lang w:val="es-MX"/>
              </w:rPr>
            </w:pPr>
            <w:proofErr w:type="gramStart"/>
            <w:r>
              <w:rPr>
                <w:rFonts w:ascii="Montserrat" w:hAnsi="Montserrat" w:cs="Arial"/>
                <w:b w:val="0"/>
                <w:lang w:val="es-MX"/>
              </w:rPr>
              <w:t>Tipo  Operación</w:t>
            </w:r>
            <w:proofErr w:type="gramEnd"/>
          </w:p>
        </w:tc>
        <w:tc>
          <w:tcPr>
            <w:tcW w:w="1232" w:type="dxa"/>
            <w:tcBorders>
              <w:top w:val="single" w:sz="6" w:space="0" w:color="auto"/>
              <w:left w:val="single" w:sz="6" w:space="0" w:color="auto"/>
              <w:bottom w:val="single" w:sz="6" w:space="0" w:color="auto"/>
              <w:right w:val="single" w:sz="6" w:space="0" w:color="auto"/>
            </w:tcBorders>
            <w:vAlign w:val="center"/>
          </w:tcPr>
          <w:p w14:paraId="09E506EE" w14:textId="77777777" w:rsidR="00CA0266" w:rsidRDefault="00CA0266" w:rsidP="00A31338">
            <w:pPr>
              <w:pStyle w:val="TableHeading0"/>
              <w:rPr>
                <w:rFonts w:ascii="Montserrat" w:hAnsi="Montserrat" w:cs="Arial"/>
                <w:b w:val="0"/>
                <w:lang w:val="es-MX"/>
              </w:rPr>
            </w:pPr>
            <w:r>
              <w:rPr>
                <w:rFonts w:ascii="Montserrat" w:hAnsi="Montserrat" w:cs="Arial"/>
                <w:b w:val="0"/>
                <w:lang w:val="es-MX"/>
              </w:rPr>
              <w:t xml:space="preserve">Numérico </w:t>
            </w:r>
          </w:p>
        </w:tc>
        <w:tc>
          <w:tcPr>
            <w:tcW w:w="1498" w:type="dxa"/>
            <w:tcBorders>
              <w:top w:val="single" w:sz="6" w:space="0" w:color="auto"/>
              <w:left w:val="single" w:sz="6" w:space="0" w:color="auto"/>
              <w:bottom w:val="single" w:sz="6" w:space="0" w:color="auto"/>
              <w:right w:val="single" w:sz="6" w:space="0" w:color="auto"/>
            </w:tcBorders>
            <w:vAlign w:val="center"/>
          </w:tcPr>
          <w:p w14:paraId="32479E4C" w14:textId="7D541E5D" w:rsidR="00CA0266" w:rsidRDefault="009825E0" w:rsidP="00A31338">
            <w:pPr>
              <w:pStyle w:val="TableHeading0"/>
              <w:rPr>
                <w:rFonts w:ascii="Montserrat" w:hAnsi="Montserrat" w:cs="Arial"/>
                <w:b w:val="0"/>
                <w:lang w:val="es-MX"/>
              </w:rPr>
            </w:pPr>
            <w:r>
              <w:rPr>
                <w:rFonts w:ascii="Montserrat" w:hAnsi="Montserrat" w:cs="Arial"/>
                <w:b w:val="0"/>
                <w:lang w:val="es-MX"/>
              </w:rPr>
              <w:t>2</w:t>
            </w:r>
          </w:p>
        </w:tc>
        <w:tc>
          <w:tcPr>
            <w:tcW w:w="1760" w:type="dxa"/>
            <w:tcBorders>
              <w:top w:val="single" w:sz="6" w:space="0" w:color="auto"/>
              <w:left w:val="single" w:sz="6" w:space="0" w:color="auto"/>
              <w:bottom w:val="single" w:sz="6" w:space="0" w:color="auto"/>
              <w:right w:val="single" w:sz="6" w:space="0" w:color="auto"/>
            </w:tcBorders>
            <w:vAlign w:val="center"/>
          </w:tcPr>
          <w:p w14:paraId="0090882E" w14:textId="77777777" w:rsidR="00CA0266" w:rsidRPr="00CA0266" w:rsidRDefault="00CA0266" w:rsidP="00A31338">
            <w:pPr>
              <w:pStyle w:val="TableHeading0"/>
              <w:rPr>
                <w:rFonts w:ascii="Montserrat" w:hAnsi="Montserrat" w:cs="Arial"/>
                <w:b w:val="0"/>
                <w:lang w:val="es-MX"/>
              </w:rPr>
            </w:pPr>
            <w:r>
              <w:rPr>
                <w:rFonts w:ascii="Montserrat" w:hAnsi="Montserrat" w:cs="Arial"/>
                <w:b w:val="0"/>
                <w:lang w:val="es-MX"/>
              </w:rPr>
              <w:t>Tipo de operación definidas en el CRN</w:t>
            </w:r>
          </w:p>
        </w:tc>
        <w:tc>
          <w:tcPr>
            <w:tcW w:w="1418" w:type="dxa"/>
            <w:tcBorders>
              <w:top w:val="single" w:sz="6" w:space="0" w:color="auto"/>
              <w:left w:val="single" w:sz="6" w:space="0" w:color="auto"/>
              <w:bottom w:val="single" w:sz="6" w:space="0" w:color="auto"/>
              <w:right w:val="single" w:sz="6" w:space="0" w:color="auto"/>
            </w:tcBorders>
            <w:vAlign w:val="center"/>
          </w:tcPr>
          <w:p w14:paraId="43C4F386" w14:textId="77777777" w:rsidR="00CA0266" w:rsidRDefault="00CA0266" w:rsidP="00A31338">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75BF38F7" w14:textId="7F209CC0" w:rsidR="00CA0266" w:rsidRPr="005E63F1" w:rsidRDefault="00CA0266" w:rsidP="00A31338">
            <w:pPr>
              <w:jc w:val="center"/>
              <w:rPr>
                <w:rFonts w:ascii="Montserrat" w:hAnsi="Montserrat" w:cs="Arial"/>
                <w:i/>
                <w:sz w:val="18"/>
              </w:rPr>
            </w:pPr>
            <w:r w:rsidRPr="005E63F1">
              <w:rPr>
                <w:rFonts w:ascii="Montserrat" w:hAnsi="Montserrat" w:cs="Arial"/>
                <w:i/>
                <w:sz w:val="18"/>
              </w:rPr>
              <w:t>“01</w:t>
            </w:r>
            <w:r w:rsidR="009825E0">
              <w:rPr>
                <w:rFonts w:ascii="Montserrat" w:hAnsi="Montserrat" w:cs="Arial"/>
                <w:i/>
                <w:sz w:val="18"/>
              </w:rPr>
              <w:t>. 02, 03…</w:t>
            </w:r>
            <w:r w:rsidRPr="005E63F1">
              <w:rPr>
                <w:rFonts w:ascii="Montserrat" w:hAnsi="Montserrat" w:cs="Arial"/>
                <w:i/>
                <w:sz w:val="18"/>
              </w:rPr>
              <w:t>”</w:t>
            </w:r>
          </w:p>
        </w:tc>
      </w:tr>
    </w:tbl>
    <w:p w14:paraId="4D12968F" w14:textId="77777777" w:rsidR="00E3729B" w:rsidRDefault="00E3729B" w:rsidP="002322E2">
      <w:pPr>
        <w:pStyle w:val="BodyText"/>
        <w:spacing w:before="0" w:after="0"/>
        <w:rPr>
          <w:rFonts w:ascii="Montserrat" w:hAnsi="Montserrat" w:cs="Arial"/>
          <w:sz w:val="20"/>
        </w:rPr>
      </w:pPr>
    </w:p>
    <w:p w14:paraId="5D26C1AA" w14:textId="77777777" w:rsidR="003C6F3B" w:rsidRPr="00CE6B7B" w:rsidRDefault="003C6F3B" w:rsidP="003C6F3B">
      <w:pPr>
        <w:pStyle w:val="Ttulo1"/>
        <w:rPr>
          <w:rFonts w:ascii="Montserrat" w:hAnsi="Montserrat"/>
          <w:b w:val="0"/>
          <w:bCs w:val="0"/>
          <w:color w:val="0000FF"/>
          <w:kern w:val="0"/>
          <w:sz w:val="20"/>
          <w:szCs w:val="20"/>
        </w:rPr>
      </w:pPr>
      <w:bookmarkStart w:id="298" w:name="_Toc57999877"/>
      <w:r w:rsidRPr="006513AB">
        <w:rPr>
          <w:rFonts w:ascii="Montserrat" w:hAnsi="Montserrat"/>
          <w:sz w:val="20"/>
          <w:szCs w:val="20"/>
        </w:rPr>
        <w:t>TIPO ENTRADA/SALIDA</w:t>
      </w:r>
      <w:bookmarkEnd w:id="298"/>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3C6F3B" w:rsidRPr="006513AB" w14:paraId="3ED7E907" w14:textId="77777777" w:rsidTr="00C17D25">
        <w:trPr>
          <w:trHeight w:val="548"/>
          <w:tblHeader/>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32E08F2B"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I/O/B</w:t>
            </w:r>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BE13A7D"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Formato</w:t>
            </w:r>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3A8DAD65"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 xml:space="preserve">Medios de Comunicación </w:t>
            </w:r>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6841C964"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Volumen</w:t>
            </w:r>
          </w:p>
        </w:tc>
      </w:tr>
      <w:tr w:rsidR="003C6F3B" w:rsidRPr="006513AB" w14:paraId="20D29D4A" w14:textId="77777777" w:rsidTr="00C17D25">
        <w:trPr>
          <w:trHeight w:val="754"/>
          <w:tblHeader/>
        </w:trPr>
        <w:tc>
          <w:tcPr>
            <w:tcW w:w="1410" w:type="dxa"/>
            <w:tcBorders>
              <w:top w:val="single" w:sz="6" w:space="0" w:color="auto"/>
              <w:left w:val="single" w:sz="6" w:space="0" w:color="auto"/>
              <w:bottom w:val="single" w:sz="6" w:space="0" w:color="auto"/>
              <w:right w:val="single" w:sz="6" w:space="0" w:color="auto"/>
            </w:tcBorders>
            <w:vAlign w:val="center"/>
          </w:tcPr>
          <w:p w14:paraId="7C139A5D" w14:textId="77777777" w:rsidR="003C6F3B" w:rsidRPr="000E0F98" w:rsidRDefault="00CA0266" w:rsidP="009F74BE">
            <w:pPr>
              <w:pStyle w:val="TableHeading0"/>
              <w:rPr>
                <w:rFonts w:ascii="Montserrat" w:hAnsi="Montserrat" w:cs="Arial"/>
                <w:b w:val="0"/>
                <w:lang w:val="es-MX"/>
              </w:rPr>
            </w:pPr>
            <w:r>
              <w:rPr>
                <w:rFonts w:ascii="Montserrat" w:hAnsi="Montserrat" w:cs="Arial"/>
                <w:b w:val="0"/>
                <w:lang w:val="es-MX"/>
              </w:rPr>
              <w:t>O</w:t>
            </w:r>
          </w:p>
        </w:tc>
        <w:tc>
          <w:tcPr>
            <w:tcW w:w="2845" w:type="dxa"/>
            <w:tcBorders>
              <w:top w:val="single" w:sz="6" w:space="0" w:color="auto"/>
              <w:left w:val="single" w:sz="6" w:space="0" w:color="auto"/>
              <w:bottom w:val="single" w:sz="6" w:space="0" w:color="auto"/>
              <w:right w:val="single" w:sz="6" w:space="0" w:color="auto"/>
            </w:tcBorders>
            <w:vAlign w:val="center"/>
          </w:tcPr>
          <w:p w14:paraId="1715E669" w14:textId="77777777" w:rsidR="003C6F3B" w:rsidRPr="000E0F98" w:rsidRDefault="003C6F3B" w:rsidP="009F74BE">
            <w:pPr>
              <w:pStyle w:val="TableHeading0"/>
              <w:rPr>
                <w:rFonts w:ascii="Montserrat" w:hAnsi="Montserrat" w:cs="Arial"/>
                <w:b w:val="0"/>
                <w:lang w:val="es-MX"/>
              </w:rPr>
            </w:pPr>
            <w:r w:rsidRPr="000E0F98">
              <w:rPr>
                <w:rFonts w:ascii="Montserrat" w:hAnsi="Montserrat" w:cs="Arial"/>
                <w:b w:val="0"/>
                <w:lang w:val="es-MX"/>
              </w:rPr>
              <w:t>XML</w:t>
            </w:r>
          </w:p>
        </w:tc>
        <w:tc>
          <w:tcPr>
            <w:tcW w:w="3020" w:type="dxa"/>
            <w:tcBorders>
              <w:top w:val="single" w:sz="6" w:space="0" w:color="auto"/>
              <w:left w:val="single" w:sz="6" w:space="0" w:color="auto"/>
              <w:bottom w:val="single" w:sz="6" w:space="0" w:color="auto"/>
              <w:right w:val="single" w:sz="6" w:space="0" w:color="auto"/>
            </w:tcBorders>
            <w:vAlign w:val="center"/>
          </w:tcPr>
          <w:p w14:paraId="3E35111A" w14:textId="77777777" w:rsidR="003C6F3B" w:rsidRPr="000E0F98" w:rsidRDefault="003C6F3B" w:rsidP="009F74BE">
            <w:pPr>
              <w:pStyle w:val="TableHeading0"/>
              <w:rPr>
                <w:rFonts w:ascii="Montserrat" w:hAnsi="Montserrat" w:cs="Arial"/>
                <w:b w:val="0"/>
                <w:lang w:val="es-MX"/>
              </w:rPr>
            </w:pPr>
            <w:r w:rsidRPr="000E0F98">
              <w:rPr>
                <w:rFonts w:ascii="Montserrat" w:hAnsi="Montserrat" w:cs="Arial"/>
                <w:b w:val="0"/>
                <w:lang w:val="es-MX"/>
              </w:rPr>
              <w:t>HTTPS</w:t>
            </w:r>
          </w:p>
        </w:tc>
        <w:tc>
          <w:tcPr>
            <w:tcW w:w="2073" w:type="dxa"/>
            <w:tcBorders>
              <w:top w:val="single" w:sz="6" w:space="0" w:color="auto"/>
              <w:left w:val="single" w:sz="6" w:space="0" w:color="auto"/>
              <w:bottom w:val="single" w:sz="6" w:space="0" w:color="auto"/>
              <w:right w:val="single" w:sz="6" w:space="0" w:color="auto"/>
            </w:tcBorders>
            <w:vAlign w:val="center"/>
          </w:tcPr>
          <w:p w14:paraId="14DDECD0" w14:textId="1BD24CB3" w:rsidR="003C6F3B" w:rsidRPr="000E0F98" w:rsidRDefault="00F04A5B" w:rsidP="009F74BE">
            <w:pPr>
              <w:pStyle w:val="TableHeading0"/>
              <w:rPr>
                <w:rFonts w:ascii="Montserrat" w:hAnsi="Montserrat" w:cs="Arial"/>
                <w:b w:val="0"/>
                <w:lang w:val="es-MX"/>
              </w:rPr>
            </w:pPr>
            <w:r>
              <w:rPr>
                <w:rFonts w:ascii="Montserrat" w:hAnsi="Montserrat" w:cs="Arial"/>
                <w:b w:val="0"/>
                <w:lang w:val="es-MX"/>
              </w:rPr>
              <w:t>Se estima en promedio 359 consultas por día.</w:t>
            </w:r>
          </w:p>
        </w:tc>
      </w:tr>
      <w:tr w:rsidR="003C6F3B" w:rsidRPr="006513AB" w14:paraId="50F8AC74" w14:textId="77777777" w:rsidTr="00C17D25">
        <w:trPr>
          <w:trHeight w:val="299"/>
          <w:hidden/>
        </w:trPr>
        <w:tc>
          <w:tcPr>
            <w:tcW w:w="1410" w:type="dxa"/>
            <w:tcBorders>
              <w:top w:val="single" w:sz="6" w:space="0" w:color="auto"/>
              <w:left w:val="single" w:sz="6" w:space="0" w:color="auto"/>
              <w:bottom w:val="single" w:sz="6" w:space="0" w:color="auto"/>
              <w:right w:val="single" w:sz="6" w:space="0" w:color="auto"/>
            </w:tcBorders>
          </w:tcPr>
          <w:p w14:paraId="4AE8DC6D" w14:textId="77777777" w:rsidR="003C6F3B" w:rsidRPr="006513AB" w:rsidRDefault="003C6F3B" w:rsidP="003C6F3B">
            <w:pPr>
              <w:pStyle w:val="InfoHidden"/>
              <w:jc w:val="center"/>
              <w:rPr>
                <w:rFonts w:ascii="Montserrat" w:hAnsi="Montserrat" w:cs="Arial"/>
                <w:lang w:val="en-US"/>
              </w:rPr>
            </w:pPr>
            <w:r w:rsidRPr="006513AB">
              <w:rPr>
                <w:rFonts w:ascii="Montserrat" w:hAnsi="Montserrat" w:cs="Arial"/>
                <w:lang w:val="en-US"/>
              </w:rPr>
              <w:t>&lt;I input, O output, B ambos&gt;</w:t>
            </w:r>
          </w:p>
        </w:tc>
        <w:tc>
          <w:tcPr>
            <w:tcW w:w="2845" w:type="dxa"/>
            <w:tcBorders>
              <w:top w:val="single" w:sz="6" w:space="0" w:color="auto"/>
              <w:left w:val="single" w:sz="6" w:space="0" w:color="auto"/>
              <w:bottom w:val="single" w:sz="6" w:space="0" w:color="auto"/>
              <w:right w:val="single" w:sz="6" w:space="0" w:color="auto"/>
            </w:tcBorders>
          </w:tcPr>
          <w:p w14:paraId="625D1272" w14:textId="77777777" w:rsidR="003C6F3B" w:rsidRPr="006513AB" w:rsidRDefault="003C6F3B" w:rsidP="003C6F3B">
            <w:pPr>
              <w:pStyle w:val="InfoHidden"/>
              <w:jc w:val="center"/>
              <w:rPr>
                <w:rFonts w:ascii="Montserrat" w:hAnsi="Montserrat" w:cs="Arial"/>
              </w:rPr>
            </w:pPr>
            <w:r w:rsidRPr="006513AB">
              <w:rPr>
                <w:rFonts w:ascii="Montserrat" w:hAnsi="Montserrat" w:cs="Arial"/>
              </w:rPr>
              <w:t>&lt;Apoyarse en el Anexo I. Tipos de Interfaz. En caso de que no exista en este anexo, deberá documentarse como se presenta en el Anexo..&gt;</w:t>
            </w:r>
          </w:p>
        </w:tc>
        <w:tc>
          <w:tcPr>
            <w:tcW w:w="3020" w:type="dxa"/>
            <w:tcBorders>
              <w:top w:val="single" w:sz="6" w:space="0" w:color="auto"/>
              <w:left w:val="single" w:sz="6" w:space="0" w:color="auto"/>
              <w:bottom w:val="single" w:sz="6" w:space="0" w:color="auto"/>
              <w:right w:val="single" w:sz="6" w:space="0" w:color="auto"/>
            </w:tcBorders>
          </w:tcPr>
          <w:p w14:paraId="279978E1" w14:textId="77777777" w:rsidR="003C6F3B" w:rsidRPr="006513AB" w:rsidRDefault="003C6F3B" w:rsidP="003C6F3B">
            <w:pPr>
              <w:pStyle w:val="InfoHidden"/>
              <w:jc w:val="center"/>
              <w:rPr>
                <w:rFonts w:ascii="Montserrat" w:hAnsi="Montserrat" w:cs="Arial"/>
              </w:rPr>
            </w:pPr>
            <w:r w:rsidRPr="006513AB">
              <w:rPr>
                <w:rFonts w:ascii="Montserrat" w:hAnsi="Montserrat" w:cs="Arial"/>
              </w:rPr>
              <w:t>&lt;Ejemplo: FTP, Telnet, TCP/IP, etc.&gt;</w:t>
            </w:r>
          </w:p>
        </w:tc>
        <w:tc>
          <w:tcPr>
            <w:tcW w:w="2073" w:type="dxa"/>
            <w:tcBorders>
              <w:top w:val="single" w:sz="6" w:space="0" w:color="auto"/>
              <w:left w:val="single" w:sz="6" w:space="0" w:color="auto"/>
              <w:bottom w:val="single" w:sz="6" w:space="0" w:color="auto"/>
              <w:right w:val="single" w:sz="6" w:space="0" w:color="auto"/>
            </w:tcBorders>
          </w:tcPr>
          <w:p w14:paraId="45BF24EF" w14:textId="77777777" w:rsidR="003C6F3B" w:rsidRPr="006513AB" w:rsidRDefault="003C6F3B" w:rsidP="003C6F3B">
            <w:pPr>
              <w:pStyle w:val="InfoHidden"/>
              <w:jc w:val="center"/>
              <w:rPr>
                <w:rFonts w:ascii="Montserrat" w:hAnsi="Montserrat" w:cs="Arial"/>
              </w:rPr>
            </w:pPr>
            <w:r w:rsidRPr="006513AB">
              <w:rPr>
                <w:rFonts w:ascii="Montserrat" w:hAnsi="Montserrat" w:cs="Arial"/>
              </w:rPr>
              <w:t>&lt;Promedio de volumen de transacciones esperadas.&gt;</w:t>
            </w:r>
          </w:p>
        </w:tc>
      </w:tr>
    </w:tbl>
    <w:p w14:paraId="6EFCD0DA" w14:textId="77777777" w:rsidR="003C6F3B" w:rsidRPr="006513AB" w:rsidRDefault="003C6F3B" w:rsidP="003C6F3B">
      <w:pPr>
        <w:pStyle w:val="BodyText"/>
        <w:spacing w:before="0" w:after="0"/>
        <w:rPr>
          <w:rFonts w:ascii="Montserrat" w:hAnsi="Montserrat" w:cs="Arial"/>
          <w:sz w:val="20"/>
        </w:rPr>
      </w:pPr>
    </w:p>
    <w:p w14:paraId="73E53EEB" w14:textId="77777777" w:rsidR="003C6F3B" w:rsidRPr="00CE6B7B" w:rsidRDefault="003C6F3B" w:rsidP="003C6F3B">
      <w:pPr>
        <w:pStyle w:val="Ttulo1"/>
        <w:rPr>
          <w:rFonts w:ascii="Montserrat" w:hAnsi="Montserrat"/>
          <w:b w:val="0"/>
          <w:bCs w:val="0"/>
          <w:color w:val="0000FF"/>
          <w:kern w:val="0"/>
          <w:sz w:val="20"/>
          <w:szCs w:val="20"/>
        </w:rPr>
      </w:pPr>
      <w:bookmarkStart w:id="299" w:name="_Toc57999878"/>
      <w:r w:rsidRPr="006513AB">
        <w:rPr>
          <w:rFonts w:ascii="Montserrat" w:hAnsi="Montserrat"/>
          <w:sz w:val="20"/>
          <w:szCs w:val="20"/>
        </w:rPr>
        <w:t>TRANSMISIÓN DE DATOS</w:t>
      </w:r>
      <w:bookmarkEnd w:id="299"/>
      <w:r w:rsidRPr="006513AB">
        <w:rPr>
          <w:rFonts w:ascii="Montserrat" w:hAnsi="Montserrat"/>
          <w:sz w:val="20"/>
          <w:szCs w:val="20"/>
        </w:rPr>
        <w:t xml:space="preserve"> </w:t>
      </w:r>
      <w:r w:rsidRPr="006513AB">
        <w:rPr>
          <w:rStyle w:val="InfoHiddenChar"/>
          <w:rFonts w:ascii="Montserrat" w:hAnsi="Montserrat"/>
          <w:i w:val="0"/>
          <w:sz w:val="20"/>
          <w:szCs w:val="20"/>
        </w:rPr>
        <w:t>[Fase: Análisis] [Etapa: Especificación Funcional] (ACSN)</w:t>
      </w:r>
    </w:p>
    <w:p w14:paraId="3CABA3CC" w14:textId="77777777" w:rsidR="003C6F3B" w:rsidRPr="006513AB" w:rsidRDefault="003C6F3B" w:rsidP="003C6F3B">
      <w:pPr>
        <w:pStyle w:val="InfoHidden"/>
        <w:rPr>
          <w:rFonts w:ascii="Montserrat" w:hAnsi="Montserrat" w:cs="Arial"/>
        </w:rPr>
      </w:pPr>
      <w:r w:rsidRPr="006513AB">
        <w:rPr>
          <w:rFonts w:ascii="Montserrat" w:hAnsi="Montserrat" w:cs="Arial"/>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p>
    <w:p w14:paraId="1FB7AEA4" w14:textId="77777777" w:rsidR="003C6F3B" w:rsidRPr="006513AB" w:rsidRDefault="003C6F3B" w:rsidP="003C6F3B">
      <w:pPr>
        <w:pStyle w:val="InfoHidden"/>
        <w:rPr>
          <w:rFonts w:ascii="Montserrat" w:hAnsi="Montserrat" w:cs="Arial"/>
        </w:rPr>
      </w:pPr>
    </w:p>
    <w:p w14:paraId="64B381C6" w14:textId="77777777" w:rsidR="003C6F3B" w:rsidRPr="006513AB" w:rsidRDefault="003C6F3B" w:rsidP="003C6F3B">
      <w:pPr>
        <w:pStyle w:val="InfoHidden"/>
        <w:rPr>
          <w:rFonts w:ascii="Montserrat" w:hAnsi="Montserrat" w:cs="Arial"/>
        </w:rPr>
      </w:pPr>
      <w:r w:rsidRPr="006513AB">
        <w:rPr>
          <w:rFonts w:ascii="Montserrat" w:hAnsi="Montserrat" w:cs="Arial"/>
        </w:rPr>
        <w:t>Ejemplo:</w:t>
      </w:r>
    </w:p>
    <w:p w14:paraId="55866B9C" w14:textId="77777777" w:rsidR="003C6F3B" w:rsidRPr="006513AB" w:rsidRDefault="003C6F3B" w:rsidP="003C6F3B">
      <w:pPr>
        <w:pStyle w:val="InfoHidden"/>
        <w:rPr>
          <w:rFonts w:ascii="Montserrat" w:hAnsi="Montserrat" w:cs="Arial"/>
        </w:rPr>
      </w:pPr>
    </w:p>
    <w:p w14:paraId="20DB21FB" w14:textId="77777777" w:rsidR="003C6F3B" w:rsidRPr="006513AB" w:rsidRDefault="003C6F3B" w:rsidP="003C6F3B">
      <w:pPr>
        <w:pStyle w:val="InfoHidden"/>
        <w:rPr>
          <w:rFonts w:ascii="Montserrat" w:hAnsi="Montserrat" w:cs="Arial"/>
        </w:rPr>
      </w:pPr>
      <w:r w:rsidRPr="006513AB">
        <w:rPr>
          <w:rFonts w:ascii="Montserrat" w:hAnsi="Montserrat" w:cs="Arial"/>
        </w:rPr>
        <w:t>Conversión de archivos de un formato a otro sin pérdida de información</w:t>
      </w:r>
    </w:p>
    <w:p w14:paraId="11B359A7" w14:textId="77777777" w:rsidR="003C6F3B" w:rsidRPr="006513AB" w:rsidRDefault="003C6F3B" w:rsidP="003C6F3B">
      <w:pPr>
        <w:pStyle w:val="InfoHidden"/>
        <w:rPr>
          <w:rFonts w:ascii="Montserrat" w:hAnsi="Montserrat" w:cs="Arial"/>
        </w:rPr>
      </w:pPr>
      <w:r w:rsidRPr="006513AB">
        <w:rPr>
          <w:rFonts w:ascii="Montserrat" w:hAnsi="Montserrat" w:cs="Arial"/>
        </w:rPr>
        <w:t>Rutinas de validación de información</w:t>
      </w:r>
    </w:p>
    <w:p w14:paraId="28830960" w14:textId="77777777" w:rsidR="003C6F3B" w:rsidRPr="006513AB" w:rsidRDefault="003C6F3B" w:rsidP="003C6F3B">
      <w:pPr>
        <w:pStyle w:val="InfoHidden"/>
        <w:rPr>
          <w:rFonts w:ascii="Montserrat" w:hAnsi="Montserrat" w:cs="Arial"/>
        </w:rPr>
      </w:pPr>
      <w:r w:rsidRPr="006513AB">
        <w:rPr>
          <w:rFonts w:ascii="Montserrat" w:hAnsi="Montserrat" w:cs="Arial"/>
        </w:rPr>
        <w:t>Herramientas automatizadas de conversión</w:t>
      </w:r>
    </w:p>
    <w:p w14:paraId="460B7A12" w14:textId="77777777" w:rsidR="003C6F3B" w:rsidRPr="006513AB" w:rsidRDefault="003C6F3B" w:rsidP="003C6F3B">
      <w:pPr>
        <w:pStyle w:val="InfoHidden"/>
        <w:rPr>
          <w:rFonts w:ascii="Montserrat" w:hAnsi="Montserrat" w:cs="Arial"/>
        </w:rPr>
      </w:pPr>
    </w:p>
    <w:tbl>
      <w:tblPr>
        <w:tblW w:w="942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619"/>
        <w:gridCol w:w="1559"/>
        <w:gridCol w:w="1134"/>
      </w:tblGrid>
      <w:tr w:rsidR="003C6F3B" w:rsidRPr="006513AB" w14:paraId="3D581102"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4156E858"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Posición</w:t>
            </w:r>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3E1C4FB6"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Nombre Dato</w:t>
            </w:r>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5F2AC77E"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Tipo Dato</w:t>
            </w:r>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07340677"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Tamaño</w:t>
            </w:r>
          </w:p>
        </w:tc>
        <w:tc>
          <w:tcPr>
            <w:tcW w:w="1619" w:type="dxa"/>
            <w:tcBorders>
              <w:top w:val="single" w:sz="6" w:space="0" w:color="auto"/>
              <w:left w:val="single" w:sz="6" w:space="0" w:color="auto"/>
              <w:bottom w:val="single" w:sz="6" w:space="0" w:color="auto"/>
              <w:right w:val="single" w:sz="6" w:space="0" w:color="auto"/>
            </w:tcBorders>
            <w:shd w:val="clear" w:color="auto" w:fill="A6A6A6"/>
            <w:vAlign w:val="center"/>
          </w:tcPr>
          <w:p w14:paraId="71E8C6F7"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Referencia</w:t>
            </w:r>
          </w:p>
        </w:tc>
        <w:tc>
          <w:tcPr>
            <w:tcW w:w="1559" w:type="dxa"/>
            <w:tcBorders>
              <w:top w:val="single" w:sz="6" w:space="0" w:color="auto"/>
              <w:left w:val="single" w:sz="6" w:space="0" w:color="auto"/>
              <w:bottom w:val="single" w:sz="6" w:space="0" w:color="auto"/>
              <w:right w:val="single" w:sz="6" w:space="0" w:color="auto"/>
            </w:tcBorders>
            <w:shd w:val="clear" w:color="auto" w:fill="A6A6A6"/>
            <w:vAlign w:val="center"/>
          </w:tcPr>
          <w:p w14:paraId="0A25D35E"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Asociación</w:t>
            </w:r>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682A6455" w14:textId="77777777" w:rsidR="003C6F3B" w:rsidRPr="006513AB" w:rsidRDefault="003C6F3B" w:rsidP="003C6F3B">
            <w:pPr>
              <w:pStyle w:val="TableHeading0"/>
              <w:rPr>
                <w:rFonts w:ascii="Montserrat" w:hAnsi="Montserrat" w:cs="Arial"/>
                <w:lang w:val="es-MX"/>
              </w:rPr>
            </w:pPr>
            <w:r w:rsidRPr="006513AB">
              <w:rPr>
                <w:rFonts w:ascii="Montserrat" w:hAnsi="Montserrat" w:cs="Arial"/>
                <w:lang w:val="es-MX"/>
              </w:rPr>
              <w:t>Ejemplo</w:t>
            </w:r>
          </w:p>
        </w:tc>
      </w:tr>
      <w:tr w:rsidR="003C6F3B" w:rsidRPr="006513AB" w14:paraId="4724F912" w14:textId="77777777" w:rsidTr="00C17D25">
        <w:trPr>
          <w:trHeight w:val="454"/>
          <w:tblHeader/>
        </w:trPr>
        <w:tc>
          <w:tcPr>
            <w:tcW w:w="1174" w:type="dxa"/>
            <w:tcBorders>
              <w:top w:val="single" w:sz="6" w:space="0" w:color="auto"/>
              <w:left w:val="single" w:sz="6" w:space="0" w:color="auto"/>
              <w:bottom w:val="single" w:sz="6" w:space="0" w:color="auto"/>
              <w:right w:val="single" w:sz="6" w:space="0" w:color="auto"/>
            </w:tcBorders>
            <w:vAlign w:val="center"/>
          </w:tcPr>
          <w:p w14:paraId="7691446D" w14:textId="77777777" w:rsidR="003C6F3B" w:rsidRPr="000E0F98" w:rsidRDefault="003C6F3B" w:rsidP="003C6F3B">
            <w:pPr>
              <w:pStyle w:val="TableHeading0"/>
              <w:rPr>
                <w:rFonts w:ascii="Montserrat" w:hAnsi="Montserrat" w:cs="Arial"/>
                <w:b w:val="0"/>
                <w:lang w:val="es-MX"/>
              </w:rPr>
            </w:pPr>
            <w:r w:rsidRPr="000E0F98">
              <w:rPr>
                <w:rFonts w:ascii="Montserrat" w:hAnsi="Montserrat" w:cs="Arial"/>
                <w:b w:val="0"/>
                <w:lang w:val="es-MX"/>
              </w:rPr>
              <w:t>1</w:t>
            </w:r>
          </w:p>
        </w:tc>
        <w:tc>
          <w:tcPr>
            <w:tcW w:w="1204" w:type="dxa"/>
            <w:tcBorders>
              <w:top w:val="single" w:sz="6" w:space="0" w:color="auto"/>
              <w:left w:val="single" w:sz="6" w:space="0" w:color="auto"/>
              <w:bottom w:val="single" w:sz="6" w:space="0" w:color="auto"/>
              <w:right w:val="single" w:sz="6" w:space="0" w:color="auto"/>
            </w:tcBorders>
            <w:vAlign w:val="center"/>
          </w:tcPr>
          <w:p w14:paraId="3DFB0D79" w14:textId="77777777" w:rsidR="003C6F3B" w:rsidRPr="000E0F98" w:rsidRDefault="003C6F3B" w:rsidP="003C6F3B">
            <w:pPr>
              <w:pStyle w:val="TableHeading0"/>
              <w:rPr>
                <w:rFonts w:ascii="Montserrat" w:hAnsi="Montserrat" w:cs="Arial"/>
                <w:b w:val="0"/>
                <w:lang w:val="es-MX"/>
              </w:rPr>
            </w:pPr>
            <w:r>
              <w:rPr>
                <w:rFonts w:ascii="Montserrat" w:hAnsi="Montserrat" w:cs="Arial"/>
                <w:b w:val="0"/>
                <w:lang w:val="es-MX"/>
              </w:rPr>
              <w:t>RFC emisor</w:t>
            </w:r>
          </w:p>
        </w:tc>
        <w:tc>
          <w:tcPr>
            <w:tcW w:w="1232" w:type="dxa"/>
            <w:tcBorders>
              <w:top w:val="single" w:sz="6" w:space="0" w:color="auto"/>
              <w:left w:val="single" w:sz="6" w:space="0" w:color="auto"/>
              <w:bottom w:val="single" w:sz="6" w:space="0" w:color="auto"/>
              <w:right w:val="single" w:sz="6" w:space="0" w:color="auto"/>
            </w:tcBorders>
            <w:vAlign w:val="center"/>
          </w:tcPr>
          <w:p w14:paraId="6340A8CE" w14:textId="74150DC2" w:rsidR="003C6F3B" w:rsidRPr="000E0F98" w:rsidRDefault="00A56ECC" w:rsidP="003C6F3B">
            <w:pPr>
              <w:pStyle w:val="TableHeading0"/>
              <w:rPr>
                <w:rFonts w:ascii="Montserrat" w:hAnsi="Montserrat" w:cs="Arial"/>
                <w:b w:val="0"/>
                <w:lang w:val="es-MX"/>
              </w:rPr>
            </w:pPr>
            <w:r>
              <w:rPr>
                <w:rFonts w:ascii="Montserrat" w:hAnsi="Montserrat" w:cs="Arial"/>
                <w:b w:val="0"/>
                <w:lang w:val="es-MX"/>
              </w:rPr>
              <w:t>Nu</w:t>
            </w:r>
            <w:r w:rsidR="003C6F3B">
              <w:rPr>
                <w:rFonts w:ascii="Montserrat" w:hAnsi="Montserrat" w:cs="Arial"/>
                <w:b w:val="0"/>
                <w:lang w:val="es-MX"/>
              </w:rPr>
              <w:t xml:space="preserve">mérico </w:t>
            </w:r>
          </w:p>
        </w:tc>
        <w:tc>
          <w:tcPr>
            <w:tcW w:w="1498" w:type="dxa"/>
            <w:tcBorders>
              <w:top w:val="single" w:sz="6" w:space="0" w:color="auto"/>
              <w:left w:val="single" w:sz="6" w:space="0" w:color="auto"/>
              <w:bottom w:val="single" w:sz="6" w:space="0" w:color="auto"/>
              <w:right w:val="single" w:sz="6" w:space="0" w:color="auto"/>
            </w:tcBorders>
            <w:vAlign w:val="center"/>
          </w:tcPr>
          <w:p w14:paraId="4298DC79" w14:textId="761B6B67" w:rsidR="003C6F3B" w:rsidRPr="000E0F98" w:rsidRDefault="00A56ECC" w:rsidP="003C6F3B">
            <w:pPr>
              <w:pStyle w:val="TableHeading0"/>
              <w:rPr>
                <w:rFonts w:ascii="Montserrat" w:hAnsi="Montserrat" w:cs="Arial"/>
                <w:b w:val="0"/>
                <w:lang w:val="es-MX"/>
              </w:rPr>
            </w:pPr>
            <w:r>
              <w:rPr>
                <w:rFonts w:ascii="Montserrat" w:hAnsi="Montserrat" w:cs="Arial"/>
                <w:b w:val="0"/>
                <w:lang w:val="es-MX"/>
              </w:rPr>
              <w:t>1</w:t>
            </w:r>
          </w:p>
        </w:tc>
        <w:tc>
          <w:tcPr>
            <w:tcW w:w="1619" w:type="dxa"/>
            <w:tcBorders>
              <w:top w:val="single" w:sz="6" w:space="0" w:color="auto"/>
              <w:left w:val="single" w:sz="6" w:space="0" w:color="auto"/>
              <w:bottom w:val="single" w:sz="6" w:space="0" w:color="auto"/>
              <w:right w:val="single" w:sz="6" w:space="0" w:color="auto"/>
            </w:tcBorders>
            <w:vAlign w:val="center"/>
          </w:tcPr>
          <w:p w14:paraId="58220324" w14:textId="0D37834F" w:rsidR="003C6F3B" w:rsidRPr="008651BD" w:rsidRDefault="008651BD" w:rsidP="003C6F3B">
            <w:pPr>
              <w:pStyle w:val="TableHeading0"/>
              <w:rPr>
                <w:rFonts w:ascii="Montserrat" w:hAnsi="Montserrat" w:cs="Arial"/>
                <w:b w:val="0"/>
                <w:lang w:val="es-MX"/>
              </w:rPr>
            </w:pPr>
            <w:r w:rsidRPr="008651BD">
              <w:rPr>
                <w:rFonts w:ascii="Montserrat" w:hAnsi="Montserrat" w:cs="Arial"/>
                <w:b w:val="0"/>
                <w:lang w:val="es-MX"/>
              </w:rPr>
              <w:t>N/A</w:t>
            </w:r>
          </w:p>
        </w:tc>
        <w:tc>
          <w:tcPr>
            <w:tcW w:w="1559" w:type="dxa"/>
            <w:tcBorders>
              <w:top w:val="single" w:sz="6" w:space="0" w:color="auto"/>
              <w:left w:val="single" w:sz="6" w:space="0" w:color="auto"/>
              <w:bottom w:val="single" w:sz="6" w:space="0" w:color="auto"/>
              <w:right w:val="single" w:sz="6" w:space="0" w:color="auto"/>
            </w:tcBorders>
            <w:vAlign w:val="center"/>
          </w:tcPr>
          <w:p w14:paraId="2BDF6235" w14:textId="77777777" w:rsidR="003C6F3B" w:rsidRPr="000E0F98" w:rsidRDefault="003C6F3B" w:rsidP="003C6F3B">
            <w:pPr>
              <w:pStyle w:val="TableHeading0"/>
              <w:rPr>
                <w:rFonts w:ascii="Montserrat" w:hAnsi="Montserrat" w:cs="Arial"/>
                <w:b w:val="0"/>
                <w:lang w:val="es-MX"/>
              </w:rPr>
            </w:pPr>
            <w:r>
              <w:rPr>
                <w:rFonts w:ascii="Montserrat" w:hAnsi="Montserrat" w:cs="Arial"/>
                <w:b w:val="0"/>
                <w:lang w:val="es-MX"/>
              </w:rPr>
              <w:t>N/A</w:t>
            </w:r>
          </w:p>
        </w:tc>
        <w:tc>
          <w:tcPr>
            <w:tcW w:w="1134" w:type="dxa"/>
            <w:tcBorders>
              <w:top w:val="single" w:sz="6" w:space="0" w:color="auto"/>
              <w:left w:val="single" w:sz="6" w:space="0" w:color="auto"/>
              <w:bottom w:val="single" w:sz="6" w:space="0" w:color="auto"/>
              <w:right w:val="single" w:sz="6" w:space="0" w:color="auto"/>
            </w:tcBorders>
            <w:vAlign w:val="center"/>
          </w:tcPr>
          <w:p w14:paraId="576EC946" w14:textId="77777777" w:rsidR="00F8630C" w:rsidRPr="00F8630C" w:rsidRDefault="00F8630C" w:rsidP="00F8630C">
            <w:pPr>
              <w:pStyle w:val="TableHeading0"/>
              <w:rPr>
                <w:rFonts w:ascii="Montserrat" w:hAnsi="Montserrat" w:cs="Calibri"/>
                <w:i/>
                <w:color w:val="000000"/>
                <w:sz w:val="18"/>
                <w:szCs w:val="18"/>
                <w:lang w:val="es-MX" w:eastAsia="es-MX"/>
              </w:rPr>
            </w:pPr>
            <w:r w:rsidRPr="00F8630C">
              <w:rPr>
                <w:rFonts w:ascii="Montserrat" w:hAnsi="Montserrat" w:cs="Calibri"/>
                <w:i/>
                <w:color w:val="000000"/>
                <w:sz w:val="18"/>
                <w:szCs w:val="18"/>
                <w:lang w:val="es-MX" w:eastAsia="es-MX"/>
              </w:rPr>
              <w:t xml:space="preserve">0 </w:t>
            </w:r>
            <w:r w:rsidRPr="00067619">
              <w:rPr>
                <w:rFonts w:ascii="Montserrat" w:hAnsi="Montserrat" w:cs="Calibri"/>
                <w:b w:val="0"/>
                <w:i/>
                <w:color w:val="000000"/>
                <w:sz w:val="18"/>
                <w:szCs w:val="18"/>
                <w:lang w:val="es-MX" w:eastAsia="es-MX"/>
              </w:rPr>
              <w:t>= No cumple</w:t>
            </w:r>
          </w:p>
          <w:p w14:paraId="1E3DE272" w14:textId="4584B9C4" w:rsidR="00CA0266" w:rsidRPr="00D3671F" w:rsidRDefault="00F8630C" w:rsidP="009825E0">
            <w:pPr>
              <w:pStyle w:val="TableHeading0"/>
              <w:jc w:val="left"/>
              <w:rPr>
                <w:rFonts w:ascii="Montserrat" w:hAnsi="Montserrat" w:cs="Arial"/>
              </w:rPr>
            </w:pPr>
            <w:r w:rsidRPr="00F8630C">
              <w:rPr>
                <w:rFonts w:ascii="Montserrat" w:hAnsi="Montserrat" w:cs="Calibri"/>
                <w:i/>
                <w:color w:val="000000"/>
                <w:sz w:val="18"/>
                <w:szCs w:val="18"/>
                <w:lang w:val="es-MX" w:eastAsia="es-MX"/>
              </w:rPr>
              <w:t xml:space="preserve"> 1 </w:t>
            </w:r>
            <w:r w:rsidRPr="00067619">
              <w:rPr>
                <w:rFonts w:ascii="Montserrat" w:hAnsi="Montserrat" w:cs="Calibri"/>
                <w:b w:val="0"/>
                <w:i/>
                <w:color w:val="000000"/>
                <w:sz w:val="18"/>
                <w:szCs w:val="18"/>
                <w:lang w:eastAsia="es-MX"/>
              </w:rPr>
              <w:t xml:space="preserve">= </w:t>
            </w:r>
            <w:proofErr w:type="spellStart"/>
            <w:r w:rsidRPr="00067619">
              <w:rPr>
                <w:rFonts w:ascii="Montserrat" w:hAnsi="Montserrat" w:cs="Calibri"/>
                <w:b w:val="0"/>
                <w:i/>
                <w:color w:val="000000"/>
                <w:sz w:val="18"/>
                <w:szCs w:val="18"/>
                <w:lang w:eastAsia="es-MX"/>
              </w:rPr>
              <w:t>Cumpl</w:t>
            </w:r>
            <w:r w:rsidR="009825E0">
              <w:rPr>
                <w:rFonts w:ascii="Montserrat" w:hAnsi="Montserrat" w:cs="Calibri"/>
                <w:b w:val="0"/>
                <w:i/>
                <w:color w:val="000000"/>
                <w:sz w:val="18"/>
                <w:szCs w:val="18"/>
                <w:lang w:eastAsia="es-MX"/>
              </w:rPr>
              <w:t>e</w:t>
            </w:r>
            <w:proofErr w:type="spellEnd"/>
            <w:r w:rsidRPr="00F8630C">
              <w:rPr>
                <w:rFonts w:ascii="Montserrat" w:hAnsi="Montserrat" w:cs="Calibri"/>
                <w:i/>
                <w:color w:val="000000"/>
                <w:sz w:val="18"/>
                <w:szCs w:val="18"/>
                <w:lang w:val="es-MX" w:eastAsia="es-MX"/>
              </w:rPr>
              <w:t xml:space="preserve"> </w:t>
            </w:r>
          </w:p>
        </w:tc>
      </w:tr>
    </w:tbl>
    <w:p w14:paraId="7073FBB8" w14:textId="77777777" w:rsidR="003C6F3B" w:rsidRDefault="003C6F3B" w:rsidP="003C6F3B">
      <w:pPr>
        <w:pStyle w:val="BodyText"/>
        <w:spacing w:before="0" w:after="0"/>
        <w:rPr>
          <w:rFonts w:ascii="Montserrat" w:hAnsi="Montserrat" w:cs="Arial"/>
          <w:sz w:val="20"/>
        </w:rPr>
      </w:pPr>
    </w:p>
    <w:p w14:paraId="785130AA" w14:textId="49DB28D2" w:rsidR="00E3729B" w:rsidRDefault="00E3729B" w:rsidP="002322E2">
      <w:pPr>
        <w:pStyle w:val="BodyText"/>
        <w:spacing w:before="0" w:after="0"/>
        <w:rPr>
          <w:ins w:id="300" w:author="Licencia Office" w:date="2026-04-22T13:36:00Z" w16du:dateUtc="2026-04-22T19:36:00Z"/>
          <w:rFonts w:ascii="Montserrat" w:hAnsi="Montserrat" w:cs="Arial"/>
          <w:sz w:val="20"/>
        </w:rPr>
      </w:pPr>
    </w:p>
    <w:p w14:paraId="4AC9AE7A" w14:textId="77777777" w:rsidR="00AE7BF3" w:rsidRDefault="00AE7BF3" w:rsidP="002322E2">
      <w:pPr>
        <w:pStyle w:val="BodyText"/>
        <w:spacing w:before="0" w:after="0"/>
        <w:rPr>
          <w:ins w:id="301" w:author="Licencia Office" w:date="2026-04-22T13:36:00Z" w16du:dateUtc="2026-04-22T19:36:00Z"/>
          <w:rFonts w:ascii="Montserrat" w:hAnsi="Montserrat" w:cs="Arial"/>
          <w:sz w:val="20"/>
        </w:rPr>
      </w:pPr>
    </w:p>
    <w:p w14:paraId="7A74510F" w14:textId="77777777" w:rsidR="00AE7BF3" w:rsidRDefault="00AE7BF3" w:rsidP="002322E2">
      <w:pPr>
        <w:pStyle w:val="BodyText"/>
        <w:spacing w:before="0" w:after="0"/>
        <w:rPr>
          <w:ins w:id="302" w:author="Licencia Office" w:date="2026-04-22T13:36:00Z" w16du:dateUtc="2026-04-22T19:36:00Z"/>
          <w:rFonts w:ascii="Montserrat" w:hAnsi="Montserrat" w:cs="Arial"/>
          <w:sz w:val="20"/>
        </w:rPr>
      </w:pPr>
    </w:p>
    <w:p w14:paraId="2D8032BB" w14:textId="77777777" w:rsidR="00AE7BF3" w:rsidRDefault="00AE7BF3" w:rsidP="002322E2">
      <w:pPr>
        <w:pStyle w:val="BodyText"/>
        <w:spacing w:before="0" w:after="0"/>
        <w:rPr>
          <w:ins w:id="303" w:author="Licencia Office" w:date="2026-04-22T13:36:00Z" w16du:dateUtc="2026-04-22T19:36:00Z"/>
          <w:rFonts w:ascii="Montserrat" w:hAnsi="Montserrat" w:cs="Arial"/>
          <w:sz w:val="20"/>
        </w:rPr>
      </w:pPr>
    </w:p>
    <w:p w14:paraId="347714C5" w14:textId="77777777" w:rsidR="00AE7BF3" w:rsidRDefault="00AE7BF3" w:rsidP="002322E2">
      <w:pPr>
        <w:pStyle w:val="BodyText"/>
        <w:spacing w:before="0" w:after="0"/>
        <w:rPr>
          <w:ins w:id="304" w:author="Licencia Office" w:date="2026-04-22T13:36:00Z" w16du:dateUtc="2026-04-22T19:36:00Z"/>
          <w:rFonts w:ascii="Montserrat" w:hAnsi="Montserrat" w:cs="Arial"/>
          <w:sz w:val="20"/>
        </w:rPr>
      </w:pPr>
    </w:p>
    <w:p w14:paraId="147C9CA9" w14:textId="77777777" w:rsidR="00AE7BF3" w:rsidRPr="00AE7BF3" w:rsidRDefault="00AE7BF3" w:rsidP="00AE7BF3">
      <w:pPr>
        <w:pStyle w:val="Ttulo2"/>
        <w:rPr>
          <w:ins w:id="305" w:author="Licencia Office" w:date="2026-04-22T13:36:00Z" w16du:dateUtc="2026-04-22T19:36:00Z"/>
          <w:rFonts w:ascii="Montserrat" w:hAnsi="Montserrat"/>
          <w:sz w:val="20"/>
          <w:szCs w:val="20"/>
          <w:highlight w:val="cyan"/>
          <w:rPrChange w:id="306" w:author="Licencia Office" w:date="2026-04-22T13:37:00Z" w16du:dateUtc="2026-04-22T19:37:00Z">
            <w:rPr>
              <w:ins w:id="307" w:author="Licencia Office" w:date="2026-04-22T13:36:00Z" w16du:dateUtc="2026-04-22T19:36:00Z"/>
              <w:rFonts w:ascii="Montserrat" w:hAnsi="Montserrat"/>
              <w:sz w:val="20"/>
              <w:szCs w:val="20"/>
            </w:rPr>
          </w:rPrChange>
        </w:rPr>
      </w:pPr>
      <w:ins w:id="308" w:author="Licencia Office" w:date="2026-04-22T13:36:00Z" w16du:dateUtc="2026-04-22T19:36:00Z">
        <w:r w:rsidRPr="00AE7BF3">
          <w:rPr>
            <w:rFonts w:ascii="Montserrat" w:hAnsi="Montserrat"/>
            <w:sz w:val="20"/>
            <w:szCs w:val="20"/>
            <w:highlight w:val="cyan"/>
            <w:rPrChange w:id="309" w:author="Licencia Office" w:date="2026-04-22T13:37:00Z" w16du:dateUtc="2026-04-22T19:37:00Z">
              <w:rPr>
                <w:rFonts w:ascii="Montserrat" w:hAnsi="Montserrat"/>
                <w:sz w:val="20"/>
                <w:szCs w:val="20"/>
              </w:rPr>
            </w:rPrChange>
          </w:rPr>
          <w:lastRenderedPageBreak/>
          <w:t>&lt;Solicitud Consulta Token&gt;</w:t>
        </w:r>
      </w:ins>
    </w:p>
    <w:p w14:paraId="0B92CA67" w14:textId="77777777" w:rsidR="00AE7BF3" w:rsidRPr="00AE7BF3" w:rsidRDefault="00AE7BF3" w:rsidP="00AE7BF3">
      <w:pPr>
        <w:keepNext/>
        <w:spacing w:before="240" w:after="60"/>
        <w:outlineLvl w:val="0"/>
        <w:rPr>
          <w:ins w:id="310" w:author="Licencia Office" w:date="2026-04-22T13:36:00Z" w16du:dateUtc="2026-04-22T19:36:00Z"/>
          <w:rFonts w:ascii="Montserrat" w:hAnsi="Montserrat" w:cs="Arial"/>
          <w:color w:val="0000FF"/>
          <w:highlight w:val="cyan"/>
          <w:rPrChange w:id="311" w:author="Licencia Office" w:date="2026-04-22T13:37:00Z" w16du:dateUtc="2026-04-22T19:37:00Z">
            <w:rPr>
              <w:ins w:id="312" w:author="Licencia Office" w:date="2026-04-22T13:36:00Z" w16du:dateUtc="2026-04-22T19:36:00Z"/>
              <w:rFonts w:ascii="Montserrat" w:hAnsi="Montserrat" w:cs="Arial"/>
              <w:color w:val="0000FF"/>
            </w:rPr>
          </w:rPrChange>
        </w:rPr>
      </w:pPr>
      <w:ins w:id="313" w:author="Licencia Office" w:date="2026-04-22T13:36:00Z" w16du:dateUtc="2026-04-22T19:36:00Z">
        <w:r w:rsidRPr="00AE7BF3">
          <w:rPr>
            <w:rFonts w:ascii="Montserrat" w:hAnsi="Montserrat" w:cs="Arial"/>
            <w:b/>
            <w:bCs/>
            <w:kern w:val="32"/>
            <w:highlight w:val="cyan"/>
            <w:rPrChange w:id="314" w:author="Licencia Office" w:date="2026-04-22T13:37:00Z" w16du:dateUtc="2026-04-22T19:37:00Z">
              <w:rPr>
                <w:rFonts w:ascii="Montserrat" w:hAnsi="Montserrat" w:cs="Arial"/>
                <w:b/>
                <w:bCs/>
                <w:kern w:val="32"/>
              </w:rPr>
            </w:rPrChange>
          </w:rPr>
          <w:t xml:space="preserve">TIPO ENTRADA/SALIDA </w:t>
        </w:r>
        <w:r w:rsidRPr="00AE7BF3">
          <w:rPr>
            <w:rFonts w:ascii="Montserrat" w:hAnsi="Montserrat" w:cs="Arial"/>
            <w:b/>
            <w:bCs/>
            <w:i/>
            <w:vanish/>
            <w:color w:val="0000FF"/>
            <w:kern w:val="32"/>
            <w:highlight w:val="cyan"/>
            <w:rPrChange w:id="315" w:author="Licencia Office" w:date="2026-04-22T13:37:00Z" w16du:dateUtc="2026-04-22T19:37:00Z">
              <w:rPr>
                <w:rFonts w:ascii="Montserrat" w:hAnsi="Montserrat" w:cs="Arial"/>
                <w:b/>
                <w:bCs/>
                <w:i/>
                <w:vanish/>
                <w:color w:val="0000FF"/>
                <w:kern w:val="32"/>
              </w:rPr>
            </w:rPrChange>
          </w:rPr>
          <w:t>[Fase: Análisis] [Etapa: Especificación Funcional] (ACSN)</w:t>
        </w:r>
      </w:ins>
    </w:p>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AE7BF3" w:rsidRPr="00AE7BF3" w14:paraId="4F876213" w14:textId="77777777" w:rsidTr="00B04EE0">
        <w:trPr>
          <w:trHeight w:val="548"/>
          <w:tblHeader/>
          <w:jc w:val="center"/>
          <w:ins w:id="316"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196B7E14" w14:textId="77777777" w:rsidR="00AE7BF3" w:rsidRPr="00AE7BF3" w:rsidRDefault="00AE7BF3" w:rsidP="00B04EE0">
            <w:pPr>
              <w:keepNext/>
              <w:snapToGrid w:val="0"/>
              <w:spacing w:after="120"/>
              <w:jc w:val="center"/>
              <w:rPr>
                <w:ins w:id="317" w:author="Licencia Office" w:date="2026-04-22T13:36:00Z" w16du:dateUtc="2026-04-22T19:36:00Z"/>
                <w:rFonts w:ascii="Montserrat" w:hAnsi="Montserrat" w:cs="Arial"/>
                <w:b/>
                <w:highlight w:val="cyan"/>
                <w:rPrChange w:id="318" w:author="Licencia Office" w:date="2026-04-22T13:37:00Z" w16du:dateUtc="2026-04-22T19:37:00Z">
                  <w:rPr>
                    <w:ins w:id="319" w:author="Licencia Office" w:date="2026-04-22T13:36:00Z" w16du:dateUtc="2026-04-22T19:36:00Z"/>
                    <w:rFonts w:ascii="Montserrat" w:hAnsi="Montserrat" w:cs="Arial"/>
                    <w:b/>
                  </w:rPr>
                </w:rPrChange>
              </w:rPr>
            </w:pPr>
            <w:ins w:id="320" w:author="Licencia Office" w:date="2026-04-22T13:36:00Z" w16du:dateUtc="2026-04-22T19:36:00Z">
              <w:r w:rsidRPr="00AE7BF3">
                <w:rPr>
                  <w:rFonts w:ascii="Montserrat" w:hAnsi="Montserrat" w:cs="Arial"/>
                  <w:b/>
                  <w:highlight w:val="cyan"/>
                  <w:rPrChange w:id="321" w:author="Licencia Office" w:date="2026-04-22T13:37:00Z" w16du:dateUtc="2026-04-22T19:37:00Z">
                    <w:rPr>
                      <w:rFonts w:ascii="Montserrat" w:hAnsi="Montserrat" w:cs="Arial"/>
                      <w:b/>
                    </w:rPr>
                  </w:rPrChange>
                </w:rPr>
                <w:t>I/O/B</w:t>
              </w:r>
            </w:ins>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4BD082A2" w14:textId="77777777" w:rsidR="00AE7BF3" w:rsidRPr="00AE7BF3" w:rsidRDefault="00AE7BF3" w:rsidP="00B04EE0">
            <w:pPr>
              <w:keepNext/>
              <w:snapToGrid w:val="0"/>
              <w:spacing w:after="120"/>
              <w:jc w:val="center"/>
              <w:rPr>
                <w:ins w:id="322" w:author="Licencia Office" w:date="2026-04-22T13:36:00Z" w16du:dateUtc="2026-04-22T19:36:00Z"/>
                <w:rFonts w:ascii="Montserrat" w:hAnsi="Montserrat" w:cs="Arial"/>
                <w:b/>
                <w:highlight w:val="cyan"/>
                <w:rPrChange w:id="323" w:author="Licencia Office" w:date="2026-04-22T13:37:00Z" w16du:dateUtc="2026-04-22T19:37:00Z">
                  <w:rPr>
                    <w:ins w:id="324" w:author="Licencia Office" w:date="2026-04-22T13:36:00Z" w16du:dateUtc="2026-04-22T19:36:00Z"/>
                    <w:rFonts w:ascii="Montserrat" w:hAnsi="Montserrat" w:cs="Arial"/>
                    <w:b/>
                  </w:rPr>
                </w:rPrChange>
              </w:rPr>
            </w:pPr>
            <w:ins w:id="325" w:author="Licencia Office" w:date="2026-04-22T13:36:00Z" w16du:dateUtc="2026-04-22T19:36:00Z">
              <w:r w:rsidRPr="00AE7BF3">
                <w:rPr>
                  <w:rFonts w:ascii="Montserrat" w:hAnsi="Montserrat" w:cs="Arial"/>
                  <w:b/>
                  <w:highlight w:val="cyan"/>
                  <w:rPrChange w:id="326" w:author="Licencia Office" w:date="2026-04-22T13:37:00Z" w16du:dateUtc="2026-04-22T19:37:00Z">
                    <w:rPr>
                      <w:rFonts w:ascii="Montserrat" w:hAnsi="Montserrat" w:cs="Arial"/>
                      <w:b/>
                    </w:rPr>
                  </w:rPrChange>
                </w:rPr>
                <w:t>Formato</w:t>
              </w:r>
            </w:ins>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193051A1" w14:textId="77777777" w:rsidR="00AE7BF3" w:rsidRPr="00AE7BF3" w:rsidRDefault="00AE7BF3" w:rsidP="00B04EE0">
            <w:pPr>
              <w:keepNext/>
              <w:snapToGrid w:val="0"/>
              <w:spacing w:after="120"/>
              <w:jc w:val="center"/>
              <w:rPr>
                <w:ins w:id="327" w:author="Licencia Office" w:date="2026-04-22T13:36:00Z" w16du:dateUtc="2026-04-22T19:36:00Z"/>
                <w:rFonts w:ascii="Montserrat" w:hAnsi="Montserrat" w:cs="Arial"/>
                <w:b/>
                <w:highlight w:val="cyan"/>
                <w:rPrChange w:id="328" w:author="Licencia Office" w:date="2026-04-22T13:37:00Z" w16du:dateUtc="2026-04-22T19:37:00Z">
                  <w:rPr>
                    <w:ins w:id="329" w:author="Licencia Office" w:date="2026-04-22T13:36:00Z" w16du:dateUtc="2026-04-22T19:36:00Z"/>
                    <w:rFonts w:ascii="Montserrat" w:hAnsi="Montserrat" w:cs="Arial"/>
                    <w:b/>
                  </w:rPr>
                </w:rPrChange>
              </w:rPr>
            </w:pPr>
            <w:ins w:id="330" w:author="Licencia Office" w:date="2026-04-22T13:36:00Z" w16du:dateUtc="2026-04-22T19:36:00Z">
              <w:r w:rsidRPr="00AE7BF3">
                <w:rPr>
                  <w:rFonts w:ascii="Montserrat" w:hAnsi="Montserrat" w:cs="Arial"/>
                  <w:b/>
                  <w:highlight w:val="cyan"/>
                  <w:rPrChange w:id="331" w:author="Licencia Office" w:date="2026-04-22T13:37:00Z" w16du:dateUtc="2026-04-22T19:37:00Z">
                    <w:rPr>
                      <w:rFonts w:ascii="Montserrat" w:hAnsi="Montserrat" w:cs="Arial"/>
                      <w:b/>
                    </w:rPr>
                  </w:rPrChange>
                </w:rPr>
                <w:t xml:space="preserve">Medios de Comunicación </w:t>
              </w:r>
            </w:ins>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6DB8399E" w14:textId="77777777" w:rsidR="00AE7BF3" w:rsidRPr="00AE7BF3" w:rsidRDefault="00AE7BF3" w:rsidP="00B04EE0">
            <w:pPr>
              <w:keepNext/>
              <w:snapToGrid w:val="0"/>
              <w:spacing w:after="120"/>
              <w:jc w:val="center"/>
              <w:rPr>
                <w:ins w:id="332" w:author="Licencia Office" w:date="2026-04-22T13:36:00Z" w16du:dateUtc="2026-04-22T19:36:00Z"/>
                <w:rFonts w:ascii="Montserrat" w:hAnsi="Montserrat" w:cs="Arial"/>
                <w:b/>
                <w:highlight w:val="cyan"/>
                <w:rPrChange w:id="333" w:author="Licencia Office" w:date="2026-04-22T13:37:00Z" w16du:dateUtc="2026-04-22T19:37:00Z">
                  <w:rPr>
                    <w:ins w:id="334" w:author="Licencia Office" w:date="2026-04-22T13:36:00Z" w16du:dateUtc="2026-04-22T19:36:00Z"/>
                    <w:rFonts w:ascii="Montserrat" w:hAnsi="Montserrat" w:cs="Arial"/>
                    <w:b/>
                  </w:rPr>
                </w:rPrChange>
              </w:rPr>
            </w:pPr>
            <w:ins w:id="335" w:author="Licencia Office" w:date="2026-04-22T13:36:00Z" w16du:dateUtc="2026-04-22T19:36:00Z">
              <w:r w:rsidRPr="00AE7BF3">
                <w:rPr>
                  <w:rFonts w:ascii="Montserrat" w:hAnsi="Montserrat" w:cs="Arial"/>
                  <w:b/>
                  <w:highlight w:val="cyan"/>
                  <w:rPrChange w:id="336" w:author="Licencia Office" w:date="2026-04-22T13:37:00Z" w16du:dateUtc="2026-04-22T19:37:00Z">
                    <w:rPr>
                      <w:rFonts w:ascii="Montserrat" w:hAnsi="Montserrat" w:cs="Arial"/>
                      <w:b/>
                    </w:rPr>
                  </w:rPrChange>
                </w:rPr>
                <w:t>Volumen</w:t>
              </w:r>
            </w:ins>
          </w:p>
        </w:tc>
      </w:tr>
      <w:tr w:rsidR="00AE7BF3" w:rsidRPr="00AE7BF3" w14:paraId="0DFB813C" w14:textId="77777777" w:rsidTr="00B04EE0">
        <w:trPr>
          <w:trHeight w:val="754"/>
          <w:tblHeader/>
          <w:jc w:val="center"/>
          <w:ins w:id="337"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vAlign w:val="center"/>
          </w:tcPr>
          <w:p w14:paraId="17CA6086" w14:textId="77777777" w:rsidR="00AE7BF3" w:rsidRPr="00AE7BF3" w:rsidRDefault="00AE7BF3" w:rsidP="00B04EE0">
            <w:pPr>
              <w:keepNext/>
              <w:snapToGrid w:val="0"/>
              <w:spacing w:after="120"/>
              <w:jc w:val="center"/>
              <w:rPr>
                <w:ins w:id="338" w:author="Licencia Office" w:date="2026-04-22T13:36:00Z" w16du:dateUtc="2026-04-22T19:36:00Z"/>
                <w:rFonts w:ascii="Montserrat" w:hAnsi="Montserrat" w:cs="Arial"/>
                <w:highlight w:val="cyan"/>
                <w:rPrChange w:id="339" w:author="Licencia Office" w:date="2026-04-22T13:37:00Z" w16du:dateUtc="2026-04-22T19:37:00Z">
                  <w:rPr>
                    <w:ins w:id="340" w:author="Licencia Office" w:date="2026-04-22T13:36:00Z" w16du:dateUtc="2026-04-22T19:36:00Z"/>
                    <w:rFonts w:ascii="Montserrat" w:hAnsi="Montserrat" w:cs="Arial"/>
                  </w:rPr>
                </w:rPrChange>
              </w:rPr>
            </w:pPr>
            <w:ins w:id="341" w:author="Licencia Office" w:date="2026-04-22T13:36:00Z" w16du:dateUtc="2026-04-22T19:36:00Z">
              <w:r w:rsidRPr="00AE7BF3">
                <w:rPr>
                  <w:rFonts w:ascii="Montserrat" w:hAnsi="Montserrat" w:cs="Arial"/>
                  <w:highlight w:val="cyan"/>
                  <w:rPrChange w:id="342" w:author="Licencia Office" w:date="2026-04-22T13:37:00Z" w16du:dateUtc="2026-04-22T19:37:00Z">
                    <w:rPr>
                      <w:rFonts w:ascii="Montserrat" w:hAnsi="Montserrat" w:cs="Arial"/>
                    </w:rPr>
                  </w:rPrChange>
                </w:rPr>
                <w:t>I</w:t>
              </w:r>
            </w:ins>
          </w:p>
        </w:tc>
        <w:tc>
          <w:tcPr>
            <w:tcW w:w="2845" w:type="dxa"/>
            <w:tcBorders>
              <w:top w:val="single" w:sz="6" w:space="0" w:color="auto"/>
              <w:left w:val="single" w:sz="6" w:space="0" w:color="auto"/>
              <w:bottom w:val="single" w:sz="6" w:space="0" w:color="auto"/>
              <w:right w:val="single" w:sz="6" w:space="0" w:color="auto"/>
            </w:tcBorders>
            <w:vAlign w:val="center"/>
          </w:tcPr>
          <w:p w14:paraId="49E5C48E" w14:textId="77777777" w:rsidR="00AE7BF3" w:rsidRPr="00AE7BF3" w:rsidRDefault="00AE7BF3" w:rsidP="00B04EE0">
            <w:pPr>
              <w:keepNext/>
              <w:snapToGrid w:val="0"/>
              <w:spacing w:after="120"/>
              <w:jc w:val="center"/>
              <w:rPr>
                <w:ins w:id="343" w:author="Licencia Office" w:date="2026-04-22T13:36:00Z" w16du:dateUtc="2026-04-22T19:36:00Z"/>
                <w:rFonts w:ascii="Montserrat" w:hAnsi="Montserrat" w:cs="Arial"/>
                <w:highlight w:val="cyan"/>
                <w:rPrChange w:id="344" w:author="Licencia Office" w:date="2026-04-22T13:37:00Z" w16du:dateUtc="2026-04-22T19:37:00Z">
                  <w:rPr>
                    <w:ins w:id="345" w:author="Licencia Office" w:date="2026-04-22T13:36:00Z" w16du:dateUtc="2026-04-22T19:36:00Z"/>
                    <w:rFonts w:ascii="Montserrat" w:hAnsi="Montserrat" w:cs="Arial"/>
                  </w:rPr>
                </w:rPrChange>
              </w:rPr>
            </w:pPr>
            <w:ins w:id="346" w:author="Licencia Office" w:date="2026-04-22T13:36:00Z" w16du:dateUtc="2026-04-22T19:36:00Z">
              <w:r w:rsidRPr="00AE7BF3">
                <w:rPr>
                  <w:rFonts w:ascii="Montserrat" w:hAnsi="Montserrat" w:cs="Arial"/>
                  <w:highlight w:val="cyan"/>
                  <w:rPrChange w:id="347" w:author="Licencia Office" w:date="2026-04-22T13:37:00Z" w16du:dateUtc="2026-04-22T19:37:00Z">
                    <w:rPr>
                      <w:rFonts w:ascii="Montserrat" w:hAnsi="Montserrat" w:cs="Arial"/>
                    </w:rPr>
                  </w:rPrChange>
                </w:rPr>
                <w:t>XML</w:t>
              </w:r>
            </w:ins>
          </w:p>
        </w:tc>
        <w:tc>
          <w:tcPr>
            <w:tcW w:w="3020" w:type="dxa"/>
            <w:tcBorders>
              <w:top w:val="single" w:sz="6" w:space="0" w:color="auto"/>
              <w:left w:val="single" w:sz="6" w:space="0" w:color="auto"/>
              <w:bottom w:val="single" w:sz="6" w:space="0" w:color="auto"/>
              <w:right w:val="single" w:sz="6" w:space="0" w:color="auto"/>
            </w:tcBorders>
            <w:vAlign w:val="center"/>
          </w:tcPr>
          <w:p w14:paraId="0EB24731" w14:textId="77777777" w:rsidR="00AE7BF3" w:rsidRPr="00AE7BF3" w:rsidRDefault="00AE7BF3" w:rsidP="00B04EE0">
            <w:pPr>
              <w:keepNext/>
              <w:snapToGrid w:val="0"/>
              <w:spacing w:after="120"/>
              <w:jc w:val="center"/>
              <w:rPr>
                <w:ins w:id="348" w:author="Licencia Office" w:date="2026-04-22T13:36:00Z" w16du:dateUtc="2026-04-22T19:36:00Z"/>
                <w:rFonts w:ascii="Montserrat" w:hAnsi="Montserrat" w:cs="Arial"/>
                <w:highlight w:val="cyan"/>
                <w:rPrChange w:id="349" w:author="Licencia Office" w:date="2026-04-22T13:37:00Z" w16du:dateUtc="2026-04-22T19:37:00Z">
                  <w:rPr>
                    <w:ins w:id="350" w:author="Licencia Office" w:date="2026-04-22T13:36:00Z" w16du:dateUtc="2026-04-22T19:36:00Z"/>
                    <w:rFonts w:ascii="Montserrat" w:hAnsi="Montserrat" w:cs="Arial"/>
                  </w:rPr>
                </w:rPrChange>
              </w:rPr>
            </w:pPr>
            <w:ins w:id="351" w:author="Licencia Office" w:date="2026-04-22T13:36:00Z" w16du:dateUtc="2026-04-22T19:36:00Z">
              <w:r w:rsidRPr="00AE7BF3">
                <w:rPr>
                  <w:rFonts w:ascii="Montserrat" w:hAnsi="Montserrat" w:cs="Arial"/>
                  <w:highlight w:val="cyan"/>
                  <w:rPrChange w:id="352" w:author="Licencia Office" w:date="2026-04-22T13:37:00Z" w16du:dateUtc="2026-04-22T19:37:00Z">
                    <w:rPr>
                      <w:rFonts w:ascii="Montserrat" w:hAnsi="Montserrat" w:cs="Arial"/>
                    </w:rPr>
                  </w:rPrChange>
                </w:rPr>
                <w:t>HTTPS</w:t>
              </w:r>
            </w:ins>
          </w:p>
        </w:tc>
        <w:tc>
          <w:tcPr>
            <w:tcW w:w="2073" w:type="dxa"/>
            <w:tcBorders>
              <w:top w:val="single" w:sz="6" w:space="0" w:color="auto"/>
              <w:left w:val="single" w:sz="6" w:space="0" w:color="auto"/>
              <w:bottom w:val="single" w:sz="6" w:space="0" w:color="auto"/>
              <w:right w:val="single" w:sz="6" w:space="0" w:color="auto"/>
            </w:tcBorders>
            <w:vAlign w:val="center"/>
          </w:tcPr>
          <w:p w14:paraId="6861E0D7" w14:textId="77777777" w:rsidR="00AE7BF3" w:rsidRPr="00AE7BF3" w:rsidRDefault="00AE7BF3" w:rsidP="00B04EE0">
            <w:pPr>
              <w:keepNext/>
              <w:snapToGrid w:val="0"/>
              <w:spacing w:after="120"/>
              <w:jc w:val="center"/>
              <w:rPr>
                <w:ins w:id="353" w:author="Licencia Office" w:date="2026-04-22T13:36:00Z" w16du:dateUtc="2026-04-22T19:36:00Z"/>
                <w:rFonts w:ascii="Montserrat" w:hAnsi="Montserrat" w:cs="Arial"/>
                <w:highlight w:val="cyan"/>
                <w:rPrChange w:id="354" w:author="Licencia Office" w:date="2026-04-22T13:37:00Z" w16du:dateUtc="2026-04-22T19:37:00Z">
                  <w:rPr>
                    <w:ins w:id="355" w:author="Licencia Office" w:date="2026-04-22T13:36:00Z" w16du:dateUtc="2026-04-22T19:36:00Z"/>
                    <w:rFonts w:ascii="Montserrat" w:hAnsi="Montserrat" w:cs="Arial"/>
                  </w:rPr>
                </w:rPrChange>
              </w:rPr>
            </w:pPr>
            <w:ins w:id="356" w:author="Licencia Office" w:date="2026-04-22T13:36:00Z" w16du:dateUtc="2026-04-22T19:36:00Z">
              <w:r w:rsidRPr="00AE7BF3">
                <w:rPr>
                  <w:rFonts w:ascii="Montserrat" w:hAnsi="Montserrat" w:cs="Arial"/>
                  <w:highlight w:val="cyan"/>
                  <w:rPrChange w:id="357" w:author="Licencia Office" w:date="2026-04-22T13:37:00Z" w16du:dateUtc="2026-04-22T19:37:00Z">
                    <w:rPr>
                      <w:rFonts w:ascii="Montserrat" w:hAnsi="Montserrat" w:cs="Arial"/>
                    </w:rPr>
                  </w:rPrChange>
                </w:rPr>
                <w:t>Se estima en promedio 359 consultas por día.</w:t>
              </w:r>
            </w:ins>
          </w:p>
        </w:tc>
      </w:tr>
      <w:tr w:rsidR="00AE7BF3" w:rsidRPr="00AE7BF3" w14:paraId="0CCB7B09" w14:textId="77777777" w:rsidTr="00B04EE0">
        <w:trPr>
          <w:trHeight w:val="299"/>
          <w:jc w:val="center"/>
          <w:hidden/>
          <w:ins w:id="358"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tcPr>
          <w:p w14:paraId="04998835" w14:textId="77777777" w:rsidR="00AE7BF3" w:rsidRPr="00AE7BF3" w:rsidRDefault="00AE7BF3" w:rsidP="00B04EE0">
            <w:pPr>
              <w:jc w:val="center"/>
              <w:rPr>
                <w:ins w:id="359" w:author="Licencia Office" w:date="2026-04-22T13:36:00Z" w16du:dateUtc="2026-04-22T19:36:00Z"/>
                <w:rFonts w:ascii="Montserrat" w:hAnsi="Montserrat" w:cs="Arial"/>
                <w:i/>
                <w:vanish/>
                <w:color w:val="0000FF"/>
                <w:highlight w:val="cyan"/>
                <w:lang w:val="en-US"/>
                <w:rPrChange w:id="360" w:author="Licencia Office" w:date="2026-04-22T13:37:00Z" w16du:dateUtc="2026-04-22T19:37:00Z">
                  <w:rPr>
                    <w:ins w:id="361" w:author="Licencia Office" w:date="2026-04-22T13:36:00Z" w16du:dateUtc="2026-04-22T19:36:00Z"/>
                    <w:rFonts w:ascii="Montserrat" w:hAnsi="Montserrat" w:cs="Arial"/>
                    <w:i/>
                    <w:vanish/>
                    <w:color w:val="0000FF"/>
                    <w:lang w:val="en-US"/>
                  </w:rPr>
                </w:rPrChange>
              </w:rPr>
            </w:pPr>
            <w:ins w:id="362" w:author="Licencia Office" w:date="2026-04-22T13:36:00Z" w16du:dateUtc="2026-04-22T19:36:00Z">
              <w:r w:rsidRPr="00AE7BF3">
                <w:rPr>
                  <w:rFonts w:ascii="Montserrat" w:hAnsi="Montserrat" w:cs="Arial"/>
                  <w:i/>
                  <w:vanish/>
                  <w:color w:val="0000FF"/>
                  <w:highlight w:val="cyan"/>
                  <w:lang w:val="en-US"/>
                  <w:rPrChange w:id="363" w:author="Licencia Office" w:date="2026-04-22T13:37:00Z" w16du:dateUtc="2026-04-22T19:37:00Z">
                    <w:rPr>
                      <w:rFonts w:ascii="Montserrat" w:hAnsi="Montserrat" w:cs="Arial"/>
                      <w:i/>
                      <w:vanish/>
                      <w:color w:val="0000FF"/>
                      <w:lang w:val="en-US"/>
                    </w:rPr>
                  </w:rPrChange>
                </w:rPr>
                <w:t>&lt;I input, O output, B ambos&gt;</w:t>
              </w:r>
            </w:ins>
          </w:p>
        </w:tc>
        <w:tc>
          <w:tcPr>
            <w:tcW w:w="2845" w:type="dxa"/>
            <w:tcBorders>
              <w:top w:val="single" w:sz="6" w:space="0" w:color="auto"/>
              <w:left w:val="single" w:sz="6" w:space="0" w:color="auto"/>
              <w:bottom w:val="single" w:sz="6" w:space="0" w:color="auto"/>
              <w:right w:val="single" w:sz="6" w:space="0" w:color="auto"/>
            </w:tcBorders>
          </w:tcPr>
          <w:p w14:paraId="110B0F95" w14:textId="77777777" w:rsidR="00AE7BF3" w:rsidRPr="00AE7BF3" w:rsidRDefault="00AE7BF3" w:rsidP="00B04EE0">
            <w:pPr>
              <w:jc w:val="center"/>
              <w:rPr>
                <w:ins w:id="364" w:author="Licencia Office" w:date="2026-04-22T13:36:00Z" w16du:dateUtc="2026-04-22T19:36:00Z"/>
                <w:rFonts w:ascii="Montserrat" w:hAnsi="Montserrat" w:cs="Arial"/>
                <w:i/>
                <w:vanish/>
                <w:color w:val="0000FF"/>
                <w:highlight w:val="cyan"/>
                <w:rPrChange w:id="365" w:author="Licencia Office" w:date="2026-04-22T13:37:00Z" w16du:dateUtc="2026-04-22T19:37:00Z">
                  <w:rPr>
                    <w:ins w:id="366" w:author="Licencia Office" w:date="2026-04-22T13:36:00Z" w16du:dateUtc="2026-04-22T19:36:00Z"/>
                    <w:rFonts w:ascii="Montserrat" w:hAnsi="Montserrat" w:cs="Arial"/>
                    <w:i/>
                    <w:vanish/>
                    <w:color w:val="0000FF"/>
                  </w:rPr>
                </w:rPrChange>
              </w:rPr>
            </w:pPr>
            <w:ins w:id="367" w:author="Licencia Office" w:date="2026-04-22T13:36:00Z" w16du:dateUtc="2026-04-22T19:36:00Z">
              <w:r w:rsidRPr="00AE7BF3">
                <w:rPr>
                  <w:rFonts w:ascii="Montserrat" w:hAnsi="Montserrat" w:cs="Arial"/>
                  <w:i/>
                  <w:vanish/>
                  <w:color w:val="0000FF"/>
                  <w:highlight w:val="cyan"/>
                  <w:rPrChange w:id="368" w:author="Licencia Office" w:date="2026-04-22T13:37:00Z" w16du:dateUtc="2026-04-22T19:37:00Z">
                    <w:rPr>
                      <w:rFonts w:ascii="Montserrat" w:hAnsi="Montserrat" w:cs="Arial"/>
                      <w:i/>
                      <w:vanish/>
                      <w:color w:val="0000FF"/>
                    </w:rPr>
                  </w:rPrChange>
                </w:rPr>
                <w:t>&lt;Apoyarse en el Anexo I. Tipos de Interfaz. En caso de que no exista en este anexo, deberá documentarse como se presenta en el Anexo..&gt;</w:t>
              </w:r>
            </w:ins>
          </w:p>
        </w:tc>
        <w:tc>
          <w:tcPr>
            <w:tcW w:w="3020" w:type="dxa"/>
            <w:tcBorders>
              <w:top w:val="single" w:sz="6" w:space="0" w:color="auto"/>
              <w:left w:val="single" w:sz="6" w:space="0" w:color="auto"/>
              <w:bottom w:val="single" w:sz="6" w:space="0" w:color="auto"/>
              <w:right w:val="single" w:sz="6" w:space="0" w:color="auto"/>
            </w:tcBorders>
          </w:tcPr>
          <w:p w14:paraId="70616EB0" w14:textId="77777777" w:rsidR="00AE7BF3" w:rsidRPr="00AE7BF3" w:rsidRDefault="00AE7BF3" w:rsidP="00B04EE0">
            <w:pPr>
              <w:jc w:val="center"/>
              <w:rPr>
                <w:ins w:id="369" w:author="Licencia Office" w:date="2026-04-22T13:36:00Z" w16du:dateUtc="2026-04-22T19:36:00Z"/>
                <w:rFonts w:ascii="Montserrat" w:hAnsi="Montserrat" w:cs="Arial"/>
                <w:i/>
                <w:vanish/>
                <w:color w:val="0000FF"/>
                <w:highlight w:val="cyan"/>
                <w:rPrChange w:id="370" w:author="Licencia Office" w:date="2026-04-22T13:37:00Z" w16du:dateUtc="2026-04-22T19:37:00Z">
                  <w:rPr>
                    <w:ins w:id="371" w:author="Licencia Office" w:date="2026-04-22T13:36:00Z" w16du:dateUtc="2026-04-22T19:36:00Z"/>
                    <w:rFonts w:ascii="Montserrat" w:hAnsi="Montserrat" w:cs="Arial"/>
                    <w:i/>
                    <w:vanish/>
                    <w:color w:val="0000FF"/>
                  </w:rPr>
                </w:rPrChange>
              </w:rPr>
            </w:pPr>
            <w:ins w:id="372" w:author="Licencia Office" w:date="2026-04-22T13:36:00Z" w16du:dateUtc="2026-04-22T19:36:00Z">
              <w:r w:rsidRPr="00AE7BF3">
                <w:rPr>
                  <w:rFonts w:ascii="Montserrat" w:hAnsi="Montserrat" w:cs="Arial"/>
                  <w:i/>
                  <w:vanish/>
                  <w:color w:val="0000FF"/>
                  <w:highlight w:val="cyan"/>
                  <w:rPrChange w:id="373" w:author="Licencia Office" w:date="2026-04-22T13:37:00Z" w16du:dateUtc="2026-04-22T19:37:00Z">
                    <w:rPr>
                      <w:rFonts w:ascii="Montserrat" w:hAnsi="Montserrat" w:cs="Arial"/>
                      <w:i/>
                      <w:vanish/>
                      <w:color w:val="0000FF"/>
                    </w:rPr>
                  </w:rPrChange>
                </w:rPr>
                <w:t>&lt;Ejemplo: FTP, Telnet, TCP/IP, etc.&gt;</w:t>
              </w:r>
            </w:ins>
          </w:p>
        </w:tc>
        <w:tc>
          <w:tcPr>
            <w:tcW w:w="2073" w:type="dxa"/>
            <w:tcBorders>
              <w:top w:val="single" w:sz="6" w:space="0" w:color="auto"/>
              <w:left w:val="single" w:sz="6" w:space="0" w:color="auto"/>
              <w:bottom w:val="single" w:sz="6" w:space="0" w:color="auto"/>
              <w:right w:val="single" w:sz="6" w:space="0" w:color="auto"/>
            </w:tcBorders>
          </w:tcPr>
          <w:p w14:paraId="64E0528B" w14:textId="77777777" w:rsidR="00AE7BF3" w:rsidRPr="00AE7BF3" w:rsidRDefault="00AE7BF3" w:rsidP="00B04EE0">
            <w:pPr>
              <w:jc w:val="center"/>
              <w:rPr>
                <w:ins w:id="374" w:author="Licencia Office" w:date="2026-04-22T13:36:00Z" w16du:dateUtc="2026-04-22T19:36:00Z"/>
                <w:rFonts w:ascii="Montserrat" w:hAnsi="Montserrat" w:cs="Arial"/>
                <w:i/>
                <w:vanish/>
                <w:color w:val="0000FF"/>
                <w:highlight w:val="cyan"/>
                <w:rPrChange w:id="375" w:author="Licencia Office" w:date="2026-04-22T13:37:00Z" w16du:dateUtc="2026-04-22T19:37:00Z">
                  <w:rPr>
                    <w:ins w:id="376" w:author="Licencia Office" w:date="2026-04-22T13:36:00Z" w16du:dateUtc="2026-04-22T19:36:00Z"/>
                    <w:rFonts w:ascii="Montserrat" w:hAnsi="Montserrat" w:cs="Arial"/>
                    <w:i/>
                    <w:vanish/>
                    <w:color w:val="0000FF"/>
                  </w:rPr>
                </w:rPrChange>
              </w:rPr>
            </w:pPr>
            <w:ins w:id="377" w:author="Licencia Office" w:date="2026-04-22T13:36:00Z" w16du:dateUtc="2026-04-22T19:36:00Z">
              <w:r w:rsidRPr="00AE7BF3">
                <w:rPr>
                  <w:rFonts w:ascii="Montserrat" w:hAnsi="Montserrat" w:cs="Arial"/>
                  <w:i/>
                  <w:vanish/>
                  <w:color w:val="0000FF"/>
                  <w:highlight w:val="cyan"/>
                  <w:rPrChange w:id="378" w:author="Licencia Office" w:date="2026-04-22T13:37:00Z" w16du:dateUtc="2026-04-22T19:37:00Z">
                    <w:rPr>
                      <w:rFonts w:ascii="Montserrat" w:hAnsi="Montserrat" w:cs="Arial"/>
                      <w:i/>
                      <w:vanish/>
                      <w:color w:val="0000FF"/>
                    </w:rPr>
                  </w:rPrChange>
                </w:rPr>
                <w:t>&lt;Promedio de volumen de transacciones esperadas.&gt;</w:t>
              </w:r>
            </w:ins>
          </w:p>
        </w:tc>
      </w:tr>
    </w:tbl>
    <w:p w14:paraId="753BC841" w14:textId="77777777" w:rsidR="00AE7BF3" w:rsidRPr="00AE7BF3" w:rsidRDefault="00AE7BF3" w:rsidP="00AE7BF3">
      <w:pPr>
        <w:rPr>
          <w:ins w:id="379" w:author="Licencia Office" w:date="2026-04-22T13:36:00Z" w16du:dateUtc="2026-04-22T19:36:00Z"/>
          <w:rFonts w:ascii="Montserrat" w:hAnsi="Montserrat" w:cs="Arial"/>
          <w:highlight w:val="cyan"/>
          <w:rPrChange w:id="380" w:author="Licencia Office" w:date="2026-04-22T13:37:00Z" w16du:dateUtc="2026-04-22T19:37:00Z">
            <w:rPr>
              <w:ins w:id="381" w:author="Licencia Office" w:date="2026-04-22T13:36:00Z" w16du:dateUtc="2026-04-22T19:36:00Z"/>
              <w:rFonts w:ascii="Montserrat" w:hAnsi="Montserrat" w:cs="Arial"/>
            </w:rPr>
          </w:rPrChange>
        </w:rPr>
      </w:pPr>
    </w:p>
    <w:p w14:paraId="117E6A77" w14:textId="77777777" w:rsidR="00AE7BF3" w:rsidRPr="00AE7BF3" w:rsidRDefault="00AE7BF3" w:rsidP="00AE7BF3">
      <w:pPr>
        <w:keepNext/>
        <w:spacing w:before="240" w:after="60"/>
        <w:outlineLvl w:val="0"/>
        <w:rPr>
          <w:ins w:id="382" w:author="Licencia Office" w:date="2026-04-22T13:36:00Z" w16du:dateUtc="2026-04-22T19:36:00Z"/>
          <w:rFonts w:ascii="Montserrat" w:hAnsi="Montserrat" w:cs="Arial"/>
          <w:color w:val="0000FF"/>
          <w:highlight w:val="cyan"/>
          <w:rPrChange w:id="383" w:author="Licencia Office" w:date="2026-04-22T13:37:00Z" w16du:dateUtc="2026-04-22T19:37:00Z">
            <w:rPr>
              <w:ins w:id="384" w:author="Licencia Office" w:date="2026-04-22T13:36:00Z" w16du:dateUtc="2026-04-22T19:36:00Z"/>
              <w:rFonts w:ascii="Montserrat" w:hAnsi="Montserrat" w:cs="Arial"/>
              <w:color w:val="0000FF"/>
            </w:rPr>
          </w:rPrChange>
        </w:rPr>
      </w:pPr>
      <w:ins w:id="385" w:author="Licencia Office" w:date="2026-04-22T13:36:00Z" w16du:dateUtc="2026-04-22T19:36:00Z">
        <w:r w:rsidRPr="00AE7BF3">
          <w:rPr>
            <w:rFonts w:ascii="Montserrat" w:hAnsi="Montserrat" w:cs="Arial"/>
            <w:b/>
            <w:bCs/>
            <w:kern w:val="32"/>
            <w:highlight w:val="cyan"/>
            <w:rPrChange w:id="386" w:author="Licencia Office" w:date="2026-04-22T13:37:00Z" w16du:dateUtc="2026-04-22T19:37:00Z">
              <w:rPr>
                <w:rFonts w:ascii="Montserrat" w:hAnsi="Montserrat" w:cs="Arial"/>
                <w:b/>
                <w:bCs/>
                <w:kern w:val="32"/>
              </w:rPr>
            </w:rPrChange>
          </w:rPr>
          <w:t xml:space="preserve">TRANSMISIÓN DE DATOS </w:t>
        </w:r>
        <w:r w:rsidRPr="00AE7BF3">
          <w:rPr>
            <w:rFonts w:ascii="Montserrat" w:hAnsi="Montserrat" w:cs="Arial"/>
            <w:b/>
            <w:bCs/>
            <w:i/>
            <w:vanish/>
            <w:color w:val="0000FF"/>
            <w:kern w:val="32"/>
            <w:highlight w:val="cyan"/>
            <w:rPrChange w:id="387" w:author="Licencia Office" w:date="2026-04-22T13:37:00Z" w16du:dateUtc="2026-04-22T19:37:00Z">
              <w:rPr>
                <w:rFonts w:ascii="Montserrat" w:hAnsi="Montserrat" w:cs="Arial"/>
                <w:b/>
                <w:bCs/>
                <w:i/>
                <w:vanish/>
                <w:color w:val="0000FF"/>
                <w:kern w:val="32"/>
              </w:rPr>
            </w:rPrChange>
          </w:rPr>
          <w:t>[Fase: Análisis] [Etapa: Especificación Funcional] (ACSN)</w:t>
        </w:r>
      </w:ins>
    </w:p>
    <w:p w14:paraId="39C70CA8" w14:textId="77777777" w:rsidR="00AE7BF3" w:rsidRPr="00AE7BF3" w:rsidRDefault="00AE7BF3" w:rsidP="00AE7BF3">
      <w:pPr>
        <w:jc w:val="both"/>
        <w:rPr>
          <w:ins w:id="388" w:author="Licencia Office" w:date="2026-04-22T13:36:00Z" w16du:dateUtc="2026-04-22T19:36:00Z"/>
          <w:rFonts w:ascii="Montserrat" w:hAnsi="Montserrat" w:cs="Arial"/>
          <w:i/>
          <w:vanish/>
          <w:color w:val="0000FF"/>
          <w:highlight w:val="cyan"/>
          <w:rPrChange w:id="389" w:author="Licencia Office" w:date="2026-04-22T13:37:00Z" w16du:dateUtc="2026-04-22T19:37:00Z">
            <w:rPr>
              <w:ins w:id="390" w:author="Licencia Office" w:date="2026-04-22T13:36:00Z" w16du:dateUtc="2026-04-22T19:36:00Z"/>
              <w:rFonts w:ascii="Montserrat" w:hAnsi="Montserrat" w:cs="Arial"/>
              <w:i/>
              <w:vanish/>
              <w:color w:val="0000FF"/>
            </w:rPr>
          </w:rPrChange>
        </w:rPr>
      </w:pPr>
      <w:ins w:id="391" w:author="Licencia Office" w:date="2026-04-22T13:36:00Z" w16du:dateUtc="2026-04-22T19:36:00Z">
        <w:r w:rsidRPr="00AE7BF3">
          <w:rPr>
            <w:rFonts w:ascii="Montserrat" w:hAnsi="Montserrat" w:cs="Arial"/>
            <w:i/>
            <w:vanish/>
            <w:color w:val="0000FF"/>
            <w:highlight w:val="cyan"/>
            <w:rPrChange w:id="392" w:author="Licencia Office" w:date="2026-04-22T13:37:00Z" w16du:dateUtc="2026-04-22T19:37:00Z">
              <w:rPr>
                <w:rFonts w:ascii="Montserrat" w:hAnsi="Montserrat" w:cs="Arial"/>
                <w:i/>
                <w:vanish/>
                <w:color w:val="0000FF"/>
              </w:rPr>
            </w:rPrChange>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ins>
    </w:p>
    <w:p w14:paraId="243D5011" w14:textId="77777777" w:rsidR="00AE7BF3" w:rsidRPr="00AE7BF3" w:rsidRDefault="00AE7BF3" w:rsidP="00AE7BF3">
      <w:pPr>
        <w:jc w:val="both"/>
        <w:rPr>
          <w:ins w:id="393" w:author="Licencia Office" w:date="2026-04-22T13:36:00Z" w16du:dateUtc="2026-04-22T19:36:00Z"/>
          <w:rFonts w:ascii="Montserrat" w:hAnsi="Montserrat" w:cs="Arial"/>
          <w:i/>
          <w:vanish/>
          <w:color w:val="0000FF"/>
          <w:highlight w:val="cyan"/>
          <w:rPrChange w:id="394" w:author="Licencia Office" w:date="2026-04-22T13:37:00Z" w16du:dateUtc="2026-04-22T19:37:00Z">
            <w:rPr>
              <w:ins w:id="395" w:author="Licencia Office" w:date="2026-04-22T13:36:00Z" w16du:dateUtc="2026-04-22T19:36:00Z"/>
              <w:rFonts w:ascii="Montserrat" w:hAnsi="Montserrat" w:cs="Arial"/>
              <w:i/>
              <w:vanish/>
              <w:color w:val="0000FF"/>
            </w:rPr>
          </w:rPrChange>
        </w:rPr>
      </w:pPr>
    </w:p>
    <w:p w14:paraId="5F355725" w14:textId="77777777" w:rsidR="00AE7BF3" w:rsidRPr="00AE7BF3" w:rsidRDefault="00AE7BF3" w:rsidP="00AE7BF3">
      <w:pPr>
        <w:jc w:val="both"/>
        <w:rPr>
          <w:ins w:id="396" w:author="Licencia Office" w:date="2026-04-22T13:36:00Z" w16du:dateUtc="2026-04-22T19:36:00Z"/>
          <w:rFonts w:ascii="Montserrat" w:hAnsi="Montserrat" w:cs="Arial"/>
          <w:i/>
          <w:vanish/>
          <w:color w:val="0000FF"/>
          <w:highlight w:val="cyan"/>
          <w:rPrChange w:id="397" w:author="Licencia Office" w:date="2026-04-22T13:37:00Z" w16du:dateUtc="2026-04-22T19:37:00Z">
            <w:rPr>
              <w:ins w:id="398" w:author="Licencia Office" w:date="2026-04-22T13:36:00Z" w16du:dateUtc="2026-04-22T19:36:00Z"/>
              <w:rFonts w:ascii="Montserrat" w:hAnsi="Montserrat" w:cs="Arial"/>
              <w:i/>
              <w:vanish/>
              <w:color w:val="0000FF"/>
            </w:rPr>
          </w:rPrChange>
        </w:rPr>
      </w:pPr>
      <w:ins w:id="399" w:author="Licencia Office" w:date="2026-04-22T13:36:00Z" w16du:dateUtc="2026-04-22T19:36:00Z">
        <w:r w:rsidRPr="00AE7BF3">
          <w:rPr>
            <w:rFonts w:ascii="Montserrat" w:hAnsi="Montserrat" w:cs="Arial"/>
            <w:i/>
            <w:vanish/>
            <w:color w:val="0000FF"/>
            <w:highlight w:val="cyan"/>
            <w:rPrChange w:id="400" w:author="Licencia Office" w:date="2026-04-22T13:37:00Z" w16du:dateUtc="2026-04-22T19:37:00Z">
              <w:rPr>
                <w:rFonts w:ascii="Montserrat" w:hAnsi="Montserrat" w:cs="Arial"/>
                <w:i/>
                <w:vanish/>
                <w:color w:val="0000FF"/>
              </w:rPr>
            </w:rPrChange>
          </w:rPr>
          <w:t>Ejemplo:</w:t>
        </w:r>
      </w:ins>
    </w:p>
    <w:p w14:paraId="1C5CFE69" w14:textId="77777777" w:rsidR="00AE7BF3" w:rsidRPr="00AE7BF3" w:rsidRDefault="00AE7BF3" w:rsidP="00AE7BF3">
      <w:pPr>
        <w:jc w:val="both"/>
        <w:rPr>
          <w:ins w:id="401" w:author="Licencia Office" w:date="2026-04-22T13:36:00Z" w16du:dateUtc="2026-04-22T19:36:00Z"/>
          <w:rFonts w:ascii="Montserrat" w:hAnsi="Montserrat" w:cs="Arial"/>
          <w:i/>
          <w:vanish/>
          <w:color w:val="0000FF"/>
          <w:highlight w:val="cyan"/>
          <w:rPrChange w:id="402" w:author="Licencia Office" w:date="2026-04-22T13:37:00Z" w16du:dateUtc="2026-04-22T19:37:00Z">
            <w:rPr>
              <w:ins w:id="403" w:author="Licencia Office" w:date="2026-04-22T13:36:00Z" w16du:dateUtc="2026-04-22T19:36:00Z"/>
              <w:rFonts w:ascii="Montserrat" w:hAnsi="Montserrat" w:cs="Arial"/>
              <w:i/>
              <w:vanish/>
              <w:color w:val="0000FF"/>
            </w:rPr>
          </w:rPrChange>
        </w:rPr>
      </w:pPr>
    </w:p>
    <w:p w14:paraId="3698BF10" w14:textId="77777777" w:rsidR="00AE7BF3" w:rsidRPr="00AE7BF3" w:rsidRDefault="00AE7BF3" w:rsidP="00AE7BF3">
      <w:pPr>
        <w:jc w:val="both"/>
        <w:rPr>
          <w:ins w:id="404" w:author="Licencia Office" w:date="2026-04-22T13:36:00Z" w16du:dateUtc="2026-04-22T19:36:00Z"/>
          <w:rFonts w:ascii="Montserrat" w:hAnsi="Montserrat" w:cs="Arial"/>
          <w:i/>
          <w:vanish/>
          <w:color w:val="0000FF"/>
          <w:highlight w:val="cyan"/>
          <w:rPrChange w:id="405" w:author="Licencia Office" w:date="2026-04-22T13:37:00Z" w16du:dateUtc="2026-04-22T19:37:00Z">
            <w:rPr>
              <w:ins w:id="406" w:author="Licencia Office" w:date="2026-04-22T13:36:00Z" w16du:dateUtc="2026-04-22T19:36:00Z"/>
              <w:rFonts w:ascii="Montserrat" w:hAnsi="Montserrat" w:cs="Arial"/>
              <w:i/>
              <w:vanish/>
              <w:color w:val="0000FF"/>
            </w:rPr>
          </w:rPrChange>
        </w:rPr>
      </w:pPr>
      <w:ins w:id="407" w:author="Licencia Office" w:date="2026-04-22T13:36:00Z" w16du:dateUtc="2026-04-22T19:36:00Z">
        <w:r w:rsidRPr="00AE7BF3">
          <w:rPr>
            <w:rFonts w:ascii="Montserrat" w:hAnsi="Montserrat" w:cs="Arial"/>
            <w:i/>
            <w:vanish/>
            <w:color w:val="0000FF"/>
            <w:highlight w:val="cyan"/>
            <w:rPrChange w:id="408" w:author="Licencia Office" w:date="2026-04-22T13:37:00Z" w16du:dateUtc="2026-04-22T19:37:00Z">
              <w:rPr>
                <w:rFonts w:ascii="Montserrat" w:hAnsi="Montserrat" w:cs="Arial"/>
                <w:i/>
                <w:vanish/>
                <w:color w:val="0000FF"/>
              </w:rPr>
            </w:rPrChange>
          </w:rPr>
          <w:t>Conversión de archivos de un formato a otro sin pérdida de información</w:t>
        </w:r>
      </w:ins>
    </w:p>
    <w:p w14:paraId="1CE69624" w14:textId="77777777" w:rsidR="00AE7BF3" w:rsidRPr="00AE7BF3" w:rsidRDefault="00AE7BF3" w:rsidP="00AE7BF3">
      <w:pPr>
        <w:jc w:val="both"/>
        <w:rPr>
          <w:ins w:id="409" w:author="Licencia Office" w:date="2026-04-22T13:36:00Z" w16du:dateUtc="2026-04-22T19:36:00Z"/>
          <w:rFonts w:ascii="Montserrat" w:hAnsi="Montserrat" w:cs="Arial"/>
          <w:i/>
          <w:vanish/>
          <w:color w:val="0000FF"/>
          <w:highlight w:val="cyan"/>
          <w:rPrChange w:id="410" w:author="Licencia Office" w:date="2026-04-22T13:37:00Z" w16du:dateUtc="2026-04-22T19:37:00Z">
            <w:rPr>
              <w:ins w:id="411" w:author="Licencia Office" w:date="2026-04-22T13:36:00Z" w16du:dateUtc="2026-04-22T19:36:00Z"/>
              <w:rFonts w:ascii="Montserrat" w:hAnsi="Montserrat" w:cs="Arial"/>
              <w:i/>
              <w:vanish/>
              <w:color w:val="0000FF"/>
            </w:rPr>
          </w:rPrChange>
        </w:rPr>
      </w:pPr>
      <w:ins w:id="412" w:author="Licencia Office" w:date="2026-04-22T13:36:00Z" w16du:dateUtc="2026-04-22T19:36:00Z">
        <w:r w:rsidRPr="00AE7BF3">
          <w:rPr>
            <w:rFonts w:ascii="Montserrat" w:hAnsi="Montserrat" w:cs="Arial"/>
            <w:i/>
            <w:vanish/>
            <w:color w:val="0000FF"/>
            <w:highlight w:val="cyan"/>
            <w:rPrChange w:id="413" w:author="Licencia Office" w:date="2026-04-22T13:37:00Z" w16du:dateUtc="2026-04-22T19:37:00Z">
              <w:rPr>
                <w:rFonts w:ascii="Montserrat" w:hAnsi="Montserrat" w:cs="Arial"/>
                <w:i/>
                <w:vanish/>
                <w:color w:val="0000FF"/>
              </w:rPr>
            </w:rPrChange>
          </w:rPr>
          <w:t>Rutinas de validación de información</w:t>
        </w:r>
      </w:ins>
    </w:p>
    <w:p w14:paraId="551AA7F0" w14:textId="77777777" w:rsidR="00AE7BF3" w:rsidRPr="00AE7BF3" w:rsidRDefault="00AE7BF3" w:rsidP="00AE7BF3">
      <w:pPr>
        <w:jc w:val="both"/>
        <w:rPr>
          <w:ins w:id="414" w:author="Licencia Office" w:date="2026-04-22T13:36:00Z" w16du:dateUtc="2026-04-22T19:36:00Z"/>
          <w:rFonts w:ascii="Montserrat" w:hAnsi="Montserrat" w:cs="Arial"/>
          <w:i/>
          <w:vanish/>
          <w:color w:val="0000FF"/>
          <w:highlight w:val="cyan"/>
          <w:rPrChange w:id="415" w:author="Licencia Office" w:date="2026-04-22T13:37:00Z" w16du:dateUtc="2026-04-22T19:37:00Z">
            <w:rPr>
              <w:ins w:id="416" w:author="Licencia Office" w:date="2026-04-22T13:36:00Z" w16du:dateUtc="2026-04-22T19:36:00Z"/>
              <w:rFonts w:ascii="Montserrat" w:hAnsi="Montserrat" w:cs="Arial"/>
              <w:i/>
              <w:vanish/>
              <w:color w:val="0000FF"/>
            </w:rPr>
          </w:rPrChange>
        </w:rPr>
      </w:pPr>
      <w:ins w:id="417" w:author="Licencia Office" w:date="2026-04-22T13:36:00Z" w16du:dateUtc="2026-04-22T19:36:00Z">
        <w:r w:rsidRPr="00AE7BF3">
          <w:rPr>
            <w:rFonts w:ascii="Montserrat" w:hAnsi="Montserrat" w:cs="Arial"/>
            <w:i/>
            <w:vanish/>
            <w:color w:val="0000FF"/>
            <w:highlight w:val="cyan"/>
            <w:rPrChange w:id="418" w:author="Licencia Office" w:date="2026-04-22T13:37:00Z" w16du:dateUtc="2026-04-22T19:37:00Z">
              <w:rPr>
                <w:rFonts w:ascii="Montserrat" w:hAnsi="Montserrat" w:cs="Arial"/>
                <w:i/>
                <w:vanish/>
                <w:color w:val="0000FF"/>
              </w:rPr>
            </w:rPrChange>
          </w:rPr>
          <w:t>Herramientas automatizadas de conversión</w:t>
        </w:r>
      </w:ins>
    </w:p>
    <w:p w14:paraId="7AA97940" w14:textId="77777777" w:rsidR="00AE7BF3" w:rsidRPr="00AE7BF3" w:rsidRDefault="00AE7BF3" w:rsidP="00AE7BF3">
      <w:pPr>
        <w:jc w:val="both"/>
        <w:rPr>
          <w:ins w:id="419" w:author="Licencia Office" w:date="2026-04-22T13:36:00Z" w16du:dateUtc="2026-04-22T19:36:00Z"/>
          <w:rFonts w:ascii="Montserrat" w:hAnsi="Montserrat" w:cs="Arial"/>
          <w:i/>
          <w:vanish/>
          <w:color w:val="0000FF"/>
          <w:highlight w:val="cyan"/>
          <w:rPrChange w:id="420" w:author="Licencia Office" w:date="2026-04-22T13:37:00Z" w16du:dateUtc="2026-04-22T19:37:00Z">
            <w:rPr>
              <w:ins w:id="421" w:author="Licencia Office" w:date="2026-04-22T13:36:00Z" w16du:dateUtc="2026-04-22T19:36:00Z"/>
              <w:rFonts w:ascii="Montserrat" w:hAnsi="Montserrat" w:cs="Arial"/>
              <w:i/>
              <w:vanish/>
              <w:color w:val="0000FF"/>
            </w:rPr>
          </w:rPrChange>
        </w:rPr>
      </w:pPr>
    </w:p>
    <w:tbl>
      <w:tblPr>
        <w:tblW w:w="94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760"/>
        <w:gridCol w:w="1418"/>
        <w:gridCol w:w="1134"/>
      </w:tblGrid>
      <w:tr w:rsidR="00AE7BF3" w:rsidRPr="00AE7BF3" w14:paraId="78FA257B" w14:textId="77777777" w:rsidTr="00B04EE0">
        <w:trPr>
          <w:trHeight w:val="454"/>
          <w:tblHeader/>
          <w:jc w:val="center"/>
          <w:ins w:id="422"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529D8F00" w14:textId="77777777" w:rsidR="00AE7BF3" w:rsidRPr="00AE7BF3" w:rsidRDefault="00AE7BF3" w:rsidP="00B04EE0">
            <w:pPr>
              <w:keepNext/>
              <w:snapToGrid w:val="0"/>
              <w:spacing w:after="120"/>
              <w:jc w:val="center"/>
              <w:rPr>
                <w:ins w:id="423" w:author="Licencia Office" w:date="2026-04-22T13:36:00Z" w16du:dateUtc="2026-04-22T19:36:00Z"/>
                <w:rFonts w:ascii="Montserrat" w:hAnsi="Montserrat" w:cs="Arial"/>
                <w:b/>
                <w:highlight w:val="cyan"/>
                <w:rPrChange w:id="424" w:author="Licencia Office" w:date="2026-04-22T13:37:00Z" w16du:dateUtc="2026-04-22T19:37:00Z">
                  <w:rPr>
                    <w:ins w:id="425" w:author="Licencia Office" w:date="2026-04-22T13:36:00Z" w16du:dateUtc="2026-04-22T19:36:00Z"/>
                    <w:rFonts w:ascii="Montserrat" w:hAnsi="Montserrat" w:cs="Arial"/>
                    <w:b/>
                  </w:rPr>
                </w:rPrChange>
              </w:rPr>
            </w:pPr>
            <w:ins w:id="426" w:author="Licencia Office" w:date="2026-04-22T13:36:00Z" w16du:dateUtc="2026-04-22T19:36:00Z">
              <w:r w:rsidRPr="00AE7BF3">
                <w:rPr>
                  <w:rFonts w:ascii="Montserrat" w:hAnsi="Montserrat" w:cs="Arial"/>
                  <w:b/>
                  <w:highlight w:val="cyan"/>
                  <w:rPrChange w:id="427" w:author="Licencia Office" w:date="2026-04-22T13:37:00Z" w16du:dateUtc="2026-04-22T19:37:00Z">
                    <w:rPr>
                      <w:rFonts w:ascii="Montserrat" w:hAnsi="Montserrat" w:cs="Arial"/>
                      <w:b/>
                    </w:rPr>
                  </w:rPrChange>
                </w:rPr>
                <w:t>Posición</w:t>
              </w:r>
            </w:ins>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0183CB7F" w14:textId="77777777" w:rsidR="00AE7BF3" w:rsidRPr="00AE7BF3" w:rsidRDefault="00AE7BF3" w:rsidP="00B04EE0">
            <w:pPr>
              <w:keepNext/>
              <w:snapToGrid w:val="0"/>
              <w:spacing w:after="120"/>
              <w:jc w:val="center"/>
              <w:rPr>
                <w:ins w:id="428" w:author="Licencia Office" w:date="2026-04-22T13:36:00Z" w16du:dateUtc="2026-04-22T19:36:00Z"/>
                <w:rFonts w:ascii="Montserrat" w:hAnsi="Montserrat" w:cs="Arial"/>
                <w:b/>
                <w:highlight w:val="cyan"/>
                <w:rPrChange w:id="429" w:author="Licencia Office" w:date="2026-04-22T13:37:00Z" w16du:dateUtc="2026-04-22T19:37:00Z">
                  <w:rPr>
                    <w:ins w:id="430" w:author="Licencia Office" w:date="2026-04-22T13:36:00Z" w16du:dateUtc="2026-04-22T19:36:00Z"/>
                    <w:rFonts w:ascii="Montserrat" w:hAnsi="Montserrat" w:cs="Arial"/>
                    <w:b/>
                  </w:rPr>
                </w:rPrChange>
              </w:rPr>
            </w:pPr>
            <w:ins w:id="431" w:author="Licencia Office" w:date="2026-04-22T13:36:00Z" w16du:dateUtc="2026-04-22T19:36:00Z">
              <w:r w:rsidRPr="00AE7BF3">
                <w:rPr>
                  <w:rFonts w:ascii="Montserrat" w:hAnsi="Montserrat" w:cs="Arial"/>
                  <w:b/>
                  <w:highlight w:val="cyan"/>
                  <w:rPrChange w:id="432" w:author="Licencia Office" w:date="2026-04-22T13:37:00Z" w16du:dateUtc="2026-04-22T19:37:00Z">
                    <w:rPr>
                      <w:rFonts w:ascii="Montserrat" w:hAnsi="Montserrat" w:cs="Arial"/>
                      <w:b/>
                    </w:rPr>
                  </w:rPrChange>
                </w:rPr>
                <w:t>Nombre Dato</w:t>
              </w:r>
            </w:ins>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3822681B" w14:textId="77777777" w:rsidR="00AE7BF3" w:rsidRPr="00AE7BF3" w:rsidRDefault="00AE7BF3" w:rsidP="00B04EE0">
            <w:pPr>
              <w:keepNext/>
              <w:snapToGrid w:val="0"/>
              <w:spacing w:after="120"/>
              <w:jc w:val="center"/>
              <w:rPr>
                <w:ins w:id="433" w:author="Licencia Office" w:date="2026-04-22T13:36:00Z" w16du:dateUtc="2026-04-22T19:36:00Z"/>
                <w:rFonts w:ascii="Montserrat" w:hAnsi="Montserrat" w:cs="Arial"/>
                <w:b/>
                <w:highlight w:val="cyan"/>
                <w:rPrChange w:id="434" w:author="Licencia Office" w:date="2026-04-22T13:37:00Z" w16du:dateUtc="2026-04-22T19:37:00Z">
                  <w:rPr>
                    <w:ins w:id="435" w:author="Licencia Office" w:date="2026-04-22T13:36:00Z" w16du:dateUtc="2026-04-22T19:36:00Z"/>
                    <w:rFonts w:ascii="Montserrat" w:hAnsi="Montserrat" w:cs="Arial"/>
                    <w:b/>
                  </w:rPr>
                </w:rPrChange>
              </w:rPr>
            </w:pPr>
            <w:ins w:id="436" w:author="Licencia Office" w:date="2026-04-22T13:36:00Z" w16du:dateUtc="2026-04-22T19:36:00Z">
              <w:r w:rsidRPr="00AE7BF3">
                <w:rPr>
                  <w:rFonts w:ascii="Montserrat" w:hAnsi="Montserrat" w:cs="Arial"/>
                  <w:b/>
                  <w:highlight w:val="cyan"/>
                  <w:rPrChange w:id="437" w:author="Licencia Office" w:date="2026-04-22T13:37:00Z" w16du:dateUtc="2026-04-22T19:37:00Z">
                    <w:rPr>
                      <w:rFonts w:ascii="Montserrat" w:hAnsi="Montserrat" w:cs="Arial"/>
                      <w:b/>
                    </w:rPr>
                  </w:rPrChange>
                </w:rPr>
                <w:t>Tipo Dato</w:t>
              </w:r>
            </w:ins>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1B00AAA7" w14:textId="77777777" w:rsidR="00AE7BF3" w:rsidRPr="00AE7BF3" w:rsidRDefault="00AE7BF3" w:rsidP="00B04EE0">
            <w:pPr>
              <w:keepNext/>
              <w:snapToGrid w:val="0"/>
              <w:spacing w:after="120"/>
              <w:jc w:val="center"/>
              <w:rPr>
                <w:ins w:id="438" w:author="Licencia Office" w:date="2026-04-22T13:36:00Z" w16du:dateUtc="2026-04-22T19:36:00Z"/>
                <w:rFonts w:ascii="Montserrat" w:hAnsi="Montserrat" w:cs="Arial"/>
                <w:b/>
                <w:highlight w:val="cyan"/>
                <w:rPrChange w:id="439" w:author="Licencia Office" w:date="2026-04-22T13:37:00Z" w16du:dateUtc="2026-04-22T19:37:00Z">
                  <w:rPr>
                    <w:ins w:id="440" w:author="Licencia Office" w:date="2026-04-22T13:36:00Z" w16du:dateUtc="2026-04-22T19:36:00Z"/>
                    <w:rFonts w:ascii="Montserrat" w:hAnsi="Montserrat" w:cs="Arial"/>
                    <w:b/>
                  </w:rPr>
                </w:rPrChange>
              </w:rPr>
            </w:pPr>
            <w:ins w:id="441" w:author="Licencia Office" w:date="2026-04-22T13:36:00Z" w16du:dateUtc="2026-04-22T19:36:00Z">
              <w:r w:rsidRPr="00AE7BF3">
                <w:rPr>
                  <w:rFonts w:ascii="Montserrat" w:hAnsi="Montserrat" w:cs="Arial"/>
                  <w:b/>
                  <w:highlight w:val="cyan"/>
                  <w:rPrChange w:id="442" w:author="Licencia Office" w:date="2026-04-22T13:37:00Z" w16du:dateUtc="2026-04-22T19:37:00Z">
                    <w:rPr>
                      <w:rFonts w:ascii="Montserrat" w:hAnsi="Montserrat" w:cs="Arial"/>
                      <w:b/>
                    </w:rPr>
                  </w:rPrChange>
                </w:rPr>
                <w:t>Tamaño</w:t>
              </w:r>
            </w:ins>
          </w:p>
        </w:tc>
        <w:tc>
          <w:tcPr>
            <w:tcW w:w="1760" w:type="dxa"/>
            <w:tcBorders>
              <w:top w:val="single" w:sz="6" w:space="0" w:color="auto"/>
              <w:left w:val="single" w:sz="6" w:space="0" w:color="auto"/>
              <w:bottom w:val="single" w:sz="6" w:space="0" w:color="auto"/>
              <w:right w:val="single" w:sz="6" w:space="0" w:color="auto"/>
            </w:tcBorders>
            <w:shd w:val="clear" w:color="auto" w:fill="A6A6A6"/>
            <w:vAlign w:val="center"/>
          </w:tcPr>
          <w:p w14:paraId="039F9B9E" w14:textId="77777777" w:rsidR="00AE7BF3" w:rsidRPr="00AE7BF3" w:rsidRDefault="00AE7BF3" w:rsidP="00B04EE0">
            <w:pPr>
              <w:keepNext/>
              <w:snapToGrid w:val="0"/>
              <w:spacing w:after="120"/>
              <w:jc w:val="center"/>
              <w:rPr>
                <w:ins w:id="443" w:author="Licencia Office" w:date="2026-04-22T13:36:00Z" w16du:dateUtc="2026-04-22T19:36:00Z"/>
                <w:rFonts w:ascii="Montserrat" w:hAnsi="Montserrat" w:cs="Arial"/>
                <w:b/>
                <w:highlight w:val="cyan"/>
                <w:rPrChange w:id="444" w:author="Licencia Office" w:date="2026-04-22T13:37:00Z" w16du:dateUtc="2026-04-22T19:37:00Z">
                  <w:rPr>
                    <w:ins w:id="445" w:author="Licencia Office" w:date="2026-04-22T13:36:00Z" w16du:dateUtc="2026-04-22T19:36:00Z"/>
                    <w:rFonts w:ascii="Montserrat" w:hAnsi="Montserrat" w:cs="Arial"/>
                    <w:b/>
                  </w:rPr>
                </w:rPrChange>
              </w:rPr>
            </w:pPr>
            <w:ins w:id="446" w:author="Licencia Office" w:date="2026-04-22T13:36:00Z" w16du:dateUtc="2026-04-22T19:36:00Z">
              <w:r w:rsidRPr="00AE7BF3">
                <w:rPr>
                  <w:rFonts w:ascii="Montserrat" w:hAnsi="Montserrat" w:cs="Arial"/>
                  <w:b/>
                  <w:highlight w:val="cyan"/>
                  <w:rPrChange w:id="447" w:author="Licencia Office" w:date="2026-04-22T13:37:00Z" w16du:dateUtc="2026-04-22T19:37:00Z">
                    <w:rPr>
                      <w:rFonts w:ascii="Montserrat" w:hAnsi="Montserrat" w:cs="Arial"/>
                      <w:b/>
                    </w:rPr>
                  </w:rPrChange>
                </w:rPr>
                <w:t>Referencia</w:t>
              </w:r>
            </w:ins>
          </w:p>
        </w:tc>
        <w:tc>
          <w:tcPr>
            <w:tcW w:w="1418" w:type="dxa"/>
            <w:tcBorders>
              <w:top w:val="single" w:sz="6" w:space="0" w:color="auto"/>
              <w:left w:val="single" w:sz="6" w:space="0" w:color="auto"/>
              <w:bottom w:val="single" w:sz="6" w:space="0" w:color="auto"/>
              <w:right w:val="single" w:sz="6" w:space="0" w:color="auto"/>
            </w:tcBorders>
            <w:shd w:val="clear" w:color="auto" w:fill="A6A6A6"/>
            <w:vAlign w:val="center"/>
          </w:tcPr>
          <w:p w14:paraId="1D21B2CD" w14:textId="77777777" w:rsidR="00AE7BF3" w:rsidRPr="00AE7BF3" w:rsidRDefault="00AE7BF3" w:rsidP="00B04EE0">
            <w:pPr>
              <w:keepNext/>
              <w:snapToGrid w:val="0"/>
              <w:spacing w:after="120"/>
              <w:jc w:val="center"/>
              <w:rPr>
                <w:ins w:id="448" w:author="Licencia Office" w:date="2026-04-22T13:36:00Z" w16du:dateUtc="2026-04-22T19:36:00Z"/>
                <w:rFonts w:ascii="Montserrat" w:hAnsi="Montserrat" w:cs="Arial"/>
                <w:b/>
                <w:highlight w:val="cyan"/>
                <w:rPrChange w:id="449" w:author="Licencia Office" w:date="2026-04-22T13:37:00Z" w16du:dateUtc="2026-04-22T19:37:00Z">
                  <w:rPr>
                    <w:ins w:id="450" w:author="Licencia Office" w:date="2026-04-22T13:36:00Z" w16du:dateUtc="2026-04-22T19:36:00Z"/>
                    <w:rFonts w:ascii="Montserrat" w:hAnsi="Montserrat" w:cs="Arial"/>
                    <w:b/>
                  </w:rPr>
                </w:rPrChange>
              </w:rPr>
            </w:pPr>
            <w:ins w:id="451" w:author="Licencia Office" w:date="2026-04-22T13:36:00Z" w16du:dateUtc="2026-04-22T19:36:00Z">
              <w:r w:rsidRPr="00AE7BF3">
                <w:rPr>
                  <w:rFonts w:ascii="Montserrat" w:hAnsi="Montserrat" w:cs="Arial"/>
                  <w:b/>
                  <w:highlight w:val="cyan"/>
                  <w:rPrChange w:id="452" w:author="Licencia Office" w:date="2026-04-22T13:37:00Z" w16du:dateUtc="2026-04-22T19:37:00Z">
                    <w:rPr>
                      <w:rFonts w:ascii="Montserrat" w:hAnsi="Montserrat" w:cs="Arial"/>
                      <w:b/>
                    </w:rPr>
                  </w:rPrChange>
                </w:rPr>
                <w:t>Asociación</w:t>
              </w:r>
            </w:ins>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30D51101" w14:textId="77777777" w:rsidR="00AE7BF3" w:rsidRPr="00AE7BF3" w:rsidRDefault="00AE7BF3" w:rsidP="00B04EE0">
            <w:pPr>
              <w:keepNext/>
              <w:snapToGrid w:val="0"/>
              <w:spacing w:after="120"/>
              <w:jc w:val="center"/>
              <w:rPr>
                <w:ins w:id="453" w:author="Licencia Office" w:date="2026-04-22T13:36:00Z" w16du:dateUtc="2026-04-22T19:36:00Z"/>
                <w:rFonts w:ascii="Montserrat" w:hAnsi="Montserrat" w:cs="Arial"/>
                <w:b/>
                <w:highlight w:val="cyan"/>
                <w:rPrChange w:id="454" w:author="Licencia Office" w:date="2026-04-22T13:37:00Z" w16du:dateUtc="2026-04-22T19:37:00Z">
                  <w:rPr>
                    <w:ins w:id="455" w:author="Licencia Office" w:date="2026-04-22T13:36:00Z" w16du:dateUtc="2026-04-22T19:36:00Z"/>
                    <w:rFonts w:ascii="Montserrat" w:hAnsi="Montserrat" w:cs="Arial"/>
                    <w:b/>
                  </w:rPr>
                </w:rPrChange>
              </w:rPr>
            </w:pPr>
            <w:ins w:id="456" w:author="Licencia Office" w:date="2026-04-22T13:36:00Z" w16du:dateUtc="2026-04-22T19:36:00Z">
              <w:r w:rsidRPr="00AE7BF3">
                <w:rPr>
                  <w:rFonts w:ascii="Montserrat" w:hAnsi="Montserrat" w:cs="Arial"/>
                  <w:b/>
                  <w:highlight w:val="cyan"/>
                  <w:rPrChange w:id="457" w:author="Licencia Office" w:date="2026-04-22T13:37:00Z" w16du:dateUtc="2026-04-22T19:37:00Z">
                    <w:rPr>
                      <w:rFonts w:ascii="Montserrat" w:hAnsi="Montserrat" w:cs="Arial"/>
                      <w:b/>
                    </w:rPr>
                  </w:rPrChange>
                </w:rPr>
                <w:t>Ejemplo</w:t>
              </w:r>
            </w:ins>
          </w:p>
        </w:tc>
      </w:tr>
      <w:tr w:rsidR="00AE7BF3" w:rsidRPr="00AE7BF3" w14:paraId="14F9AF1A" w14:textId="77777777" w:rsidTr="00B04EE0">
        <w:trPr>
          <w:trHeight w:val="454"/>
          <w:tblHeader/>
          <w:jc w:val="center"/>
          <w:ins w:id="458"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2F7CE2E2" w14:textId="77777777" w:rsidR="00AE7BF3" w:rsidRPr="00AE7BF3" w:rsidRDefault="00AE7BF3" w:rsidP="00B04EE0">
            <w:pPr>
              <w:keepNext/>
              <w:snapToGrid w:val="0"/>
              <w:spacing w:after="120"/>
              <w:jc w:val="center"/>
              <w:rPr>
                <w:ins w:id="459" w:author="Licencia Office" w:date="2026-04-22T13:36:00Z" w16du:dateUtc="2026-04-22T19:36:00Z"/>
                <w:rFonts w:ascii="Montserrat" w:hAnsi="Montserrat" w:cs="Arial"/>
                <w:highlight w:val="cyan"/>
                <w:rPrChange w:id="460" w:author="Licencia Office" w:date="2026-04-22T13:37:00Z" w16du:dateUtc="2026-04-22T19:37:00Z">
                  <w:rPr>
                    <w:ins w:id="461" w:author="Licencia Office" w:date="2026-04-22T13:36:00Z" w16du:dateUtc="2026-04-22T19:36:00Z"/>
                    <w:rFonts w:ascii="Montserrat" w:hAnsi="Montserrat" w:cs="Arial"/>
                  </w:rPr>
                </w:rPrChange>
              </w:rPr>
            </w:pPr>
            <w:ins w:id="462" w:author="Licencia Office" w:date="2026-04-22T13:36:00Z" w16du:dateUtc="2026-04-22T19:36:00Z">
              <w:r w:rsidRPr="00AE7BF3">
                <w:rPr>
                  <w:rFonts w:ascii="Montserrat" w:hAnsi="Montserrat" w:cs="Arial"/>
                  <w:highlight w:val="cyan"/>
                  <w:rPrChange w:id="463" w:author="Licencia Office" w:date="2026-04-22T13:37:00Z" w16du:dateUtc="2026-04-22T19:37:00Z">
                    <w:rPr>
                      <w:rFonts w:ascii="Montserrat" w:hAnsi="Montserrat" w:cs="Arial"/>
                    </w:rPr>
                  </w:rPrChange>
                </w:rPr>
                <w:t>1</w:t>
              </w:r>
            </w:ins>
          </w:p>
        </w:tc>
        <w:tc>
          <w:tcPr>
            <w:tcW w:w="1204" w:type="dxa"/>
            <w:tcBorders>
              <w:top w:val="single" w:sz="6" w:space="0" w:color="auto"/>
              <w:left w:val="single" w:sz="6" w:space="0" w:color="auto"/>
              <w:bottom w:val="single" w:sz="6" w:space="0" w:color="auto"/>
              <w:right w:val="single" w:sz="6" w:space="0" w:color="auto"/>
            </w:tcBorders>
            <w:vAlign w:val="center"/>
          </w:tcPr>
          <w:p w14:paraId="6518D409" w14:textId="77777777" w:rsidR="00AE7BF3" w:rsidRPr="00AE7BF3" w:rsidRDefault="00AE7BF3" w:rsidP="00B04EE0">
            <w:pPr>
              <w:keepNext/>
              <w:snapToGrid w:val="0"/>
              <w:spacing w:after="120"/>
              <w:jc w:val="center"/>
              <w:rPr>
                <w:ins w:id="464" w:author="Licencia Office" w:date="2026-04-22T13:36:00Z" w16du:dateUtc="2026-04-22T19:36:00Z"/>
                <w:rFonts w:ascii="Montserrat" w:hAnsi="Montserrat" w:cs="Arial"/>
                <w:highlight w:val="cyan"/>
                <w:rPrChange w:id="465" w:author="Licencia Office" w:date="2026-04-22T13:37:00Z" w16du:dateUtc="2026-04-22T19:37:00Z">
                  <w:rPr>
                    <w:ins w:id="466" w:author="Licencia Office" w:date="2026-04-22T13:36:00Z" w16du:dateUtc="2026-04-22T19:36:00Z"/>
                    <w:rFonts w:ascii="Montserrat" w:hAnsi="Montserrat" w:cs="Arial"/>
                  </w:rPr>
                </w:rPrChange>
              </w:rPr>
            </w:pPr>
            <w:ins w:id="467" w:author="Licencia Office" w:date="2026-04-22T13:36:00Z" w16du:dateUtc="2026-04-22T19:36:00Z">
              <w:r w:rsidRPr="00AE7BF3">
                <w:rPr>
                  <w:rFonts w:ascii="Montserrat" w:hAnsi="Montserrat" w:cs="Arial"/>
                  <w:highlight w:val="cyan"/>
                  <w:rPrChange w:id="468" w:author="Licencia Office" w:date="2026-04-22T13:37:00Z" w16du:dateUtc="2026-04-22T19:37:00Z">
                    <w:rPr>
                      <w:rFonts w:ascii="Montserrat" w:hAnsi="Montserrat" w:cs="Arial"/>
                    </w:rPr>
                  </w:rPrChange>
                </w:rPr>
                <w:t>RFC del prestador de servicios</w:t>
              </w:r>
            </w:ins>
          </w:p>
        </w:tc>
        <w:tc>
          <w:tcPr>
            <w:tcW w:w="1232" w:type="dxa"/>
            <w:tcBorders>
              <w:top w:val="single" w:sz="6" w:space="0" w:color="auto"/>
              <w:left w:val="single" w:sz="6" w:space="0" w:color="auto"/>
              <w:bottom w:val="single" w:sz="6" w:space="0" w:color="auto"/>
              <w:right w:val="single" w:sz="6" w:space="0" w:color="auto"/>
            </w:tcBorders>
            <w:vAlign w:val="center"/>
          </w:tcPr>
          <w:p w14:paraId="048B589B" w14:textId="77777777" w:rsidR="00AE7BF3" w:rsidRPr="00AE7BF3" w:rsidRDefault="00AE7BF3" w:rsidP="00B04EE0">
            <w:pPr>
              <w:keepNext/>
              <w:snapToGrid w:val="0"/>
              <w:spacing w:after="120"/>
              <w:jc w:val="center"/>
              <w:rPr>
                <w:ins w:id="469" w:author="Licencia Office" w:date="2026-04-22T13:36:00Z" w16du:dateUtc="2026-04-22T19:36:00Z"/>
                <w:rFonts w:ascii="Montserrat" w:hAnsi="Montserrat" w:cs="Arial"/>
                <w:highlight w:val="cyan"/>
                <w:rPrChange w:id="470" w:author="Licencia Office" w:date="2026-04-22T13:37:00Z" w16du:dateUtc="2026-04-22T19:37:00Z">
                  <w:rPr>
                    <w:ins w:id="471" w:author="Licencia Office" w:date="2026-04-22T13:36:00Z" w16du:dateUtc="2026-04-22T19:36:00Z"/>
                    <w:rFonts w:ascii="Montserrat" w:hAnsi="Montserrat" w:cs="Arial"/>
                  </w:rPr>
                </w:rPrChange>
              </w:rPr>
            </w:pPr>
            <w:ins w:id="472" w:author="Licencia Office" w:date="2026-04-22T13:36:00Z" w16du:dateUtc="2026-04-22T19:36:00Z">
              <w:r w:rsidRPr="00AE7BF3">
                <w:rPr>
                  <w:rFonts w:ascii="Montserrat" w:hAnsi="Montserrat" w:cs="Arial"/>
                  <w:highlight w:val="cyan"/>
                  <w:rPrChange w:id="473" w:author="Licencia Office" w:date="2026-04-22T13:37:00Z" w16du:dateUtc="2026-04-22T19:37:00Z">
                    <w:rPr>
                      <w:rFonts w:ascii="Montserrat" w:hAnsi="Montserrat" w:cs="Arial"/>
                    </w:rPr>
                  </w:rPrChange>
                </w:rPr>
                <w:t xml:space="preserve">Alfanumérico </w:t>
              </w:r>
            </w:ins>
          </w:p>
        </w:tc>
        <w:tc>
          <w:tcPr>
            <w:tcW w:w="1498" w:type="dxa"/>
            <w:tcBorders>
              <w:top w:val="single" w:sz="6" w:space="0" w:color="auto"/>
              <w:left w:val="single" w:sz="6" w:space="0" w:color="auto"/>
              <w:bottom w:val="single" w:sz="6" w:space="0" w:color="auto"/>
              <w:right w:val="single" w:sz="6" w:space="0" w:color="auto"/>
            </w:tcBorders>
            <w:vAlign w:val="center"/>
          </w:tcPr>
          <w:p w14:paraId="70D2E508" w14:textId="77777777" w:rsidR="00AE7BF3" w:rsidRPr="00AE7BF3" w:rsidRDefault="00AE7BF3" w:rsidP="00B04EE0">
            <w:pPr>
              <w:keepNext/>
              <w:snapToGrid w:val="0"/>
              <w:spacing w:after="120"/>
              <w:jc w:val="center"/>
              <w:rPr>
                <w:ins w:id="474" w:author="Licencia Office" w:date="2026-04-22T13:36:00Z" w16du:dateUtc="2026-04-22T19:36:00Z"/>
                <w:rFonts w:ascii="Montserrat" w:hAnsi="Montserrat" w:cs="Arial"/>
                <w:highlight w:val="cyan"/>
                <w:rPrChange w:id="475" w:author="Licencia Office" w:date="2026-04-22T13:37:00Z" w16du:dateUtc="2026-04-22T19:37:00Z">
                  <w:rPr>
                    <w:ins w:id="476" w:author="Licencia Office" w:date="2026-04-22T13:36:00Z" w16du:dateUtc="2026-04-22T19:36:00Z"/>
                    <w:rFonts w:ascii="Montserrat" w:hAnsi="Montserrat" w:cs="Arial"/>
                  </w:rPr>
                </w:rPrChange>
              </w:rPr>
            </w:pPr>
            <w:ins w:id="477" w:author="Licencia Office" w:date="2026-04-22T13:36:00Z" w16du:dateUtc="2026-04-22T19:36:00Z">
              <w:r w:rsidRPr="00AE7BF3">
                <w:rPr>
                  <w:rFonts w:ascii="Montserrat" w:hAnsi="Montserrat" w:cs="Arial"/>
                  <w:highlight w:val="cyan"/>
                  <w:rPrChange w:id="478" w:author="Licencia Office" w:date="2026-04-22T13:37:00Z" w16du:dateUtc="2026-04-22T19:37:00Z">
                    <w:rPr>
                      <w:rFonts w:ascii="Montserrat" w:hAnsi="Montserrat" w:cs="Arial"/>
                    </w:rPr>
                  </w:rPrChange>
                </w:rPr>
                <w:t>13</w:t>
              </w:r>
            </w:ins>
          </w:p>
        </w:tc>
        <w:tc>
          <w:tcPr>
            <w:tcW w:w="1760" w:type="dxa"/>
            <w:tcBorders>
              <w:top w:val="single" w:sz="6" w:space="0" w:color="auto"/>
              <w:left w:val="single" w:sz="6" w:space="0" w:color="auto"/>
              <w:bottom w:val="single" w:sz="6" w:space="0" w:color="auto"/>
              <w:right w:val="single" w:sz="6" w:space="0" w:color="auto"/>
            </w:tcBorders>
            <w:vAlign w:val="center"/>
          </w:tcPr>
          <w:p w14:paraId="65A962FC" w14:textId="77777777" w:rsidR="00AE7BF3" w:rsidRPr="00AE7BF3" w:rsidRDefault="00AE7BF3" w:rsidP="00B04EE0">
            <w:pPr>
              <w:keepNext/>
              <w:snapToGrid w:val="0"/>
              <w:spacing w:after="120"/>
              <w:jc w:val="center"/>
              <w:rPr>
                <w:ins w:id="479" w:author="Licencia Office" w:date="2026-04-22T13:36:00Z" w16du:dateUtc="2026-04-22T19:36:00Z"/>
                <w:rFonts w:ascii="Montserrat" w:hAnsi="Montserrat" w:cs="Arial"/>
                <w:b/>
                <w:highlight w:val="cyan"/>
                <w:rPrChange w:id="480" w:author="Licencia Office" w:date="2026-04-22T13:37:00Z" w16du:dateUtc="2026-04-22T19:37:00Z">
                  <w:rPr>
                    <w:ins w:id="481" w:author="Licencia Office" w:date="2026-04-22T13:36:00Z" w16du:dateUtc="2026-04-22T19:36:00Z"/>
                    <w:rFonts w:ascii="Montserrat" w:hAnsi="Montserrat" w:cs="Arial"/>
                    <w:b/>
                  </w:rPr>
                </w:rPrChange>
              </w:rPr>
            </w:pPr>
            <w:ins w:id="482" w:author="Licencia Office" w:date="2026-04-22T13:36:00Z" w16du:dateUtc="2026-04-22T19:36:00Z">
              <w:r w:rsidRPr="00AE7BF3">
                <w:rPr>
                  <w:rFonts w:ascii="Montserrat" w:hAnsi="Montserrat" w:cs="Arial"/>
                  <w:b/>
                  <w:highlight w:val="cyan"/>
                  <w:rPrChange w:id="483" w:author="Licencia Office" w:date="2026-04-22T13:37:00Z" w16du:dateUtc="2026-04-22T19:37:00Z">
                    <w:rPr>
                      <w:rFonts w:ascii="Montserrat" w:hAnsi="Montserrat" w:cs="Arial"/>
                      <w:b/>
                    </w:rPr>
                  </w:rPrChange>
                </w:rPr>
                <w:t>Base de datos:</w:t>
              </w:r>
            </w:ins>
          </w:p>
          <w:p w14:paraId="2E4739C9" w14:textId="77777777" w:rsidR="00AE7BF3" w:rsidRPr="00AE7BF3" w:rsidRDefault="00AE7BF3" w:rsidP="00B04EE0">
            <w:pPr>
              <w:keepNext/>
              <w:snapToGrid w:val="0"/>
              <w:spacing w:after="120"/>
              <w:jc w:val="center"/>
              <w:rPr>
                <w:ins w:id="484" w:author="Licencia Office" w:date="2026-04-22T13:36:00Z" w16du:dateUtc="2026-04-22T19:36:00Z"/>
                <w:rFonts w:ascii="Montserrat" w:hAnsi="Montserrat" w:cs="Arial"/>
                <w:highlight w:val="cyan"/>
                <w:rPrChange w:id="485" w:author="Licencia Office" w:date="2026-04-22T13:37:00Z" w16du:dateUtc="2026-04-22T19:37:00Z">
                  <w:rPr>
                    <w:ins w:id="486" w:author="Licencia Office" w:date="2026-04-22T13:36:00Z" w16du:dateUtc="2026-04-22T19:36:00Z"/>
                    <w:rFonts w:ascii="Montserrat" w:hAnsi="Montserrat" w:cs="Arial"/>
                  </w:rPr>
                </w:rPrChange>
              </w:rPr>
            </w:pPr>
            <w:ins w:id="487" w:author="Licencia Office" w:date="2026-04-22T13:36:00Z" w16du:dateUtc="2026-04-22T19:36:00Z">
              <w:r w:rsidRPr="00AE7BF3">
                <w:rPr>
                  <w:rFonts w:ascii="Montserrat" w:hAnsi="Montserrat" w:cs="Arial"/>
                  <w:highlight w:val="cyan"/>
                  <w:rPrChange w:id="488" w:author="Licencia Office" w:date="2026-04-22T13:37:00Z" w16du:dateUtc="2026-04-22T19:37:00Z">
                    <w:rPr>
                      <w:rFonts w:ascii="Montserrat" w:hAnsi="Montserrat" w:cs="Arial"/>
                    </w:rPr>
                  </w:rPrChange>
                </w:rPr>
                <w:t>SIAT</w:t>
              </w:r>
            </w:ins>
          </w:p>
        </w:tc>
        <w:tc>
          <w:tcPr>
            <w:tcW w:w="1418" w:type="dxa"/>
            <w:tcBorders>
              <w:top w:val="single" w:sz="6" w:space="0" w:color="auto"/>
              <w:left w:val="single" w:sz="6" w:space="0" w:color="auto"/>
              <w:bottom w:val="single" w:sz="6" w:space="0" w:color="auto"/>
              <w:right w:val="single" w:sz="6" w:space="0" w:color="auto"/>
            </w:tcBorders>
            <w:vAlign w:val="center"/>
          </w:tcPr>
          <w:p w14:paraId="7D809E7F" w14:textId="77777777" w:rsidR="00AE7BF3" w:rsidRPr="00AE7BF3" w:rsidRDefault="00AE7BF3" w:rsidP="00B04EE0">
            <w:pPr>
              <w:keepNext/>
              <w:snapToGrid w:val="0"/>
              <w:spacing w:after="120"/>
              <w:jc w:val="center"/>
              <w:rPr>
                <w:ins w:id="489" w:author="Licencia Office" w:date="2026-04-22T13:36:00Z" w16du:dateUtc="2026-04-22T19:36:00Z"/>
                <w:rFonts w:ascii="Montserrat" w:hAnsi="Montserrat" w:cs="Arial"/>
                <w:highlight w:val="cyan"/>
                <w:rPrChange w:id="490" w:author="Licencia Office" w:date="2026-04-22T13:37:00Z" w16du:dateUtc="2026-04-22T19:37:00Z">
                  <w:rPr>
                    <w:ins w:id="491" w:author="Licencia Office" w:date="2026-04-22T13:36:00Z" w16du:dateUtc="2026-04-22T19:36:00Z"/>
                    <w:rFonts w:ascii="Montserrat" w:hAnsi="Montserrat" w:cs="Arial"/>
                  </w:rPr>
                </w:rPrChange>
              </w:rPr>
            </w:pPr>
            <w:ins w:id="492" w:author="Licencia Office" w:date="2026-04-22T13:36:00Z" w16du:dateUtc="2026-04-22T19:36:00Z">
              <w:r w:rsidRPr="00AE7BF3">
                <w:rPr>
                  <w:rFonts w:ascii="Montserrat" w:hAnsi="Montserrat" w:cs="Arial"/>
                  <w:highlight w:val="cyan"/>
                  <w:rPrChange w:id="493" w:author="Licencia Office" w:date="2026-04-22T13:37:00Z" w16du:dateUtc="2026-04-22T19:37:00Z">
                    <w:rPr>
                      <w:rFonts w:ascii="Montserrat" w:hAnsi="Montserrat" w:cs="Arial"/>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4A4D5D1B" w14:textId="77777777" w:rsidR="00AE7BF3" w:rsidRPr="00AE7BF3" w:rsidRDefault="00AE7BF3" w:rsidP="00B04EE0">
            <w:pPr>
              <w:jc w:val="center"/>
              <w:rPr>
                <w:ins w:id="494" w:author="Licencia Office" w:date="2026-04-22T13:36:00Z" w16du:dateUtc="2026-04-22T19:36:00Z"/>
                <w:rFonts w:ascii="Montserrat" w:hAnsi="Montserrat" w:cs="Arial"/>
                <w:i/>
                <w:sz w:val="18"/>
                <w:highlight w:val="cyan"/>
                <w:rPrChange w:id="495" w:author="Licencia Office" w:date="2026-04-22T13:37:00Z" w16du:dateUtc="2026-04-22T19:37:00Z">
                  <w:rPr>
                    <w:ins w:id="496" w:author="Licencia Office" w:date="2026-04-22T13:36:00Z" w16du:dateUtc="2026-04-22T19:36:00Z"/>
                    <w:rFonts w:ascii="Montserrat" w:hAnsi="Montserrat" w:cs="Arial"/>
                    <w:i/>
                    <w:sz w:val="18"/>
                  </w:rPr>
                </w:rPrChange>
              </w:rPr>
            </w:pPr>
            <w:ins w:id="497" w:author="Licencia Office" w:date="2026-04-22T13:36:00Z" w16du:dateUtc="2026-04-22T19:36:00Z">
              <w:r w:rsidRPr="00AE7BF3">
                <w:rPr>
                  <w:rFonts w:ascii="Montserrat" w:hAnsi="Montserrat" w:cs="Arial"/>
                  <w:i/>
                  <w:sz w:val="18"/>
                  <w:highlight w:val="cyan"/>
                  <w:rPrChange w:id="498" w:author="Licencia Office" w:date="2026-04-22T13:37:00Z" w16du:dateUtc="2026-04-22T19:37:00Z">
                    <w:rPr>
                      <w:rFonts w:ascii="Montserrat" w:hAnsi="Montserrat" w:cs="Arial"/>
                      <w:i/>
                      <w:sz w:val="18"/>
                    </w:rPr>
                  </w:rPrChange>
                </w:rPr>
                <w:t>“AAAA560522T96”</w:t>
              </w:r>
            </w:ins>
          </w:p>
        </w:tc>
      </w:tr>
      <w:tr w:rsidR="00AE7BF3" w:rsidRPr="00AE7BF3" w14:paraId="2E510DC3" w14:textId="77777777" w:rsidTr="00B04EE0">
        <w:trPr>
          <w:trHeight w:val="454"/>
          <w:tblHeader/>
          <w:jc w:val="center"/>
          <w:ins w:id="499"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49BF2733" w14:textId="77777777" w:rsidR="00AE7BF3" w:rsidRPr="00AE7BF3" w:rsidRDefault="00AE7BF3" w:rsidP="00B04EE0">
            <w:pPr>
              <w:keepNext/>
              <w:snapToGrid w:val="0"/>
              <w:spacing w:after="120"/>
              <w:jc w:val="center"/>
              <w:rPr>
                <w:ins w:id="500" w:author="Licencia Office" w:date="2026-04-22T13:36:00Z" w16du:dateUtc="2026-04-22T19:36:00Z"/>
                <w:rFonts w:ascii="Montserrat" w:hAnsi="Montserrat" w:cs="Arial"/>
                <w:highlight w:val="cyan"/>
                <w:rPrChange w:id="501" w:author="Licencia Office" w:date="2026-04-22T13:37:00Z" w16du:dateUtc="2026-04-22T19:37:00Z">
                  <w:rPr>
                    <w:ins w:id="502" w:author="Licencia Office" w:date="2026-04-22T13:36:00Z" w16du:dateUtc="2026-04-22T19:36:00Z"/>
                    <w:rFonts w:ascii="Montserrat" w:hAnsi="Montserrat" w:cs="Arial"/>
                  </w:rPr>
                </w:rPrChange>
              </w:rPr>
            </w:pPr>
            <w:ins w:id="503" w:author="Licencia Office" w:date="2026-04-22T13:36:00Z" w16du:dateUtc="2026-04-22T19:36:00Z">
              <w:r w:rsidRPr="00AE7BF3">
                <w:rPr>
                  <w:rFonts w:ascii="Montserrat" w:hAnsi="Montserrat" w:cs="Arial"/>
                  <w:highlight w:val="cyan"/>
                  <w:rPrChange w:id="504" w:author="Licencia Office" w:date="2026-04-22T13:37:00Z" w16du:dateUtc="2026-04-22T19:37:00Z">
                    <w:rPr>
                      <w:rFonts w:ascii="Montserrat" w:hAnsi="Montserrat" w:cs="Arial"/>
                    </w:rPr>
                  </w:rPrChange>
                </w:rPr>
                <w:t>2</w:t>
              </w:r>
            </w:ins>
          </w:p>
        </w:tc>
        <w:tc>
          <w:tcPr>
            <w:tcW w:w="1204" w:type="dxa"/>
            <w:tcBorders>
              <w:top w:val="single" w:sz="6" w:space="0" w:color="auto"/>
              <w:left w:val="single" w:sz="6" w:space="0" w:color="auto"/>
              <w:bottom w:val="single" w:sz="6" w:space="0" w:color="auto"/>
              <w:right w:val="single" w:sz="6" w:space="0" w:color="auto"/>
            </w:tcBorders>
            <w:vAlign w:val="center"/>
          </w:tcPr>
          <w:p w14:paraId="454FB68E" w14:textId="77777777" w:rsidR="00AE7BF3" w:rsidRPr="00AE7BF3" w:rsidRDefault="00AE7BF3" w:rsidP="00B04EE0">
            <w:pPr>
              <w:keepNext/>
              <w:snapToGrid w:val="0"/>
              <w:spacing w:after="120"/>
              <w:jc w:val="center"/>
              <w:rPr>
                <w:ins w:id="505" w:author="Licencia Office" w:date="2026-04-22T13:36:00Z" w16du:dateUtc="2026-04-22T19:36:00Z"/>
                <w:rFonts w:ascii="Montserrat" w:hAnsi="Montserrat" w:cs="Arial"/>
                <w:highlight w:val="cyan"/>
                <w:rPrChange w:id="506" w:author="Licencia Office" w:date="2026-04-22T13:37:00Z" w16du:dateUtc="2026-04-22T19:37:00Z">
                  <w:rPr>
                    <w:ins w:id="507" w:author="Licencia Office" w:date="2026-04-22T13:36:00Z" w16du:dateUtc="2026-04-22T19:36:00Z"/>
                    <w:rFonts w:ascii="Montserrat" w:hAnsi="Montserrat" w:cs="Arial"/>
                  </w:rPr>
                </w:rPrChange>
              </w:rPr>
            </w:pPr>
            <w:ins w:id="508" w:author="Licencia Office" w:date="2026-04-22T13:36:00Z" w16du:dateUtc="2026-04-22T19:36:00Z">
              <w:r w:rsidRPr="00AE7BF3">
                <w:rPr>
                  <w:rFonts w:ascii="Montserrat" w:hAnsi="Montserrat" w:cs="Arial"/>
                  <w:highlight w:val="cyan"/>
                  <w:rPrChange w:id="509" w:author="Licencia Office" w:date="2026-04-22T13:37:00Z" w16du:dateUtc="2026-04-22T19:37:00Z">
                    <w:rPr>
                      <w:rFonts w:ascii="Montserrat" w:hAnsi="Montserrat" w:cs="Arial"/>
                    </w:rPr>
                  </w:rPrChange>
                </w:rPr>
                <w:t>Número de serie del CESD del prestador de servicios</w:t>
              </w:r>
            </w:ins>
          </w:p>
        </w:tc>
        <w:tc>
          <w:tcPr>
            <w:tcW w:w="1232" w:type="dxa"/>
            <w:tcBorders>
              <w:top w:val="single" w:sz="6" w:space="0" w:color="auto"/>
              <w:left w:val="single" w:sz="6" w:space="0" w:color="auto"/>
              <w:bottom w:val="single" w:sz="6" w:space="0" w:color="auto"/>
              <w:right w:val="single" w:sz="6" w:space="0" w:color="auto"/>
            </w:tcBorders>
            <w:vAlign w:val="center"/>
          </w:tcPr>
          <w:p w14:paraId="1E1B3610" w14:textId="77777777" w:rsidR="00AE7BF3" w:rsidRPr="00AE7BF3" w:rsidRDefault="00AE7BF3" w:rsidP="00B04EE0">
            <w:pPr>
              <w:keepNext/>
              <w:snapToGrid w:val="0"/>
              <w:spacing w:after="120"/>
              <w:jc w:val="center"/>
              <w:rPr>
                <w:ins w:id="510" w:author="Licencia Office" w:date="2026-04-22T13:36:00Z" w16du:dateUtc="2026-04-22T19:36:00Z"/>
                <w:rFonts w:ascii="Montserrat" w:hAnsi="Montserrat" w:cs="Arial"/>
                <w:highlight w:val="cyan"/>
                <w:rPrChange w:id="511" w:author="Licencia Office" w:date="2026-04-22T13:37:00Z" w16du:dateUtc="2026-04-22T19:37:00Z">
                  <w:rPr>
                    <w:ins w:id="512" w:author="Licencia Office" w:date="2026-04-22T13:36:00Z" w16du:dateUtc="2026-04-22T19:36:00Z"/>
                    <w:rFonts w:ascii="Montserrat" w:hAnsi="Montserrat" w:cs="Arial"/>
                  </w:rPr>
                </w:rPrChange>
              </w:rPr>
            </w:pPr>
            <w:ins w:id="513" w:author="Licencia Office" w:date="2026-04-22T13:36:00Z" w16du:dateUtc="2026-04-22T19:36:00Z">
              <w:r w:rsidRPr="00AE7BF3">
                <w:rPr>
                  <w:rFonts w:ascii="Montserrat" w:hAnsi="Montserrat" w:cs="Arial"/>
                  <w:highlight w:val="cyan"/>
                  <w:rPrChange w:id="514" w:author="Licencia Office" w:date="2026-04-22T13:37:00Z" w16du:dateUtc="2026-04-22T19:37:00Z">
                    <w:rPr>
                      <w:rFonts w:ascii="Montserrat" w:hAnsi="Montserrat" w:cs="Arial"/>
                    </w:rPr>
                  </w:rPrChange>
                </w:rPr>
                <w:t xml:space="preserve">Numérico </w:t>
              </w:r>
            </w:ins>
          </w:p>
        </w:tc>
        <w:tc>
          <w:tcPr>
            <w:tcW w:w="1498" w:type="dxa"/>
            <w:tcBorders>
              <w:top w:val="single" w:sz="6" w:space="0" w:color="auto"/>
              <w:left w:val="single" w:sz="6" w:space="0" w:color="auto"/>
              <w:bottom w:val="single" w:sz="6" w:space="0" w:color="auto"/>
              <w:right w:val="single" w:sz="6" w:space="0" w:color="auto"/>
            </w:tcBorders>
            <w:vAlign w:val="center"/>
          </w:tcPr>
          <w:p w14:paraId="14F5BA70" w14:textId="77777777" w:rsidR="00AE7BF3" w:rsidRPr="00AE7BF3" w:rsidRDefault="00AE7BF3" w:rsidP="00B04EE0">
            <w:pPr>
              <w:keepNext/>
              <w:snapToGrid w:val="0"/>
              <w:spacing w:after="120"/>
              <w:jc w:val="center"/>
              <w:rPr>
                <w:ins w:id="515" w:author="Licencia Office" w:date="2026-04-22T13:36:00Z" w16du:dateUtc="2026-04-22T19:36:00Z"/>
                <w:rFonts w:ascii="Montserrat" w:hAnsi="Montserrat" w:cs="Arial"/>
                <w:highlight w:val="cyan"/>
                <w:rPrChange w:id="516" w:author="Licencia Office" w:date="2026-04-22T13:37:00Z" w16du:dateUtc="2026-04-22T19:37:00Z">
                  <w:rPr>
                    <w:ins w:id="517" w:author="Licencia Office" w:date="2026-04-22T13:36:00Z" w16du:dateUtc="2026-04-22T19:36:00Z"/>
                    <w:rFonts w:ascii="Montserrat" w:hAnsi="Montserrat" w:cs="Arial"/>
                  </w:rPr>
                </w:rPrChange>
              </w:rPr>
            </w:pPr>
            <w:ins w:id="518" w:author="Licencia Office" w:date="2026-04-22T13:36:00Z" w16du:dateUtc="2026-04-22T19:36:00Z">
              <w:r w:rsidRPr="00AE7BF3">
                <w:rPr>
                  <w:rFonts w:ascii="Montserrat" w:hAnsi="Montserrat" w:cs="Arial"/>
                  <w:highlight w:val="cyan"/>
                  <w:rPrChange w:id="519" w:author="Licencia Office" w:date="2026-04-22T13:37:00Z" w16du:dateUtc="2026-04-22T19:37:00Z">
                    <w:rPr>
                      <w:rFonts w:ascii="Montserrat" w:hAnsi="Montserrat" w:cs="Arial"/>
                    </w:rPr>
                  </w:rPrChange>
                </w:rPr>
                <w:t>2</w:t>
              </w:r>
            </w:ins>
          </w:p>
        </w:tc>
        <w:tc>
          <w:tcPr>
            <w:tcW w:w="1760" w:type="dxa"/>
            <w:tcBorders>
              <w:top w:val="single" w:sz="6" w:space="0" w:color="auto"/>
              <w:left w:val="single" w:sz="6" w:space="0" w:color="auto"/>
              <w:bottom w:val="single" w:sz="6" w:space="0" w:color="auto"/>
              <w:right w:val="single" w:sz="6" w:space="0" w:color="auto"/>
            </w:tcBorders>
            <w:vAlign w:val="center"/>
          </w:tcPr>
          <w:p w14:paraId="31FE1E20" w14:textId="77777777" w:rsidR="00AE7BF3" w:rsidRPr="00AE7BF3" w:rsidRDefault="00AE7BF3" w:rsidP="00B04EE0">
            <w:pPr>
              <w:keepNext/>
              <w:snapToGrid w:val="0"/>
              <w:spacing w:after="120"/>
              <w:jc w:val="center"/>
              <w:rPr>
                <w:ins w:id="520" w:author="Licencia Office" w:date="2026-04-22T13:36:00Z" w16du:dateUtc="2026-04-22T19:36:00Z"/>
                <w:rFonts w:ascii="Montserrat" w:hAnsi="Montserrat" w:cs="Arial"/>
                <w:highlight w:val="cyan"/>
                <w:rPrChange w:id="521" w:author="Licencia Office" w:date="2026-04-22T13:37:00Z" w16du:dateUtc="2026-04-22T19:37:00Z">
                  <w:rPr>
                    <w:ins w:id="522" w:author="Licencia Office" w:date="2026-04-22T13:36:00Z" w16du:dateUtc="2026-04-22T19:36:00Z"/>
                    <w:rFonts w:ascii="Montserrat" w:hAnsi="Montserrat" w:cs="Arial"/>
                  </w:rPr>
                </w:rPrChange>
              </w:rPr>
            </w:pPr>
            <w:ins w:id="523" w:author="Licencia Office" w:date="2026-04-22T13:36:00Z" w16du:dateUtc="2026-04-22T19:36:00Z">
              <w:r w:rsidRPr="00AE7BF3">
                <w:rPr>
                  <w:rFonts w:ascii="Montserrat" w:hAnsi="Montserrat" w:cs="Arial"/>
                  <w:highlight w:val="cyan"/>
                  <w:rPrChange w:id="524" w:author="Licencia Office" w:date="2026-04-22T13:37:00Z" w16du:dateUtc="2026-04-22T19:37:00Z">
                    <w:rPr>
                      <w:rFonts w:ascii="Montserrat" w:hAnsi="Montserrat" w:cs="Arial"/>
                    </w:rPr>
                  </w:rPrChange>
                </w:rPr>
                <w:t>Tipo de operación definidas en el CRN</w:t>
              </w:r>
            </w:ins>
          </w:p>
        </w:tc>
        <w:tc>
          <w:tcPr>
            <w:tcW w:w="1418" w:type="dxa"/>
            <w:tcBorders>
              <w:top w:val="single" w:sz="6" w:space="0" w:color="auto"/>
              <w:left w:val="single" w:sz="6" w:space="0" w:color="auto"/>
              <w:bottom w:val="single" w:sz="6" w:space="0" w:color="auto"/>
              <w:right w:val="single" w:sz="6" w:space="0" w:color="auto"/>
            </w:tcBorders>
            <w:vAlign w:val="center"/>
          </w:tcPr>
          <w:p w14:paraId="7CD67761" w14:textId="77777777" w:rsidR="00AE7BF3" w:rsidRPr="00AE7BF3" w:rsidRDefault="00AE7BF3" w:rsidP="00B04EE0">
            <w:pPr>
              <w:keepNext/>
              <w:snapToGrid w:val="0"/>
              <w:spacing w:after="120"/>
              <w:jc w:val="center"/>
              <w:rPr>
                <w:ins w:id="525" w:author="Licencia Office" w:date="2026-04-22T13:36:00Z" w16du:dateUtc="2026-04-22T19:36:00Z"/>
                <w:rFonts w:ascii="Montserrat" w:hAnsi="Montserrat" w:cs="Arial"/>
                <w:highlight w:val="cyan"/>
                <w:rPrChange w:id="526" w:author="Licencia Office" w:date="2026-04-22T13:37:00Z" w16du:dateUtc="2026-04-22T19:37:00Z">
                  <w:rPr>
                    <w:ins w:id="527" w:author="Licencia Office" w:date="2026-04-22T13:36:00Z" w16du:dateUtc="2026-04-22T19:36:00Z"/>
                    <w:rFonts w:ascii="Montserrat" w:hAnsi="Montserrat" w:cs="Arial"/>
                  </w:rPr>
                </w:rPrChange>
              </w:rPr>
            </w:pPr>
            <w:ins w:id="528" w:author="Licencia Office" w:date="2026-04-22T13:36:00Z" w16du:dateUtc="2026-04-22T19:36:00Z">
              <w:r w:rsidRPr="00AE7BF3">
                <w:rPr>
                  <w:rFonts w:ascii="Montserrat" w:hAnsi="Montserrat" w:cs="Arial"/>
                  <w:highlight w:val="cyan"/>
                  <w:rPrChange w:id="529" w:author="Licencia Office" w:date="2026-04-22T13:37:00Z" w16du:dateUtc="2026-04-22T19:37:00Z">
                    <w:rPr>
                      <w:rFonts w:ascii="Montserrat" w:hAnsi="Montserrat" w:cs="Arial"/>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4AAEC890" w14:textId="77777777" w:rsidR="00AE7BF3" w:rsidRPr="00AE7BF3" w:rsidRDefault="00AE7BF3" w:rsidP="00B04EE0">
            <w:pPr>
              <w:jc w:val="center"/>
              <w:rPr>
                <w:ins w:id="530" w:author="Licencia Office" w:date="2026-04-22T13:36:00Z" w16du:dateUtc="2026-04-22T19:36:00Z"/>
                <w:rFonts w:ascii="Montserrat" w:hAnsi="Montserrat" w:cs="Arial"/>
                <w:i/>
                <w:sz w:val="18"/>
                <w:highlight w:val="cyan"/>
                <w:rPrChange w:id="531" w:author="Licencia Office" w:date="2026-04-22T13:37:00Z" w16du:dateUtc="2026-04-22T19:37:00Z">
                  <w:rPr>
                    <w:ins w:id="532" w:author="Licencia Office" w:date="2026-04-22T13:36:00Z" w16du:dateUtc="2026-04-22T19:36:00Z"/>
                    <w:rFonts w:ascii="Montserrat" w:hAnsi="Montserrat" w:cs="Arial"/>
                    <w:i/>
                    <w:sz w:val="18"/>
                  </w:rPr>
                </w:rPrChange>
              </w:rPr>
            </w:pPr>
            <w:ins w:id="533" w:author="Licencia Office" w:date="2026-04-22T13:36:00Z" w16du:dateUtc="2026-04-22T19:36:00Z">
              <w:r w:rsidRPr="00AE7BF3">
                <w:rPr>
                  <w:rFonts w:ascii="Montserrat" w:hAnsi="Montserrat" w:cs="Arial"/>
                  <w:i/>
                  <w:sz w:val="18"/>
                  <w:highlight w:val="cyan"/>
                  <w:rPrChange w:id="534" w:author="Licencia Office" w:date="2026-04-22T13:37:00Z" w16du:dateUtc="2026-04-22T19:37:00Z">
                    <w:rPr>
                      <w:rFonts w:ascii="Montserrat" w:hAnsi="Montserrat" w:cs="Arial"/>
                      <w:i/>
                      <w:sz w:val="18"/>
                    </w:rPr>
                  </w:rPrChange>
                </w:rPr>
                <w:t>“01. 02, 03…”</w:t>
              </w:r>
            </w:ins>
          </w:p>
        </w:tc>
      </w:tr>
      <w:tr w:rsidR="00AE7BF3" w:rsidRPr="00AE7BF3" w14:paraId="060B6B82" w14:textId="77777777" w:rsidTr="00B04EE0">
        <w:trPr>
          <w:trHeight w:val="989"/>
          <w:tblHeader/>
          <w:jc w:val="center"/>
          <w:ins w:id="535"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7689B652" w14:textId="77777777" w:rsidR="00AE7BF3" w:rsidRPr="00AE7BF3" w:rsidRDefault="00AE7BF3" w:rsidP="00B04EE0">
            <w:pPr>
              <w:keepNext/>
              <w:snapToGrid w:val="0"/>
              <w:spacing w:after="120"/>
              <w:jc w:val="center"/>
              <w:rPr>
                <w:ins w:id="536" w:author="Licencia Office" w:date="2026-04-22T13:36:00Z" w16du:dateUtc="2026-04-22T19:36:00Z"/>
                <w:rFonts w:ascii="Montserrat" w:hAnsi="Montserrat" w:cs="Arial"/>
                <w:highlight w:val="cyan"/>
                <w:rPrChange w:id="537" w:author="Licencia Office" w:date="2026-04-22T13:37:00Z" w16du:dateUtc="2026-04-22T19:37:00Z">
                  <w:rPr>
                    <w:ins w:id="538" w:author="Licencia Office" w:date="2026-04-22T13:36:00Z" w16du:dateUtc="2026-04-22T19:36:00Z"/>
                    <w:rFonts w:ascii="Montserrat" w:hAnsi="Montserrat" w:cs="Arial"/>
                  </w:rPr>
                </w:rPrChange>
              </w:rPr>
            </w:pPr>
            <w:ins w:id="539" w:author="Licencia Office" w:date="2026-04-22T13:36:00Z" w16du:dateUtc="2026-04-22T19:36:00Z">
              <w:r w:rsidRPr="00AE7BF3">
                <w:rPr>
                  <w:rFonts w:ascii="Montserrat" w:hAnsi="Montserrat" w:cs="Arial"/>
                  <w:highlight w:val="cyan"/>
                  <w:rPrChange w:id="540" w:author="Licencia Office" w:date="2026-04-22T13:37:00Z" w16du:dateUtc="2026-04-22T19:37:00Z">
                    <w:rPr>
                      <w:rFonts w:ascii="Montserrat" w:hAnsi="Montserrat" w:cs="Arial"/>
                    </w:rPr>
                  </w:rPrChange>
                </w:rPr>
                <w:t>3</w:t>
              </w:r>
            </w:ins>
          </w:p>
        </w:tc>
        <w:tc>
          <w:tcPr>
            <w:tcW w:w="1204" w:type="dxa"/>
            <w:tcBorders>
              <w:top w:val="single" w:sz="6" w:space="0" w:color="auto"/>
              <w:left w:val="single" w:sz="6" w:space="0" w:color="auto"/>
              <w:bottom w:val="single" w:sz="6" w:space="0" w:color="auto"/>
              <w:right w:val="single" w:sz="6" w:space="0" w:color="auto"/>
            </w:tcBorders>
            <w:vAlign w:val="center"/>
          </w:tcPr>
          <w:p w14:paraId="1C2468BE" w14:textId="77777777" w:rsidR="00AE7BF3" w:rsidRPr="00AE7BF3" w:rsidRDefault="00AE7BF3" w:rsidP="00B04EE0">
            <w:pPr>
              <w:keepNext/>
              <w:snapToGrid w:val="0"/>
              <w:spacing w:after="120"/>
              <w:jc w:val="center"/>
              <w:rPr>
                <w:ins w:id="541" w:author="Licencia Office" w:date="2026-04-22T13:36:00Z" w16du:dateUtc="2026-04-22T19:36:00Z"/>
                <w:rFonts w:ascii="Montserrat" w:hAnsi="Montserrat" w:cs="Arial"/>
                <w:highlight w:val="cyan"/>
                <w:rPrChange w:id="542" w:author="Licencia Office" w:date="2026-04-22T13:37:00Z" w16du:dateUtc="2026-04-22T19:37:00Z">
                  <w:rPr>
                    <w:ins w:id="543" w:author="Licencia Office" w:date="2026-04-22T13:36:00Z" w16du:dateUtc="2026-04-22T19:36:00Z"/>
                    <w:rFonts w:ascii="Montserrat" w:hAnsi="Montserrat" w:cs="Arial"/>
                  </w:rPr>
                </w:rPrChange>
              </w:rPr>
            </w:pPr>
            <w:ins w:id="544" w:author="Licencia Office" w:date="2026-04-22T13:36:00Z" w16du:dateUtc="2026-04-22T19:36:00Z">
              <w:r w:rsidRPr="00AE7BF3">
                <w:rPr>
                  <w:rFonts w:ascii="Montserrat" w:hAnsi="Montserrat" w:cs="Arial"/>
                  <w:highlight w:val="cyan"/>
                  <w:rPrChange w:id="545" w:author="Licencia Office" w:date="2026-04-22T13:37:00Z" w16du:dateUtc="2026-04-22T19:37:00Z">
                    <w:rPr>
                      <w:rFonts w:ascii="Montserrat" w:hAnsi="Montserrat" w:cs="Arial"/>
                    </w:rPr>
                  </w:rPrChange>
                </w:rPr>
                <w:t>Fecha de Petición</w:t>
              </w:r>
            </w:ins>
          </w:p>
        </w:tc>
        <w:tc>
          <w:tcPr>
            <w:tcW w:w="1232" w:type="dxa"/>
            <w:tcBorders>
              <w:top w:val="single" w:sz="6" w:space="0" w:color="auto"/>
              <w:left w:val="single" w:sz="6" w:space="0" w:color="auto"/>
              <w:bottom w:val="single" w:sz="6" w:space="0" w:color="auto"/>
              <w:right w:val="single" w:sz="6" w:space="0" w:color="auto"/>
            </w:tcBorders>
            <w:vAlign w:val="center"/>
          </w:tcPr>
          <w:p w14:paraId="3BD30BBA" w14:textId="77777777" w:rsidR="00AE7BF3" w:rsidRPr="00AE7BF3" w:rsidRDefault="00AE7BF3" w:rsidP="00B04EE0">
            <w:pPr>
              <w:keepNext/>
              <w:snapToGrid w:val="0"/>
              <w:spacing w:after="120"/>
              <w:jc w:val="center"/>
              <w:rPr>
                <w:ins w:id="546" w:author="Licencia Office" w:date="2026-04-22T13:36:00Z" w16du:dateUtc="2026-04-22T19:36:00Z"/>
                <w:rFonts w:ascii="Montserrat" w:hAnsi="Montserrat" w:cs="Arial"/>
                <w:highlight w:val="cyan"/>
                <w:rPrChange w:id="547" w:author="Licencia Office" w:date="2026-04-22T13:37:00Z" w16du:dateUtc="2026-04-22T19:37:00Z">
                  <w:rPr>
                    <w:ins w:id="548" w:author="Licencia Office" w:date="2026-04-22T13:36:00Z" w16du:dateUtc="2026-04-22T19:36:00Z"/>
                    <w:rFonts w:ascii="Montserrat" w:hAnsi="Montserrat" w:cs="Arial"/>
                  </w:rPr>
                </w:rPrChange>
              </w:rPr>
            </w:pPr>
            <w:ins w:id="549" w:author="Licencia Office" w:date="2026-04-22T13:36:00Z" w16du:dateUtc="2026-04-22T19:36:00Z">
              <w:r w:rsidRPr="00AE7BF3">
                <w:rPr>
                  <w:rFonts w:ascii="Montserrat" w:hAnsi="Montserrat" w:cs="Arial"/>
                  <w:highlight w:val="cyan"/>
                  <w:rPrChange w:id="550" w:author="Licencia Office" w:date="2026-04-22T13:37:00Z" w16du:dateUtc="2026-04-22T19:37:00Z">
                    <w:rPr>
                      <w:rFonts w:ascii="Montserrat" w:hAnsi="Montserrat" w:cs="Arial"/>
                    </w:rPr>
                  </w:rPrChange>
                </w:rPr>
                <w:t>Date</w:t>
              </w:r>
            </w:ins>
          </w:p>
        </w:tc>
        <w:tc>
          <w:tcPr>
            <w:tcW w:w="1498" w:type="dxa"/>
            <w:tcBorders>
              <w:top w:val="single" w:sz="6" w:space="0" w:color="auto"/>
              <w:left w:val="single" w:sz="6" w:space="0" w:color="auto"/>
              <w:bottom w:val="single" w:sz="6" w:space="0" w:color="auto"/>
              <w:right w:val="single" w:sz="6" w:space="0" w:color="auto"/>
            </w:tcBorders>
            <w:vAlign w:val="center"/>
          </w:tcPr>
          <w:p w14:paraId="2A75BC15" w14:textId="77777777" w:rsidR="00AE7BF3" w:rsidRPr="00AE7BF3" w:rsidRDefault="00AE7BF3" w:rsidP="00B04EE0">
            <w:pPr>
              <w:keepNext/>
              <w:snapToGrid w:val="0"/>
              <w:spacing w:after="120"/>
              <w:jc w:val="center"/>
              <w:rPr>
                <w:ins w:id="551" w:author="Licencia Office" w:date="2026-04-22T13:36:00Z" w16du:dateUtc="2026-04-22T19:36:00Z"/>
                <w:rFonts w:ascii="Montserrat" w:hAnsi="Montserrat" w:cs="Arial"/>
                <w:highlight w:val="cyan"/>
                <w:rPrChange w:id="552" w:author="Licencia Office" w:date="2026-04-22T13:37:00Z" w16du:dateUtc="2026-04-22T19:37:00Z">
                  <w:rPr>
                    <w:ins w:id="553" w:author="Licencia Office" w:date="2026-04-22T13:36:00Z" w16du:dateUtc="2026-04-22T19:36:00Z"/>
                    <w:rFonts w:ascii="Montserrat" w:hAnsi="Montserrat" w:cs="Arial"/>
                  </w:rPr>
                </w:rPrChange>
              </w:rPr>
            </w:pPr>
            <w:ins w:id="554" w:author="Licencia Office" w:date="2026-04-22T13:36:00Z" w16du:dateUtc="2026-04-22T19:36:00Z">
              <w:r w:rsidRPr="00AE7BF3">
                <w:rPr>
                  <w:rFonts w:ascii="Montserrat" w:hAnsi="Montserrat" w:cs="Arial"/>
                  <w:highlight w:val="cyan"/>
                  <w:rPrChange w:id="555" w:author="Licencia Office" w:date="2026-04-22T13:37:00Z" w16du:dateUtc="2026-04-22T19:37:00Z">
                    <w:rPr>
                      <w:rFonts w:ascii="Montserrat" w:hAnsi="Montserrat" w:cs="Arial"/>
                    </w:rPr>
                  </w:rPrChange>
                </w:rPr>
                <w:t>N/A</w:t>
              </w:r>
            </w:ins>
          </w:p>
        </w:tc>
        <w:tc>
          <w:tcPr>
            <w:tcW w:w="1760" w:type="dxa"/>
            <w:tcBorders>
              <w:top w:val="single" w:sz="6" w:space="0" w:color="auto"/>
              <w:left w:val="single" w:sz="6" w:space="0" w:color="auto"/>
              <w:bottom w:val="single" w:sz="6" w:space="0" w:color="auto"/>
              <w:right w:val="single" w:sz="6" w:space="0" w:color="auto"/>
            </w:tcBorders>
            <w:vAlign w:val="center"/>
          </w:tcPr>
          <w:p w14:paraId="01BD3F7C" w14:textId="77777777" w:rsidR="00AE7BF3" w:rsidRPr="00AE7BF3" w:rsidRDefault="00AE7BF3" w:rsidP="00B04EE0">
            <w:pPr>
              <w:keepNext/>
              <w:snapToGrid w:val="0"/>
              <w:spacing w:after="120"/>
              <w:jc w:val="center"/>
              <w:rPr>
                <w:ins w:id="556" w:author="Licencia Office" w:date="2026-04-22T13:36:00Z" w16du:dateUtc="2026-04-22T19:36:00Z"/>
                <w:rFonts w:ascii="Montserrat" w:hAnsi="Montserrat" w:cs="Arial"/>
                <w:highlight w:val="cyan"/>
                <w:rPrChange w:id="557" w:author="Licencia Office" w:date="2026-04-22T13:37:00Z" w16du:dateUtc="2026-04-22T19:37:00Z">
                  <w:rPr>
                    <w:ins w:id="558" w:author="Licencia Office" w:date="2026-04-22T13:36:00Z" w16du:dateUtc="2026-04-22T19:36:00Z"/>
                    <w:rFonts w:ascii="Montserrat" w:hAnsi="Montserrat" w:cs="Arial"/>
                  </w:rPr>
                </w:rPrChange>
              </w:rPr>
            </w:pPr>
            <w:ins w:id="559" w:author="Licencia Office" w:date="2026-04-22T13:36:00Z" w16du:dateUtc="2026-04-22T19:36:00Z">
              <w:r w:rsidRPr="00AE7BF3">
                <w:rPr>
                  <w:rFonts w:ascii="Montserrat" w:hAnsi="Montserrat" w:cs="Arial"/>
                  <w:highlight w:val="cyan"/>
                  <w:rPrChange w:id="560" w:author="Licencia Office" w:date="2026-04-22T13:37:00Z" w16du:dateUtc="2026-04-22T19:37:00Z">
                    <w:rPr>
                      <w:rFonts w:ascii="Montserrat" w:hAnsi="Montserrat" w:cs="Arial"/>
                    </w:rPr>
                  </w:rPrChange>
                </w:rPr>
                <w:t>N/A</w:t>
              </w:r>
            </w:ins>
          </w:p>
        </w:tc>
        <w:tc>
          <w:tcPr>
            <w:tcW w:w="1418" w:type="dxa"/>
            <w:tcBorders>
              <w:top w:val="single" w:sz="6" w:space="0" w:color="auto"/>
              <w:left w:val="single" w:sz="6" w:space="0" w:color="auto"/>
              <w:bottom w:val="single" w:sz="6" w:space="0" w:color="auto"/>
              <w:right w:val="single" w:sz="6" w:space="0" w:color="auto"/>
            </w:tcBorders>
            <w:vAlign w:val="center"/>
          </w:tcPr>
          <w:p w14:paraId="543920F5" w14:textId="77777777" w:rsidR="00AE7BF3" w:rsidRPr="00AE7BF3" w:rsidRDefault="00AE7BF3" w:rsidP="00B04EE0">
            <w:pPr>
              <w:keepNext/>
              <w:snapToGrid w:val="0"/>
              <w:spacing w:after="120"/>
              <w:jc w:val="center"/>
              <w:rPr>
                <w:ins w:id="561" w:author="Licencia Office" w:date="2026-04-22T13:36:00Z" w16du:dateUtc="2026-04-22T19:36:00Z"/>
                <w:rFonts w:ascii="Montserrat" w:hAnsi="Montserrat" w:cs="Arial"/>
                <w:highlight w:val="cyan"/>
                <w:rPrChange w:id="562" w:author="Licencia Office" w:date="2026-04-22T13:37:00Z" w16du:dateUtc="2026-04-22T19:37:00Z">
                  <w:rPr>
                    <w:ins w:id="563" w:author="Licencia Office" w:date="2026-04-22T13:36:00Z" w16du:dateUtc="2026-04-22T19:36:00Z"/>
                    <w:rFonts w:ascii="Montserrat" w:hAnsi="Montserrat" w:cs="Arial"/>
                  </w:rPr>
                </w:rPrChange>
              </w:rPr>
            </w:pPr>
            <w:ins w:id="564" w:author="Licencia Office" w:date="2026-04-22T13:36:00Z" w16du:dateUtc="2026-04-22T19:36:00Z">
              <w:r w:rsidRPr="00AE7BF3">
                <w:rPr>
                  <w:rFonts w:ascii="Montserrat" w:hAnsi="Montserrat" w:cs="Arial"/>
                  <w:highlight w:val="cyan"/>
                  <w:rPrChange w:id="565" w:author="Licencia Office" w:date="2026-04-22T13:37:00Z" w16du:dateUtc="2026-04-22T19:37:00Z">
                    <w:rPr>
                      <w:rFonts w:ascii="Montserrat" w:hAnsi="Montserrat" w:cs="Arial"/>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2EB23797" w14:textId="77777777" w:rsidR="00AE7BF3" w:rsidRPr="00AE7BF3" w:rsidRDefault="00AE7BF3" w:rsidP="00B04EE0">
            <w:pPr>
              <w:jc w:val="center"/>
              <w:rPr>
                <w:ins w:id="566" w:author="Licencia Office" w:date="2026-04-22T13:36:00Z" w16du:dateUtc="2026-04-22T19:36:00Z"/>
                <w:rFonts w:ascii="Montserrat" w:hAnsi="Montserrat" w:cs="Arial"/>
                <w:i/>
                <w:sz w:val="18"/>
                <w:highlight w:val="cyan"/>
                <w:rPrChange w:id="567" w:author="Licencia Office" w:date="2026-04-22T13:37:00Z" w16du:dateUtc="2026-04-22T19:37:00Z">
                  <w:rPr>
                    <w:ins w:id="568" w:author="Licencia Office" w:date="2026-04-22T13:36:00Z" w16du:dateUtc="2026-04-22T19:36:00Z"/>
                    <w:rFonts w:ascii="Montserrat" w:hAnsi="Montserrat" w:cs="Arial"/>
                    <w:i/>
                    <w:sz w:val="18"/>
                  </w:rPr>
                </w:rPrChange>
              </w:rPr>
            </w:pPr>
            <w:ins w:id="569" w:author="Licencia Office" w:date="2026-04-22T13:36:00Z" w16du:dateUtc="2026-04-22T19:36:00Z">
              <w:r w:rsidRPr="00AE7BF3">
                <w:rPr>
                  <w:rFonts w:ascii="Montserrat" w:hAnsi="Montserrat" w:cs="Arial"/>
                  <w:i/>
                  <w:sz w:val="18"/>
                  <w:szCs w:val="18"/>
                  <w:highlight w:val="cyan"/>
                  <w:rPrChange w:id="570" w:author="Licencia Office" w:date="2026-04-22T13:37:00Z" w16du:dateUtc="2026-04-22T19:37:00Z">
                    <w:rPr>
                      <w:rFonts w:ascii="Montserrat" w:hAnsi="Montserrat" w:cs="Arial"/>
                      <w:i/>
                      <w:sz w:val="18"/>
                      <w:szCs w:val="18"/>
                    </w:rPr>
                  </w:rPrChange>
                </w:rPr>
                <w:t>“12-02-2026T18:00:00.495Z”</w:t>
              </w:r>
            </w:ins>
          </w:p>
        </w:tc>
      </w:tr>
      <w:tr w:rsidR="00AE7BF3" w:rsidRPr="00AE7BF3" w14:paraId="1E91710C" w14:textId="77777777" w:rsidTr="00B04EE0">
        <w:trPr>
          <w:trHeight w:val="454"/>
          <w:tblHeader/>
          <w:jc w:val="center"/>
          <w:ins w:id="571"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7F2810EC" w14:textId="77777777" w:rsidR="00AE7BF3" w:rsidRPr="00AE7BF3" w:rsidRDefault="00AE7BF3" w:rsidP="00B04EE0">
            <w:pPr>
              <w:keepNext/>
              <w:snapToGrid w:val="0"/>
              <w:spacing w:after="120"/>
              <w:jc w:val="center"/>
              <w:rPr>
                <w:ins w:id="572" w:author="Licencia Office" w:date="2026-04-22T13:36:00Z" w16du:dateUtc="2026-04-22T19:36:00Z"/>
                <w:rFonts w:ascii="Montserrat" w:hAnsi="Montserrat" w:cs="Arial"/>
                <w:highlight w:val="cyan"/>
                <w:rPrChange w:id="573" w:author="Licencia Office" w:date="2026-04-22T13:37:00Z" w16du:dateUtc="2026-04-22T19:37:00Z">
                  <w:rPr>
                    <w:ins w:id="574" w:author="Licencia Office" w:date="2026-04-22T13:36:00Z" w16du:dateUtc="2026-04-22T19:36:00Z"/>
                    <w:rFonts w:ascii="Montserrat" w:hAnsi="Montserrat" w:cs="Arial"/>
                  </w:rPr>
                </w:rPrChange>
              </w:rPr>
            </w:pPr>
            <w:ins w:id="575" w:author="Licencia Office" w:date="2026-04-22T13:36:00Z" w16du:dateUtc="2026-04-22T19:36:00Z">
              <w:r w:rsidRPr="00AE7BF3">
                <w:rPr>
                  <w:rFonts w:ascii="Montserrat" w:hAnsi="Montserrat" w:cs="Arial"/>
                  <w:highlight w:val="cyan"/>
                  <w:rPrChange w:id="576" w:author="Licencia Office" w:date="2026-04-22T13:37:00Z" w16du:dateUtc="2026-04-22T19:37:00Z">
                    <w:rPr>
                      <w:rFonts w:ascii="Montserrat" w:hAnsi="Montserrat" w:cs="Arial"/>
                    </w:rPr>
                  </w:rPrChange>
                </w:rPr>
                <w:t>4</w:t>
              </w:r>
            </w:ins>
          </w:p>
        </w:tc>
        <w:tc>
          <w:tcPr>
            <w:tcW w:w="1204" w:type="dxa"/>
            <w:tcBorders>
              <w:top w:val="single" w:sz="6" w:space="0" w:color="auto"/>
              <w:left w:val="single" w:sz="6" w:space="0" w:color="auto"/>
              <w:bottom w:val="single" w:sz="6" w:space="0" w:color="auto"/>
              <w:right w:val="single" w:sz="6" w:space="0" w:color="auto"/>
            </w:tcBorders>
            <w:vAlign w:val="center"/>
          </w:tcPr>
          <w:p w14:paraId="3F1E1E80" w14:textId="77777777" w:rsidR="00AE7BF3" w:rsidRPr="00AE7BF3" w:rsidRDefault="00AE7BF3" w:rsidP="00B04EE0">
            <w:pPr>
              <w:keepNext/>
              <w:snapToGrid w:val="0"/>
              <w:spacing w:after="120"/>
              <w:jc w:val="center"/>
              <w:rPr>
                <w:ins w:id="577" w:author="Licencia Office" w:date="2026-04-22T13:36:00Z" w16du:dateUtc="2026-04-22T19:36:00Z"/>
                <w:rFonts w:ascii="Montserrat" w:hAnsi="Montserrat" w:cs="Arial"/>
                <w:highlight w:val="cyan"/>
                <w:rPrChange w:id="578" w:author="Licencia Office" w:date="2026-04-22T13:37:00Z" w16du:dateUtc="2026-04-22T19:37:00Z">
                  <w:rPr>
                    <w:ins w:id="579" w:author="Licencia Office" w:date="2026-04-22T13:36:00Z" w16du:dateUtc="2026-04-22T19:36:00Z"/>
                    <w:rFonts w:ascii="Montserrat" w:hAnsi="Montserrat" w:cs="Arial"/>
                  </w:rPr>
                </w:rPrChange>
              </w:rPr>
            </w:pPr>
            <w:ins w:id="580" w:author="Licencia Office" w:date="2026-04-22T13:36:00Z" w16du:dateUtc="2026-04-22T19:36:00Z">
              <w:r w:rsidRPr="00AE7BF3">
                <w:rPr>
                  <w:rFonts w:ascii="Montserrat" w:hAnsi="Montserrat" w:cs="Arial"/>
                  <w:highlight w:val="cyan"/>
                  <w:rPrChange w:id="581" w:author="Licencia Office" w:date="2026-04-22T13:37:00Z" w16du:dateUtc="2026-04-22T19:37:00Z">
                    <w:rPr>
                      <w:rFonts w:ascii="Montserrat" w:hAnsi="Montserrat" w:cs="Arial"/>
                    </w:rPr>
                  </w:rPrChange>
                </w:rPr>
                <w:t>Firma del prestador de servicios</w:t>
              </w:r>
            </w:ins>
          </w:p>
        </w:tc>
        <w:tc>
          <w:tcPr>
            <w:tcW w:w="1232" w:type="dxa"/>
            <w:tcBorders>
              <w:top w:val="single" w:sz="6" w:space="0" w:color="auto"/>
              <w:left w:val="single" w:sz="6" w:space="0" w:color="auto"/>
              <w:bottom w:val="single" w:sz="6" w:space="0" w:color="auto"/>
              <w:right w:val="single" w:sz="6" w:space="0" w:color="auto"/>
            </w:tcBorders>
            <w:vAlign w:val="center"/>
          </w:tcPr>
          <w:p w14:paraId="0184FC94" w14:textId="77777777" w:rsidR="00AE7BF3" w:rsidRPr="00AE7BF3" w:rsidRDefault="00AE7BF3" w:rsidP="00B04EE0">
            <w:pPr>
              <w:keepNext/>
              <w:snapToGrid w:val="0"/>
              <w:spacing w:after="120"/>
              <w:jc w:val="center"/>
              <w:rPr>
                <w:ins w:id="582" w:author="Licencia Office" w:date="2026-04-22T13:36:00Z" w16du:dateUtc="2026-04-22T19:36:00Z"/>
                <w:rFonts w:ascii="Montserrat" w:hAnsi="Montserrat" w:cs="Arial"/>
                <w:highlight w:val="cyan"/>
                <w:rPrChange w:id="583" w:author="Licencia Office" w:date="2026-04-22T13:37:00Z" w16du:dateUtc="2026-04-22T19:37:00Z">
                  <w:rPr>
                    <w:ins w:id="584" w:author="Licencia Office" w:date="2026-04-22T13:36:00Z" w16du:dateUtc="2026-04-22T19:36:00Z"/>
                    <w:rFonts w:ascii="Montserrat" w:hAnsi="Montserrat" w:cs="Arial"/>
                  </w:rPr>
                </w:rPrChange>
              </w:rPr>
            </w:pPr>
            <w:ins w:id="585" w:author="Licencia Office" w:date="2026-04-22T13:36:00Z" w16du:dateUtc="2026-04-22T19:36:00Z">
              <w:r w:rsidRPr="00AE7BF3">
                <w:rPr>
                  <w:rFonts w:ascii="Montserrat" w:hAnsi="Montserrat" w:cs="Arial"/>
                  <w:highlight w:val="cyan"/>
                  <w:rPrChange w:id="586" w:author="Licencia Office" w:date="2026-04-22T13:37:00Z" w16du:dateUtc="2026-04-22T19:37:00Z">
                    <w:rPr>
                      <w:rFonts w:ascii="Montserrat" w:hAnsi="Montserrat" w:cs="Arial"/>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65DA78B4" w14:textId="77777777" w:rsidR="00AE7BF3" w:rsidRPr="00AE7BF3" w:rsidRDefault="00AE7BF3" w:rsidP="00B04EE0">
            <w:pPr>
              <w:keepNext/>
              <w:snapToGrid w:val="0"/>
              <w:spacing w:after="120"/>
              <w:jc w:val="center"/>
              <w:rPr>
                <w:ins w:id="587" w:author="Licencia Office" w:date="2026-04-22T13:36:00Z" w16du:dateUtc="2026-04-22T19:36:00Z"/>
                <w:rFonts w:ascii="Montserrat" w:hAnsi="Montserrat" w:cs="Arial"/>
                <w:highlight w:val="cyan"/>
                <w:rPrChange w:id="588" w:author="Licencia Office" w:date="2026-04-22T13:37:00Z" w16du:dateUtc="2026-04-22T19:37:00Z">
                  <w:rPr>
                    <w:ins w:id="589" w:author="Licencia Office" w:date="2026-04-22T13:36:00Z" w16du:dateUtc="2026-04-22T19:36:00Z"/>
                    <w:rFonts w:ascii="Montserrat" w:hAnsi="Montserrat" w:cs="Arial"/>
                  </w:rPr>
                </w:rPrChange>
              </w:rPr>
            </w:pPr>
            <w:ins w:id="590" w:author="Licencia Office" w:date="2026-04-22T13:36:00Z" w16du:dateUtc="2026-04-22T19:36:00Z">
              <w:r w:rsidRPr="00AE7BF3">
                <w:rPr>
                  <w:rFonts w:ascii="Montserrat" w:hAnsi="Montserrat" w:cs="Arial"/>
                  <w:highlight w:val="cyan"/>
                  <w:rPrChange w:id="591" w:author="Licencia Office" w:date="2026-04-22T13:37:00Z" w16du:dateUtc="2026-04-22T19:37:00Z">
                    <w:rPr>
                      <w:rFonts w:ascii="Montserrat" w:hAnsi="Montserrat" w:cs="Arial"/>
                    </w:rPr>
                  </w:rPrChange>
                </w:rPr>
                <w:t>N/a</w:t>
              </w:r>
            </w:ins>
          </w:p>
        </w:tc>
        <w:tc>
          <w:tcPr>
            <w:tcW w:w="1760" w:type="dxa"/>
            <w:tcBorders>
              <w:top w:val="single" w:sz="6" w:space="0" w:color="auto"/>
              <w:left w:val="single" w:sz="6" w:space="0" w:color="auto"/>
              <w:bottom w:val="single" w:sz="6" w:space="0" w:color="auto"/>
              <w:right w:val="single" w:sz="6" w:space="0" w:color="auto"/>
            </w:tcBorders>
            <w:vAlign w:val="center"/>
          </w:tcPr>
          <w:p w14:paraId="0955816A" w14:textId="77777777" w:rsidR="00AE7BF3" w:rsidRPr="00AE7BF3" w:rsidRDefault="00AE7BF3" w:rsidP="00B04EE0">
            <w:pPr>
              <w:keepNext/>
              <w:snapToGrid w:val="0"/>
              <w:spacing w:after="120"/>
              <w:jc w:val="center"/>
              <w:rPr>
                <w:ins w:id="592" w:author="Licencia Office" w:date="2026-04-22T13:36:00Z" w16du:dateUtc="2026-04-22T19:36:00Z"/>
                <w:rFonts w:ascii="Montserrat" w:hAnsi="Montserrat" w:cs="Arial"/>
                <w:highlight w:val="cyan"/>
                <w:rPrChange w:id="593" w:author="Licencia Office" w:date="2026-04-22T13:37:00Z" w16du:dateUtc="2026-04-22T19:37:00Z">
                  <w:rPr>
                    <w:ins w:id="594" w:author="Licencia Office" w:date="2026-04-22T13:36:00Z" w16du:dateUtc="2026-04-22T19:36:00Z"/>
                    <w:rFonts w:ascii="Montserrat" w:hAnsi="Montserrat" w:cs="Arial"/>
                  </w:rPr>
                </w:rPrChange>
              </w:rPr>
            </w:pPr>
            <w:ins w:id="595" w:author="Licencia Office" w:date="2026-04-22T13:36:00Z" w16du:dateUtc="2026-04-22T19:36:00Z">
              <w:r w:rsidRPr="00AE7BF3">
                <w:rPr>
                  <w:rFonts w:ascii="Montserrat" w:hAnsi="Montserrat" w:cs="Arial"/>
                  <w:highlight w:val="cyan"/>
                  <w:rPrChange w:id="596" w:author="Licencia Office" w:date="2026-04-22T13:37:00Z" w16du:dateUtc="2026-04-22T19:37:00Z">
                    <w:rPr>
                      <w:rFonts w:ascii="Montserrat" w:hAnsi="Montserrat" w:cs="Arial"/>
                    </w:rPr>
                  </w:rPrChange>
                </w:rPr>
                <w:t>N/A</w:t>
              </w:r>
            </w:ins>
          </w:p>
        </w:tc>
        <w:tc>
          <w:tcPr>
            <w:tcW w:w="1418" w:type="dxa"/>
            <w:tcBorders>
              <w:top w:val="single" w:sz="6" w:space="0" w:color="auto"/>
              <w:left w:val="single" w:sz="6" w:space="0" w:color="auto"/>
              <w:bottom w:val="single" w:sz="6" w:space="0" w:color="auto"/>
              <w:right w:val="single" w:sz="6" w:space="0" w:color="auto"/>
            </w:tcBorders>
            <w:vAlign w:val="center"/>
          </w:tcPr>
          <w:p w14:paraId="30526D4A" w14:textId="77777777" w:rsidR="00AE7BF3" w:rsidRPr="00AE7BF3" w:rsidRDefault="00AE7BF3" w:rsidP="00B04EE0">
            <w:pPr>
              <w:keepNext/>
              <w:snapToGrid w:val="0"/>
              <w:spacing w:after="120"/>
              <w:jc w:val="center"/>
              <w:rPr>
                <w:ins w:id="597" w:author="Licencia Office" w:date="2026-04-22T13:36:00Z" w16du:dateUtc="2026-04-22T19:36:00Z"/>
                <w:rFonts w:ascii="Montserrat" w:hAnsi="Montserrat" w:cs="Arial"/>
                <w:highlight w:val="cyan"/>
                <w:rPrChange w:id="598" w:author="Licencia Office" w:date="2026-04-22T13:37:00Z" w16du:dateUtc="2026-04-22T19:37:00Z">
                  <w:rPr>
                    <w:ins w:id="599" w:author="Licencia Office" w:date="2026-04-22T13:36:00Z" w16du:dateUtc="2026-04-22T19:36:00Z"/>
                    <w:rFonts w:ascii="Montserrat" w:hAnsi="Montserrat" w:cs="Arial"/>
                  </w:rPr>
                </w:rPrChange>
              </w:rPr>
            </w:pPr>
            <w:ins w:id="600" w:author="Licencia Office" w:date="2026-04-22T13:36:00Z" w16du:dateUtc="2026-04-22T19:36:00Z">
              <w:r w:rsidRPr="00AE7BF3">
                <w:rPr>
                  <w:rFonts w:ascii="Montserrat" w:hAnsi="Montserrat" w:cs="Arial"/>
                  <w:highlight w:val="cyan"/>
                  <w:rPrChange w:id="601" w:author="Licencia Office" w:date="2026-04-22T13:37:00Z" w16du:dateUtc="2026-04-22T19:37:00Z">
                    <w:rPr>
                      <w:rFonts w:ascii="Montserrat" w:hAnsi="Montserrat" w:cs="Arial"/>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6537890C" w14:textId="77777777" w:rsidR="00AE7BF3" w:rsidRPr="00AE7BF3" w:rsidRDefault="00AE7BF3" w:rsidP="00B04EE0">
            <w:pPr>
              <w:jc w:val="center"/>
              <w:rPr>
                <w:ins w:id="602" w:author="Licencia Office" w:date="2026-04-22T13:36:00Z" w16du:dateUtc="2026-04-22T19:36:00Z"/>
                <w:rFonts w:ascii="Montserrat" w:hAnsi="Montserrat" w:cs="Arial"/>
                <w:i/>
                <w:sz w:val="18"/>
                <w:highlight w:val="cyan"/>
                <w:rPrChange w:id="603" w:author="Licencia Office" w:date="2026-04-22T13:37:00Z" w16du:dateUtc="2026-04-22T19:37:00Z">
                  <w:rPr>
                    <w:ins w:id="604" w:author="Licencia Office" w:date="2026-04-22T13:36:00Z" w16du:dateUtc="2026-04-22T19:36:00Z"/>
                    <w:rFonts w:ascii="Montserrat" w:hAnsi="Montserrat" w:cs="Arial"/>
                    <w:i/>
                    <w:sz w:val="18"/>
                  </w:rPr>
                </w:rPrChange>
              </w:rPr>
            </w:pPr>
            <w:ins w:id="605" w:author="Licencia Office" w:date="2026-04-22T13:36:00Z" w16du:dateUtc="2026-04-22T19:36:00Z">
              <w:r w:rsidRPr="00AE7BF3">
                <w:rPr>
                  <w:rFonts w:ascii="Montserrat" w:hAnsi="Montserrat" w:cs="Arial"/>
                  <w:i/>
                  <w:sz w:val="18"/>
                  <w:highlight w:val="cyan"/>
                  <w:rPrChange w:id="606" w:author="Licencia Office" w:date="2026-04-22T13:37:00Z" w16du:dateUtc="2026-04-22T19:37:00Z">
                    <w:rPr>
                      <w:rFonts w:ascii="Montserrat" w:hAnsi="Montserrat" w:cs="Arial"/>
                      <w:i/>
                      <w:sz w:val="18"/>
                    </w:rPr>
                  </w:rPrChange>
                </w:rPr>
                <w:t>“El valor de este parámetro se obtiene de la cadena del Prestador de Servicios”</w:t>
              </w:r>
            </w:ins>
          </w:p>
        </w:tc>
      </w:tr>
    </w:tbl>
    <w:p w14:paraId="4CAA8B1C" w14:textId="77777777" w:rsidR="00AE7BF3" w:rsidRPr="00AE7BF3" w:rsidRDefault="00AE7BF3" w:rsidP="00AE7BF3">
      <w:pPr>
        <w:rPr>
          <w:ins w:id="607" w:author="Licencia Office" w:date="2026-04-22T13:36:00Z" w16du:dateUtc="2026-04-22T19:36:00Z"/>
          <w:rFonts w:ascii="Montserrat" w:hAnsi="Montserrat" w:cs="Arial"/>
          <w:highlight w:val="cyan"/>
          <w:rPrChange w:id="608" w:author="Licencia Office" w:date="2026-04-22T13:37:00Z" w16du:dateUtc="2026-04-22T19:37:00Z">
            <w:rPr>
              <w:ins w:id="609" w:author="Licencia Office" w:date="2026-04-22T13:36:00Z" w16du:dateUtc="2026-04-22T19:36:00Z"/>
              <w:rFonts w:ascii="Montserrat" w:hAnsi="Montserrat" w:cs="Arial"/>
            </w:rPr>
          </w:rPrChange>
        </w:rPr>
      </w:pPr>
    </w:p>
    <w:p w14:paraId="45A7A263" w14:textId="77777777" w:rsidR="00AE7BF3" w:rsidRPr="00AE7BF3" w:rsidRDefault="00AE7BF3" w:rsidP="00AE7BF3">
      <w:pPr>
        <w:rPr>
          <w:ins w:id="610" w:author="Licencia Office" w:date="2026-04-22T13:36:00Z" w16du:dateUtc="2026-04-22T19:36:00Z"/>
          <w:rFonts w:ascii="Montserrat" w:hAnsi="Montserrat" w:cs="Arial"/>
          <w:highlight w:val="cyan"/>
          <w:rPrChange w:id="611" w:author="Licencia Office" w:date="2026-04-22T13:37:00Z" w16du:dateUtc="2026-04-22T19:37:00Z">
            <w:rPr>
              <w:ins w:id="612" w:author="Licencia Office" w:date="2026-04-22T13:36:00Z" w16du:dateUtc="2026-04-22T19:36:00Z"/>
              <w:rFonts w:ascii="Montserrat" w:hAnsi="Montserrat" w:cs="Arial"/>
            </w:rPr>
          </w:rPrChange>
        </w:rPr>
      </w:pPr>
    </w:p>
    <w:p w14:paraId="4B0D9B69" w14:textId="77777777" w:rsidR="00AE7BF3" w:rsidRPr="00AE7BF3" w:rsidRDefault="00AE7BF3" w:rsidP="00AE7BF3">
      <w:pPr>
        <w:rPr>
          <w:ins w:id="613" w:author="Licencia Office" w:date="2026-04-22T13:36:00Z" w16du:dateUtc="2026-04-22T19:36:00Z"/>
          <w:rFonts w:ascii="Montserrat" w:hAnsi="Montserrat" w:cs="Arial"/>
          <w:highlight w:val="cyan"/>
          <w:rPrChange w:id="614" w:author="Licencia Office" w:date="2026-04-22T13:37:00Z" w16du:dateUtc="2026-04-22T19:37:00Z">
            <w:rPr>
              <w:ins w:id="615" w:author="Licencia Office" w:date="2026-04-22T13:36:00Z" w16du:dateUtc="2026-04-22T19:36:00Z"/>
              <w:rFonts w:ascii="Montserrat" w:hAnsi="Montserrat" w:cs="Arial"/>
            </w:rPr>
          </w:rPrChange>
        </w:rPr>
      </w:pPr>
    </w:p>
    <w:p w14:paraId="640FF71D" w14:textId="77777777" w:rsidR="00AE7BF3" w:rsidRPr="00AE7BF3" w:rsidRDefault="00AE7BF3" w:rsidP="00AE7BF3">
      <w:pPr>
        <w:rPr>
          <w:ins w:id="616" w:author="Licencia Office" w:date="2026-04-22T13:36:00Z" w16du:dateUtc="2026-04-22T19:36:00Z"/>
          <w:rFonts w:ascii="Montserrat" w:hAnsi="Montserrat" w:cs="Arial"/>
          <w:highlight w:val="cyan"/>
          <w:rPrChange w:id="617" w:author="Licencia Office" w:date="2026-04-22T13:37:00Z" w16du:dateUtc="2026-04-22T19:37:00Z">
            <w:rPr>
              <w:ins w:id="618" w:author="Licencia Office" w:date="2026-04-22T13:36:00Z" w16du:dateUtc="2026-04-22T19:36:00Z"/>
              <w:rFonts w:ascii="Montserrat" w:hAnsi="Montserrat" w:cs="Arial"/>
            </w:rPr>
          </w:rPrChange>
        </w:rPr>
      </w:pPr>
    </w:p>
    <w:p w14:paraId="538809EC" w14:textId="77777777" w:rsidR="00AE7BF3" w:rsidRPr="00AE7BF3" w:rsidRDefault="00AE7BF3" w:rsidP="00AE7BF3">
      <w:pPr>
        <w:pStyle w:val="Ttulo2"/>
        <w:rPr>
          <w:ins w:id="619" w:author="Licencia Office" w:date="2026-04-22T13:36:00Z" w16du:dateUtc="2026-04-22T19:36:00Z"/>
          <w:rFonts w:ascii="Montserrat" w:hAnsi="Montserrat"/>
          <w:sz w:val="20"/>
          <w:szCs w:val="20"/>
          <w:highlight w:val="cyan"/>
          <w:rPrChange w:id="620" w:author="Licencia Office" w:date="2026-04-22T13:37:00Z" w16du:dateUtc="2026-04-22T19:37:00Z">
            <w:rPr>
              <w:ins w:id="621" w:author="Licencia Office" w:date="2026-04-22T13:36:00Z" w16du:dateUtc="2026-04-22T19:36:00Z"/>
              <w:rFonts w:ascii="Montserrat" w:hAnsi="Montserrat"/>
              <w:sz w:val="20"/>
              <w:szCs w:val="20"/>
            </w:rPr>
          </w:rPrChange>
        </w:rPr>
      </w:pPr>
      <w:ins w:id="622" w:author="Licencia Office" w:date="2026-04-22T13:36:00Z" w16du:dateUtc="2026-04-22T19:36:00Z">
        <w:r w:rsidRPr="00AE7BF3">
          <w:rPr>
            <w:rFonts w:ascii="Montserrat" w:hAnsi="Montserrat"/>
            <w:sz w:val="20"/>
            <w:szCs w:val="20"/>
            <w:highlight w:val="cyan"/>
            <w:rPrChange w:id="623" w:author="Licencia Office" w:date="2026-04-22T13:37:00Z" w16du:dateUtc="2026-04-22T19:37:00Z">
              <w:rPr>
                <w:rFonts w:ascii="Montserrat" w:hAnsi="Montserrat"/>
                <w:sz w:val="20"/>
                <w:szCs w:val="20"/>
              </w:rPr>
            </w:rPrChange>
          </w:rPr>
          <w:lastRenderedPageBreak/>
          <w:t>&lt;Respuesta Token&gt;</w:t>
        </w:r>
      </w:ins>
    </w:p>
    <w:p w14:paraId="24F17C47" w14:textId="77777777" w:rsidR="00AE7BF3" w:rsidRPr="00AE7BF3" w:rsidRDefault="00AE7BF3" w:rsidP="00AE7BF3">
      <w:pPr>
        <w:keepNext/>
        <w:spacing w:before="240" w:after="60"/>
        <w:outlineLvl w:val="0"/>
        <w:rPr>
          <w:ins w:id="624" w:author="Licencia Office" w:date="2026-04-22T13:36:00Z" w16du:dateUtc="2026-04-22T19:36:00Z"/>
          <w:rFonts w:ascii="Montserrat" w:hAnsi="Montserrat" w:cs="Arial"/>
          <w:color w:val="0000FF"/>
          <w:highlight w:val="cyan"/>
          <w:rPrChange w:id="625" w:author="Licencia Office" w:date="2026-04-22T13:37:00Z" w16du:dateUtc="2026-04-22T19:37:00Z">
            <w:rPr>
              <w:ins w:id="626" w:author="Licencia Office" w:date="2026-04-22T13:36:00Z" w16du:dateUtc="2026-04-22T19:36:00Z"/>
              <w:rFonts w:ascii="Montserrat" w:hAnsi="Montserrat" w:cs="Arial"/>
              <w:color w:val="0000FF"/>
            </w:rPr>
          </w:rPrChange>
        </w:rPr>
      </w:pPr>
      <w:ins w:id="627" w:author="Licencia Office" w:date="2026-04-22T13:36:00Z" w16du:dateUtc="2026-04-22T19:36:00Z">
        <w:r w:rsidRPr="00AE7BF3">
          <w:rPr>
            <w:rFonts w:ascii="Montserrat" w:hAnsi="Montserrat" w:cs="Arial"/>
            <w:b/>
            <w:bCs/>
            <w:kern w:val="32"/>
            <w:highlight w:val="cyan"/>
            <w:rPrChange w:id="628" w:author="Licencia Office" w:date="2026-04-22T13:37:00Z" w16du:dateUtc="2026-04-22T19:37:00Z">
              <w:rPr>
                <w:rFonts w:ascii="Montserrat" w:hAnsi="Montserrat" w:cs="Arial"/>
                <w:b/>
                <w:bCs/>
                <w:kern w:val="32"/>
              </w:rPr>
            </w:rPrChange>
          </w:rPr>
          <w:t xml:space="preserve">TIPO ENTRADA/SALIDA </w:t>
        </w:r>
        <w:r w:rsidRPr="00AE7BF3">
          <w:rPr>
            <w:rFonts w:ascii="Montserrat" w:hAnsi="Montserrat" w:cs="Arial"/>
            <w:b/>
            <w:bCs/>
            <w:i/>
            <w:vanish/>
            <w:color w:val="0000FF"/>
            <w:kern w:val="32"/>
            <w:highlight w:val="cyan"/>
            <w:rPrChange w:id="629" w:author="Licencia Office" w:date="2026-04-22T13:37:00Z" w16du:dateUtc="2026-04-22T19:37:00Z">
              <w:rPr>
                <w:rFonts w:ascii="Montserrat" w:hAnsi="Montserrat" w:cs="Arial"/>
                <w:b/>
                <w:bCs/>
                <w:i/>
                <w:vanish/>
                <w:color w:val="0000FF"/>
                <w:kern w:val="32"/>
              </w:rPr>
            </w:rPrChange>
          </w:rPr>
          <w:t>[Fase: Análisis] [Etapa: Especificación Funcional] (ACSN)</w:t>
        </w:r>
      </w:ins>
    </w:p>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AE7BF3" w:rsidRPr="00AE7BF3" w14:paraId="45B93178" w14:textId="77777777" w:rsidTr="00B04EE0">
        <w:trPr>
          <w:trHeight w:val="548"/>
          <w:tblHeader/>
          <w:jc w:val="center"/>
          <w:ins w:id="630"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5F396597" w14:textId="77777777" w:rsidR="00AE7BF3" w:rsidRPr="00AE7BF3" w:rsidRDefault="00AE7BF3" w:rsidP="00B04EE0">
            <w:pPr>
              <w:keepNext/>
              <w:snapToGrid w:val="0"/>
              <w:spacing w:after="120"/>
              <w:jc w:val="center"/>
              <w:rPr>
                <w:ins w:id="631" w:author="Licencia Office" w:date="2026-04-22T13:36:00Z" w16du:dateUtc="2026-04-22T19:36:00Z"/>
                <w:rFonts w:ascii="Montserrat" w:hAnsi="Montserrat" w:cs="Arial"/>
                <w:b/>
                <w:highlight w:val="cyan"/>
                <w:rPrChange w:id="632" w:author="Licencia Office" w:date="2026-04-22T13:37:00Z" w16du:dateUtc="2026-04-22T19:37:00Z">
                  <w:rPr>
                    <w:ins w:id="633" w:author="Licencia Office" w:date="2026-04-22T13:36:00Z" w16du:dateUtc="2026-04-22T19:36:00Z"/>
                    <w:rFonts w:ascii="Montserrat" w:hAnsi="Montserrat" w:cs="Arial"/>
                    <w:b/>
                  </w:rPr>
                </w:rPrChange>
              </w:rPr>
            </w:pPr>
            <w:ins w:id="634" w:author="Licencia Office" w:date="2026-04-22T13:36:00Z" w16du:dateUtc="2026-04-22T19:36:00Z">
              <w:r w:rsidRPr="00AE7BF3">
                <w:rPr>
                  <w:rFonts w:ascii="Montserrat" w:hAnsi="Montserrat" w:cs="Arial"/>
                  <w:b/>
                  <w:highlight w:val="cyan"/>
                  <w:rPrChange w:id="635" w:author="Licencia Office" w:date="2026-04-22T13:37:00Z" w16du:dateUtc="2026-04-22T19:37:00Z">
                    <w:rPr>
                      <w:rFonts w:ascii="Montserrat" w:hAnsi="Montserrat" w:cs="Arial"/>
                      <w:b/>
                    </w:rPr>
                  </w:rPrChange>
                </w:rPr>
                <w:t>I/O/B</w:t>
              </w:r>
            </w:ins>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37FB3BBB" w14:textId="77777777" w:rsidR="00AE7BF3" w:rsidRPr="00AE7BF3" w:rsidRDefault="00AE7BF3" w:rsidP="00B04EE0">
            <w:pPr>
              <w:keepNext/>
              <w:snapToGrid w:val="0"/>
              <w:spacing w:after="120"/>
              <w:jc w:val="center"/>
              <w:rPr>
                <w:ins w:id="636" w:author="Licencia Office" w:date="2026-04-22T13:36:00Z" w16du:dateUtc="2026-04-22T19:36:00Z"/>
                <w:rFonts w:ascii="Montserrat" w:hAnsi="Montserrat" w:cs="Arial"/>
                <w:b/>
                <w:highlight w:val="cyan"/>
                <w:rPrChange w:id="637" w:author="Licencia Office" w:date="2026-04-22T13:37:00Z" w16du:dateUtc="2026-04-22T19:37:00Z">
                  <w:rPr>
                    <w:ins w:id="638" w:author="Licencia Office" w:date="2026-04-22T13:36:00Z" w16du:dateUtc="2026-04-22T19:36:00Z"/>
                    <w:rFonts w:ascii="Montserrat" w:hAnsi="Montserrat" w:cs="Arial"/>
                    <w:b/>
                  </w:rPr>
                </w:rPrChange>
              </w:rPr>
            </w:pPr>
            <w:ins w:id="639" w:author="Licencia Office" w:date="2026-04-22T13:36:00Z" w16du:dateUtc="2026-04-22T19:36:00Z">
              <w:r w:rsidRPr="00AE7BF3">
                <w:rPr>
                  <w:rFonts w:ascii="Montserrat" w:hAnsi="Montserrat" w:cs="Arial"/>
                  <w:b/>
                  <w:highlight w:val="cyan"/>
                  <w:rPrChange w:id="640" w:author="Licencia Office" w:date="2026-04-22T13:37:00Z" w16du:dateUtc="2026-04-22T19:37:00Z">
                    <w:rPr>
                      <w:rFonts w:ascii="Montserrat" w:hAnsi="Montserrat" w:cs="Arial"/>
                      <w:b/>
                    </w:rPr>
                  </w:rPrChange>
                </w:rPr>
                <w:t>Formato</w:t>
              </w:r>
            </w:ins>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3C2F41A9" w14:textId="77777777" w:rsidR="00AE7BF3" w:rsidRPr="00AE7BF3" w:rsidRDefault="00AE7BF3" w:rsidP="00B04EE0">
            <w:pPr>
              <w:keepNext/>
              <w:snapToGrid w:val="0"/>
              <w:spacing w:after="120"/>
              <w:jc w:val="center"/>
              <w:rPr>
                <w:ins w:id="641" w:author="Licencia Office" w:date="2026-04-22T13:36:00Z" w16du:dateUtc="2026-04-22T19:36:00Z"/>
                <w:rFonts w:ascii="Montserrat" w:hAnsi="Montserrat" w:cs="Arial"/>
                <w:b/>
                <w:highlight w:val="cyan"/>
                <w:rPrChange w:id="642" w:author="Licencia Office" w:date="2026-04-22T13:37:00Z" w16du:dateUtc="2026-04-22T19:37:00Z">
                  <w:rPr>
                    <w:ins w:id="643" w:author="Licencia Office" w:date="2026-04-22T13:36:00Z" w16du:dateUtc="2026-04-22T19:36:00Z"/>
                    <w:rFonts w:ascii="Montserrat" w:hAnsi="Montserrat" w:cs="Arial"/>
                    <w:b/>
                  </w:rPr>
                </w:rPrChange>
              </w:rPr>
            </w:pPr>
            <w:ins w:id="644" w:author="Licencia Office" w:date="2026-04-22T13:36:00Z" w16du:dateUtc="2026-04-22T19:36:00Z">
              <w:r w:rsidRPr="00AE7BF3">
                <w:rPr>
                  <w:rFonts w:ascii="Montserrat" w:hAnsi="Montserrat" w:cs="Arial"/>
                  <w:b/>
                  <w:highlight w:val="cyan"/>
                  <w:rPrChange w:id="645" w:author="Licencia Office" w:date="2026-04-22T13:37:00Z" w16du:dateUtc="2026-04-22T19:37:00Z">
                    <w:rPr>
                      <w:rFonts w:ascii="Montserrat" w:hAnsi="Montserrat" w:cs="Arial"/>
                      <w:b/>
                    </w:rPr>
                  </w:rPrChange>
                </w:rPr>
                <w:t xml:space="preserve">Medios de Comunicación </w:t>
              </w:r>
            </w:ins>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7BF6CA3B" w14:textId="77777777" w:rsidR="00AE7BF3" w:rsidRPr="00AE7BF3" w:rsidRDefault="00AE7BF3" w:rsidP="00B04EE0">
            <w:pPr>
              <w:keepNext/>
              <w:snapToGrid w:val="0"/>
              <w:spacing w:after="120"/>
              <w:jc w:val="center"/>
              <w:rPr>
                <w:ins w:id="646" w:author="Licencia Office" w:date="2026-04-22T13:36:00Z" w16du:dateUtc="2026-04-22T19:36:00Z"/>
                <w:rFonts w:ascii="Montserrat" w:hAnsi="Montserrat" w:cs="Arial"/>
                <w:b/>
                <w:highlight w:val="cyan"/>
                <w:rPrChange w:id="647" w:author="Licencia Office" w:date="2026-04-22T13:37:00Z" w16du:dateUtc="2026-04-22T19:37:00Z">
                  <w:rPr>
                    <w:ins w:id="648" w:author="Licencia Office" w:date="2026-04-22T13:36:00Z" w16du:dateUtc="2026-04-22T19:36:00Z"/>
                    <w:rFonts w:ascii="Montserrat" w:hAnsi="Montserrat" w:cs="Arial"/>
                    <w:b/>
                  </w:rPr>
                </w:rPrChange>
              </w:rPr>
            </w:pPr>
            <w:ins w:id="649" w:author="Licencia Office" w:date="2026-04-22T13:36:00Z" w16du:dateUtc="2026-04-22T19:36:00Z">
              <w:r w:rsidRPr="00AE7BF3">
                <w:rPr>
                  <w:rFonts w:ascii="Montserrat" w:hAnsi="Montserrat" w:cs="Arial"/>
                  <w:b/>
                  <w:highlight w:val="cyan"/>
                  <w:rPrChange w:id="650" w:author="Licencia Office" w:date="2026-04-22T13:37:00Z" w16du:dateUtc="2026-04-22T19:37:00Z">
                    <w:rPr>
                      <w:rFonts w:ascii="Montserrat" w:hAnsi="Montserrat" w:cs="Arial"/>
                      <w:b/>
                    </w:rPr>
                  </w:rPrChange>
                </w:rPr>
                <w:t>Volumen</w:t>
              </w:r>
            </w:ins>
          </w:p>
        </w:tc>
      </w:tr>
      <w:tr w:rsidR="00AE7BF3" w:rsidRPr="00AE7BF3" w14:paraId="16380AA1" w14:textId="77777777" w:rsidTr="00B04EE0">
        <w:trPr>
          <w:trHeight w:val="754"/>
          <w:tblHeader/>
          <w:jc w:val="center"/>
          <w:ins w:id="651"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vAlign w:val="center"/>
          </w:tcPr>
          <w:p w14:paraId="6CABA221" w14:textId="77777777" w:rsidR="00AE7BF3" w:rsidRPr="00AE7BF3" w:rsidRDefault="00AE7BF3" w:rsidP="00B04EE0">
            <w:pPr>
              <w:keepNext/>
              <w:snapToGrid w:val="0"/>
              <w:spacing w:after="120"/>
              <w:jc w:val="center"/>
              <w:rPr>
                <w:ins w:id="652" w:author="Licencia Office" w:date="2026-04-22T13:36:00Z" w16du:dateUtc="2026-04-22T19:36:00Z"/>
                <w:rFonts w:ascii="Montserrat" w:hAnsi="Montserrat" w:cs="Arial"/>
                <w:highlight w:val="cyan"/>
                <w:rPrChange w:id="653" w:author="Licencia Office" w:date="2026-04-22T13:37:00Z" w16du:dateUtc="2026-04-22T19:37:00Z">
                  <w:rPr>
                    <w:ins w:id="654" w:author="Licencia Office" w:date="2026-04-22T13:36:00Z" w16du:dateUtc="2026-04-22T19:36:00Z"/>
                    <w:rFonts w:ascii="Montserrat" w:hAnsi="Montserrat" w:cs="Arial"/>
                  </w:rPr>
                </w:rPrChange>
              </w:rPr>
            </w:pPr>
            <w:ins w:id="655" w:author="Licencia Office" w:date="2026-04-22T13:36:00Z" w16du:dateUtc="2026-04-22T19:36:00Z">
              <w:r w:rsidRPr="00AE7BF3">
                <w:rPr>
                  <w:rFonts w:ascii="Montserrat" w:hAnsi="Montserrat" w:cs="Arial"/>
                  <w:highlight w:val="cyan"/>
                  <w:rPrChange w:id="656" w:author="Licencia Office" w:date="2026-04-22T13:37:00Z" w16du:dateUtc="2026-04-22T19:37:00Z">
                    <w:rPr>
                      <w:rFonts w:ascii="Montserrat" w:hAnsi="Montserrat" w:cs="Arial"/>
                    </w:rPr>
                  </w:rPrChange>
                </w:rPr>
                <w:t>O</w:t>
              </w:r>
            </w:ins>
          </w:p>
        </w:tc>
        <w:tc>
          <w:tcPr>
            <w:tcW w:w="2845" w:type="dxa"/>
            <w:tcBorders>
              <w:top w:val="single" w:sz="6" w:space="0" w:color="auto"/>
              <w:left w:val="single" w:sz="6" w:space="0" w:color="auto"/>
              <w:bottom w:val="single" w:sz="6" w:space="0" w:color="auto"/>
              <w:right w:val="single" w:sz="6" w:space="0" w:color="auto"/>
            </w:tcBorders>
            <w:vAlign w:val="center"/>
          </w:tcPr>
          <w:p w14:paraId="0F77CE84" w14:textId="77777777" w:rsidR="00AE7BF3" w:rsidRPr="00AE7BF3" w:rsidRDefault="00AE7BF3" w:rsidP="00B04EE0">
            <w:pPr>
              <w:keepNext/>
              <w:snapToGrid w:val="0"/>
              <w:spacing w:after="120"/>
              <w:jc w:val="center"/>
              <w:rPr>
                <w:ins w:id="657" w:author="Licencia Office" w:date="2026-04-22T13:36:00Z" w16du:dateUtc="2026-04-22T19:36:00Z"/>
                <w:rFonts w:ascii="Montserrat" w:hAnsi="Montserrat" w:cs="Arial"/>
                <w:highlight w:val="cyan"/>
                <w:rPrChange w:id="658" w:author="Licencia Office" w:date="2026-04-22T13:37:00Z" w16du:dateUtc="2026-04-22T19:37:00Z">
                  <w:rPr>
                    <w:ins w:id="659" w:author="Licencia Office" w:date="2026-04-22T13:36:00Z" w16du:dateUtc="2026-04-22T19:36:00Z"/>
                    <w:rFonts w:ascii="Montserrat" w:hAnsi="Montserrat" w:cs="Arial"/>
                  </w:rPr>
                </w:rPrChange>
              </w:rPr>
            </w:pPr>
            <w:ins w:id="660" w:author="Licencia Office" w:date="2026-04-22T13:36:00Z" w16du:dateUtc="2026-04-22T19:36:00Z">
              <w:r w:rsidRPr="00AE7BF3">
                <w:rPr>
                  <w:rFonts w:ascii="Montserrat" w:hAnsi="Montserrat" w:cs="Arial"/>
                  <w:highlight w:val="cyan"/>
                  <w:rPrChange w:id="661" w:author="Licencia Office" w:date="2026-04-22T13:37:00Z" w16du:dateUtc="2026-04-22T19:37:00Z">
                    <w:rPr>
                      <w:rFonts w:ascii="Montserrat" w:hAnsi="Montserrat" w:cs="Arial"/>
                    </w:rPr>
                  </w:rPrChange>
                </w:rPr>
                <w:t>XML</w:t>
              </w:r>
            </w:ins>
          </w:p>
        </w:tc>
        <w:tc>
          <w:tcPr>
            <w:tcW w:w="3020" w:type="dxa"/>
            <w:tcBorders>
              <w:top w:val="single" w:sz="6" w:space="0" w:color="auto"/>
              <w:left w:val="single" w:sz="6" w:space="0" w:color="auto"/>
              <w:bottom w:val="single" w:sz="6" w:space="0" w:color="auto"/>
              <w:right w:val="single" w:sz="6" w:space="0" w:color="auto"/>
            </w:tcBorders>
            <w:vAlign w:val="center"/>
          </w:tcPr>
          <w:p w14:paraId="023A619E" w14:textId="77777777" w:rsidR="00AE7BF3" w:rsidRPr="00AE7BF3" w:rsidRDefault="00AE7BF3" w:rsidP="00B04EE0">
            <w:pPr>
              <w:keepNext/>
              <w:snapToGrid w:val="0"/>
              <w:spacing w:after="120"/>
              <w:jc w:val="center"/>
              <w:rPr>
                <w:ins w:id="662" w:author="Licencia Office" w:date="2026-04-22T13:36:00Z" w16du:dateUtc="2026-04-22T19:36:00Z"/>
                <w:rFonts w:ascii="Montserrat" w:hAnsi="Montserrat" w:cs="Arial"/>
                <w:highlight w:val="cyan"/>
                <w:rPrChange w:id="663" w:author="Licencia Office" w:date="2026-04-22T13:37:00Z" w16du:dateUtc="2026-04-22T19:37:00Z">
                  <w:rPr>
                    <w:ins w:id="664" w:author="Licencia Office" w:date="2026-04-22T13:36:00Z" w16du:dateUtc="2026-04-22T19:36:00Z"/>
                    <w:rFonts w:ascii="Montserrat" w:hAnsi="Montserrat" w:cs="Arial"/>
                  </w:rPr>
                </w:rPrChange>
              </w:rPr>
            </w:pPr>
            <w:ins w:id="665" w:author="Licencia Office" w:date="2026-04-22T13:36:00Z" w16du:dateUtc="2026-04-22T19:36:00Z">
              <w:r w:rsidRPr="00AE7BF3">
                <w:rPr>
                  <w:rFonts w:ascii="Montserrat" w:hAnsi="Montserrat" w:cs="Arial"/>
                  <w:highlight w:val="cyan"/>
                  <w:rPrChange w:id="666" w:author="Licencia Office" w:date="2026-04-22T13:37:00Z" w16du:dateUtc="2026-04-22T19:37:00Z">
                    <w:rPr>
                      <w:rFonts w:ascii="Montserrat" w:hAnsi="Montserrat" w:cs="Arial"/>
                    </w:rPr>
                  </w:rPrChange>
                </w:rPr>
                <w:t>HTTPS</w:t>
              </w:r>
            </w:ins>
          </w:p>
        </w:tc>
        <w:tc>
          <w:tcPr>
            <w:tcW w:w="2073" w:type="dxa"/>
            <w:tcBorders>
              <w:top w:val="single" w:sz="6" w:space="0" w:color="auto"/>
              <w:left w:val="single" w:sz="6" w:space="0" w:color="auto"/>
              <w:bottom w:val="single" w:sz="6" w:space="0" w:color="auto"/>
              <w:right w:val="single" w:sz="6" w:space="0" w:color="auto"/>
            </w:tcBorders>
            <w:vAlign w:val="center"/>
          </w:tcPr>
          <w:p w14:paraId="14BF9EB4" w14:textId="77777777" w:rsidR="00AE7BF3" w:rsidRPr="00AE7BF3" w:rsidRDefault="00AE7BF3" w:rsidP="00B04EE0">
            <w:pPr>
              <w:keepNext/>
              <w:snapToGrid w:val="0"/>
              <w:spacing w:after="120"/>
              <w:jc w:val="center"/>
              <w:rPr>
                <w:ins w:id="667" w:author="Licencia Office" w:date="2026-04-22T13:36:00Z" w16du:dateUtc="2026-04-22T19:36:00Z"/>
                <w:rFonts w:ascii="Montserrat" w:hAnsi="Montserrat" w:cs="Arial"/>
                <w:highlight w:val="cyan"/>
                <w:rPrChange w:id="668" w:author="Licencia Office" w:date="2026-04-22T13:37:00Z" w16du:dateUtc="2026-04-22T19:37:00Z">
                  <w:rPr>
                    <w:ins w:id="669" w:author="Licencia Office" w:date="2026-04-22T13:36:00Z" w16du:dateUtc="2026-04-22T19:36:00Z"/>
                    <w:rFonts w:ascii="Montserrat" w:hAnsi="Montserrat" w:cs="Arial"/>
                  </w:rPr>
                </w:rPrChange>
              </w:rPr>
            </w:pPr>
            <w:ins w:id="670" w:author="Licencia Office" w:date="2026-04-22T13:36:00Z" w16du:dateUtc="2026-04-22T19:36:00Z">
              <w:r w:rsidRPr="00AE7BF3">
                <w:rPr>
                  <w:rFonts w:ascii="Montserrat" w:hAnsi="Montserrat" w:cs="Arial"/>
                  <w:highlight w:val="cyan"/>
                  <w:rPrChange w:id="671" w:author="Licencia Office" w:date="2026-04-22T13:37:00Z" w16du:dateUtc="2026-04-22T19:37:00Z">
                    <w:rPr>
                      <w:rFonts w:ascii="Montserrat" w:hAnsi="Montserrat" w:cs="Arial"/>
                    </w:rPr>
                  </w:rPrChange>
                </w:rPr>
                <w:t>Se estima en promedio 359 consultas por día.</w:t>
              </w:r>
            </w:ins>
          </w:p>
        </w:tc>
      </w:tr>
      <w:tr w:rsidR="00AE7BF3" w:rsidRPr="00AE7BF3" w14:paraId="0182CEE3" w14:textId="77777777" w:rsidTr="00B04EE0">
        <w:trPr>
          <w:trHeight w:val="299"/>
          <w:jc w:val="center"/>
          <w:hidden/>
          <w:ins w:id="672"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tcPr>
          <w:p w14:paraId="7EFC858C" w14:textId="77777777" w:rsidR="00AE7BF3" w:rsidRPr="00AE7BF3" w:rsidRDefault="00AE7BF3" w:rsidP="00B04EE0">
            <w:pPr>
              <w:jc w:val="center"/>
              <w:rPr>
                <w:ins w:id="673" w:author="Licencia Office" w:date="2026-04-22T13:36:00Z" w16du:dateUtc="2026-04-22T19:36:00Z"/>
                <w:rFonts w:ascii="Montserrat" w:hAnsi="Montserrat" w:cs="Arial"/>
                <w:i/>
                <w:vanish/>
                <w:color w:val="0000FF"/>
                <w:highlight w:val="cyan"/>
                <w:lang w:val="en-US"/>
                <w:rPrChange w:id="674" w:author="Licencia Office" w:date="2026-04-22T13:37:00Z" w16du:dateUtc="2026-04-22T19:37:00Z">
                  <w:rPr>
                    <w:ins w:id="675" w:author="Licencia Office" w:date="2026-04-22T13:36:00Z" w16du:dateUtc="2026-04-22T19:36:00Z"/>
                    <w:rFonts w:ascii="Montserrat" w:hAnsi="Montserrat" w:cs="Arial"/>
                    <w:i/>
                    <w:vanish/>
                    <w:color w:val="0000FF"/>
                    <w:lang w:val="en-US"/>
                  </w:rPr>
                </w:rPrChange>
              </w:rPr>
            </w:pPr>
            <w:ins w:id="676" w:author="Licencia Office" w:date="2026-04-22T13:36:00Z" w16du:dateUtc="2026-04-22T19:36:00Z">
              <w:r w:rsidRPr="00AE7BF3">
                <w:rPr>
                  <w:rFonts w:ascii="Montserrat" w:hAnsi="Montserrat" w:cs="Arial"/>
                  <w:i/>
                  <w:vanish/>
                  <w:color w:val="0000FF"/>
                  <w:highlight w:val="cyan"/>
                  <w:lang w:val="en-US"/>
                  <w:rPrChange w:id="677" w:author="Licencia Office" w:date="2026-04-22T13:37:00Z" w16du:dateUtc="2026-04-22T19:37:00Z">
                    <w:rPr>
                      <w:rFonts w:ascii="Montserrat" w:hAnsi="Montserrat" w:cs="Arial"/>
                      <w:i/>
                      <w:vanish/>
                      <w:color w:val="0000FF"/>
                      <w:lang w:val="en-US"/>
                    </w:rPr>
                  </w:rPrChange>
                </w:rPr>
                <w:t>&lt;I input, O output, B ambos&gt;</w:t>
              </w:r>
            </w:ins>
          </w:p>
        </w:tc>
        <w:tc>
          <w:tcPr>
            <w:tcW w:w="2845" w:type="dxa"/>
            <w:tcBorders>
              <w:top w:val="single" w:sz="6" w:space="0" w:color="auto"/>
              <w:left w:val="single" w:sz="6" w:space="0" w:color="auto"/>
              <w:bottom w:val="single" w:sz="6" w:space="0" w:color="auto"/>
              <w:right w:val="single" w:sz="6" w:space="0" w:color="auto"/>
            </w:tcBorders>
          </w:tcPr>
          <w:p w14:paraId="389C3B81" w14:textId="77777777" w:rsidR="00AE7BF3" w:rsidRPr="00AE7BF3" w:rsidRDefault="00AE7BF3" w:rsidP="00B04EE0">
            <w:pPr>
              <w:jc w:val="center"/>
              <w:rPr>
                <w:ins w:id="678" w:author="Licencia Office" w:date="2026-04-22T13:36:00Z" w16du:dateUtc="2026-04-22T19:36:00Z"/>
                <w:rFonts w:ascii="Montserrat" w:hAnsi="Montserrat" w:cs="Arial"/>
                <w:i/>
                <w:vanish/>
                <w:color w:val="0000FF"/>
                <w:highlight w:val="cyan"/>
                <w:rPrChange w:id="679" w:author="Licencia Office" w:date="2026-04-22T13:37:00Z" w16du:dateUtc="2026-04-22T19:37:00Z">
                  <w:rPr>
                    <w:ins w:id="680" w:author="Licencia Office" w:date="2026-04-22T13:36:00Z" w16du:dateUtc="2026-04-22T19:36:00Z"/>
                    <w:rFonts w:ascii="Montserrat" w:hAnsi="Montserrat" w:cs="Arial"/>
                    <w:i/>
                    <w:vanish/>
                    <w:color w:val="0000FF"/>
                  </w:rPr>
                </w:rPrChange>
              </w:rPr>
            </w:pPr>
            <w:ins w:id="681" w:author="Licencia Office" w:date="2026-04-22T13:36:00Z" w16du:dateUtc="2026-04-22T19:36:00Z">
              <w:r w:rsidRPr="00AE7BF3">
                <w:rPr>
                  <w:rFonts w:ascii="Montserrat" w:hAnsi="Montserrat" w:cs="Arial"/>
                  <w:i/>
                  <w:vanish/>
                  <w:color w:val="0000FF"/>
                  <w:highlight w:val="cyan"/>
                  <w:rPrChange w:id="682" w:author="Licencia Office" w:date="2026-04-22T13:37:00Z" w16du:dateUtc="2026-04-22T19:37:00Z">
                    <w:rPr>
                      <w:rFonts w:ascii="Montserrat" w:hAnsi="Montserrat" w:cs="Arial"/>
                      <w:i/>
                      <w:vanish/>
                      <w:color w:val="0000FF"/>
                    </w:rPr>
                  </w:rPrChange>
                </w:rPr>
                <w:t>&lt;Apoyarse en el Anexo I. Tipos de Interfaz. En caso de que no exista en este anexo, deberá documentarse como se presenta en el Anexo..&gt;</w:t>
              </w:r>
            </w:ins>
          </w:p>
        </w:tc>
        <w:tc>
          <w:tcPr>
            <w:tcW w:w="3020" w:type="dxa"/>
            <w:tcBorders>
              <w:top w:val="single" w:sz="6" w:space="0" w:color="auto"/>
              <w:left w:val="single" w:sz="6" w:space="0" w:color="auto"/>
              <w:bottom w:val="single" w:sz="6" w:space="0" w:color="auto"/>
              <w:right w:val="single" w:sz="6" w:space="0" w:color="auto"/>
            </w:tcBorders>
          </w:tcPr>
          <w:p w14:paraId="5CA39037" w14:textId="77777777" w:rsidR="00AE7BF3" w:rsidRPr="00AE7BF3" w:rsidRDefault="00AE7BF3" w:rsidP="00B04EE0">
            <w:pPr>
              <w:jc w:val="center"/>
              <w:rPr>
                <w:ins w:id="683" w:author="Licencia Office" w:date="2026-04-22T13:36:00Z" w16du:dateUtc="2026-04-22T19:36:00Z"/>
                <w:rFonts w:ascii="Montserrat" w:hAnsi="Montserrat" w:cs="Arial"/>
                <w:i/>
                <w:vanish/>
                <w:color w:val="0000FF"/>
                <w:highlight w:val="cyan"/>
                <w:rPrChange w:id="684" w:author="Licencia Office" w:date="2026-04-22T13:37:00Z" w16du:dateUtc="2026-04-22T19:37:00Z">
                  <w:rPr>
                    <w:ins w:id="685" w:author="Licencia Office" w:date="2026-04-22T13:36:00Z" w16du:dateUtc="2026-04-22T19:36:00Z"/>
                    <w:rFonts w:ascii="Montserrat" w:hAnsi="Montserrat" w:cs="Arial"/>
                    <w:i/>
                    <w:vanish/>
                    <w:color w:val="0000FF"/>
                  </w:rPr>
                </w:rPrChange>
              </w:rPr>
            </w:pPr>
            <w:ins w:id="686" w:author="Licencia Office" w:date="2026-04-22T13:36:00Z" w16du:dateUtc="2026-04-22T19:36:00Z">
              <w:r w:rsidRPr="00AE7BF3">
                <w:rPr>
                  <w:rFonts w:ascii="Montserrat" w:hAnsi="Montserrat" w:cs="Arial"/>
                  <w:i/>
                  <w:vanish/>
                  <w:color w:val="0000FF"/>
                  <w:highlight w:val="cyan"/>
                  <w:rPrChange w:id="687" w:author="Licencia Office" w:date="2026-04-22T13:37:00Z" w16du:dateUtc="2026-04-22T19:37:00Z">
                    <w:rPr>
                      <w:rFonts w:ascii="Montserrat" w:hAnsi="Montserrat" w:cs="Arial"/>
                      <w:i/>
                      <w:vanish/>
                      <w:color w:val="0000FF"/>
                    </w:rPr>
                  </w:rPrChange>
                </w:rPr>
                <w:t>&lt;Ejemplo: FTP, Telnet, TCP/IP, etc.&gt;</w:t>
              </w:r>
            </w:ins>
          </w:p>
        </w:tc>
        <w:tc>
          <w:tcPr>
            <w:tcW w:w="2073" w:type="dxa"/>
            <w:tcBorders>
              <w:top w:val="single" w:sz="6" w:space="0" w:color="auto"/>
              <w:left w:val="single" w:sz="6" w:space="0" w:color="auto"/>
              <w:bottom w:val="single" w:sz="6" w:space="0" w:color="auto"/>
              <w:right w:val="single" w:sz="6" w:space="0" w:color="auto"/>
            </w:tcBorders>
          </w:tcPr>
          <w:p w14:paraId="09E06B58" w14:textId="77777777" w:rsidR="00AE7BF3" w:rsidRPr="00AE7BF3" w:rsidRDefault="00AE7BF3" w:rsidP="00B04EE0">
            <w:pPr>
              <w:jc w:val="center"/>
              <w:rPr>
                <w:ins w:id="688" w:author="Licencia Office" w:date="2026-04-22T13:36:00Z" w16du:dateUtc="2026-04-22T19:36:00Z"/>
                <w:rFonts w:ascii="Montserrat" w:hAnsi="Montserrat" w:cs="Arial"/>
                <w:i/>
                <w:vanish/>
                <w:color w:val="0000FF"/>
                <w:highlight w:val="cyan"/>
                <w:rPrChange w:id="689" w:author="Licencia Office" w:date="2026-04-22T13:37:00Z" w16du:dateUtc="2026-04-22T19:37:00Z">
                  <w:rPr>
                    <w:ins w:id="690" w:author="Licencia Office" w:date="2026-04-22T13:36:00Z" w16du:dateUtc="2026-04-22T19:36:00Z"/>
                    <w:rFonts w:ascii="Montserrat" w:hAnsi="Montserrat" w:cs="Arial"/>
                    <w:i/>
                    <w:vanish/>
                    <w:color w:val="0000FF"/>
                  </w:rPr>
                </w:rPrChange>
              </w:rPr>
            </w:pPr>
            <w:ins w:id="691" w:author="Licencia Office" w:date="2026-04-22T13:36:00Z" w16du:dateUtc="2026-04-22T19:36:00Z">
              <w:r w:rsidRPr="00AE7BF3">
                <w:rPr>
                  <w:rFonts w:ascii="Montserrat" w:hAnsi="Montserrat" w:cs="Arial"/>
                  <w:i/>
                  <w:vanish/>
                  <w:color w:val="0000FF"/>
                  <w:highlight w:val="cyan"/>
                  <w:rPrChange w:id="692" w:author="Licencia Office" w:date="2026-04-22T13:37:00Z" w16du:dateUtc="2026-04-22T19:37:00Z">
                    <w:rPr>
                      <w:rFonts w:ascii="Montserrat" w:hAnsi="Montserrat" w:cs="Arial"/>
                      <w:i/>
                      <w:vanish/>
                      <w:color w:val="0000FF"/>
                    </w:rPr>
                  </w:rPrChange>
                </w:rPr>
                <w:t>&lt;Promedio de volumen de transacciones esperadas.&gt;</w:t>
              </w:r>
            </w:ins>
          </w:p>
        </w:tc>
      </w:tr>
    </w:tbl>
    <w:p w14:paraId="12478B9F" w14:textId="77777777" w:rsidR="00AE7BF3" w:rsidRPr="00AE7BF3" w:rsidRDefault="00AE7BF3" w:rsidP="00AE7BF3">
      <w:pPr>
        <w:rPr>
          <w:ins w:id="693" w:author="Licencia Office" w:date="2026-04-22T13:36:00Z" w16du:dateUtc="2026-04-22T19:36:00Z"/>
          <w:rFonts w:ascii="Montserrat" w:hAnsi="Montserrat" w:cs="Arial"/>
          <w:highlight w:val="cyan"/>
          <w:rPrChange w:id="694" w:author="Licencia Office" w:date="2026-04-22T13:37:00Z" w16du:dateUtc="2026-04-22T19:37:00Z">
            <w:rPr>
              <w:ins w:id="695" w:author="Licencia Office" w:date="2026-04-22T13:36:00Z" w16du:dateUtc="2026-04-22T19:36:00Z"/>
              <w:rFonts w:ascii="Montserrat" w:hAnsi="Montserrat" w:cs="Arial"/>
            </w:rPr>
          </w:rPrChange>
        </w:rPr>
      </w:pPr>
    </w:p>
    <w:p w14:paraId="5DC40C3B" w14:textId="77777777" w:rsidR="00AE7BF3" w:rsidRPr="00AE7BF3" w:rsidRDefault="00AE7BF3" w:rsidP="00AE7BF3">
      <w:pPr>
        <w:keepNext/>
        <w:spacing w:before="240" w:after="60"/>
        <w:outlineLvl w:val="0"/>
        <w:rPr>
          <w:ins w:id="696" w:author="Licencia Office" w:date="2026-04-22T13:36:00Z" w16du:dateUtc="2026-04-22T19:36:00Z"/>
          <w:rFonts w:ascii="Montserrat" w:hAnsi="Montserrat" w:cs="Arial"/>
          <w:color w:val="0000FF"/>
          <w:highlight w:val="cyan"/>
          <w:rPrChange w:id="697" w:author="Licencia Office" w:date="2026-04-22T13:37:00Z" w16du:dateUtc="2026-04-22T19:37:00Z">
            <w:rPr>
              <w:ins w:id="698" w:author="Licencia Office" w:date="2026-04-22T13:36:00Z" w16du:dateUtc="2026-04-22T19:36:00Z"/>
              <w:rFonts w:ascii="Montserrat" w:hAnsi="Montserrat" w:cs="Arial"/>
              <w:color w:val="0000FF"/>
            </w:rPr>
          </w:rPrChange>
        </w:rPr>
      </w:pPr>
      <w:ins w:id="699" w:author="Licencia Office" w:date="2026-04-22T13:36:00Z" w16du:dateUtc="2026-04-22T19:36:00Z">
        <w:r w:rsidRPr="00AE7BF3">
          <w:rPr>
            <w:rFonts w:ascii="Montserrat" w:hAnsi="Montserrat" w:cs="Arial"/>
            <w:b/>
            <w:bCs/>
            <w:kern w:val="32"/>
            <w:highlight w:val="cyan"/>
            <w:rPrChange w:id="700" w:author="Licencia Office" w:date="2026-04-22T13:37:00Z" w16du:dateUtc="2026-04-22T19:37:00Z">
              <w:rPr>
                <w:rFonts w:ascii="Montserrat" w:hAnsi="Montserrat" w:cs="Arial"/>
                <w:b/>
                <w:bCs/>
                <w:kern w:val="32"/>
              </w:rPr>
            </w:rPrChange>
          </w:rPr>
          <w:t xml:space="preserve">TRANSMISIÓN DE DATOS </w:t>
        </w:r>
        <w:r w:rsidRPr="00AE7BF3">
          <w:rPr>
            <w:rFonts w:ascii="Montserrat" w:hAnsi="Montserrat" w:cs="Arial"/>
            <w:b/>
            <w:bCs/>
            <w:i/>
            <w:vanish/>
            <w:color w:val="0000FF"/>
            <w:kern w:val="32"/>
            <w:highlight w:val="cyan"/>
            <w:rPrChange w:id="701" w:author="Licencia Office" w:date="2026-04-22T13:37:00Z" w16du:dateUtc="2026-04-22T19:37:00Z">
              <w:rPr>
                <w:rFonts w:ascii="Montserrat" w:hAnsi="Montserrat" w:cs="Arial"/>
                <w:b/>
                <w:bCs/>
                <w:i/>
                <w:vanish/>
                <w:color w:val="0000FF"/>
                <w:kern w:val="32"/>
              </w:rPr>
            </w:rPrChange>
          </w:rPr>
          <w:t>[Fase: Análisis] [Etapa: Especificación Funcional] (ACSN)</w:t>
        </w:r>
      </w:ins>
    </w:p>
    <w:p w14:paraId="451624FD" w14:textId="77777777" w:rsidR="00AE7BF3" w:rsidRPr="00AE7BF3" w:rsidRDefault="00AE7BF3" w:rsidP="00AE7BF3">
      <w:pPr>
        <w:jc w:val="both"/>
        <w:rPr>
          <w:ins w:id="702" w:author="Licencia Office" w:date="2026-04-22T13:36:00Z" w16du:dateUtc="2026-04-22T19:36:00Z"/>
          <w:rFonts w:ascii="Montserrat" w:hAnsi="Montserrat" w:cs="Arial"/>
          <w:i/>
          <w:vanish/>
          <w:color w:val="0000FF"/>
          <w:highlight w:val="cyan"/>
          <w:rPrChange w:id="703" w:author="Licencia Office" w:date="2026-04-22T13:37:00Z" w16du:dateUtc="2026-04-22T19:37:00Z">
            <w:rPr>
              <w:ins w:id="704" w:author="Licencia Office" w:date="2026-04-22T13:36:00Z" w16du:dateUtc="2026-04-22T19:36:00Z"/>
              <w:rFonts w:ascii="Montserrat" w:hAnsi="Montserrat" w:cs="Arial"/>
              <w:i/>
              <w:vanish/>
              <w:color w:val="0000FF"/>
            </w:rPr>
          </w:rPrChange>
        </w:rPr>
      </w:pPr>
      <w:ins w:id="705" w:author="Licencia Office" w:date="2026-04-22T13:36:00Z" w16du:dateUtc="2026-04-22T19:36:00Z">
        <w:r w:rsidRPr="00AE7BF3">
          <w:rPr>
            <w:rFonts w:ascii="Montserrat" w:hAnsi="Montserrat" w:cs="Arial"/>
            <w:i/>
            <w:vanish/>
            <w:color w:val="0000FF"/>
            <w:highlight w:val="cyan"/>
            <w:rPrChange w:id="706" w:author="Licencia Office" w:date="2026-04-22T13:37:00Z" w16du:dateUtc="2026-04-22T19:37:00Z">
              <w:rPr>
                <w:rFonts w:ascii="Montserrat" w:hAnsi="Montserrat" w:cs="Arial"/>
                <w:i/>
                <w:vanish/>
                <w:color w:val="0000FF"/>
              </w:rPr>
            </w:rPrChange>
          </w:rPr>
          <w:t>Describir los requerimientos necesarios para la conversión o transformación de la información a ser utilizada por la interfaz (recibir información). Incluir un ejemplo del formato a emplear, el cual debe contener una estructura definida de acuerdo a los requerimientos del cliente.</w:t>
        </w:r>
      </w:ins>
    </w:p>
    <w:p w14:paraId="7D95CF21" w14:textId="77777777" w:rsidR="00AE7BF3" w:rsidRPr="00AE7BF3" w:rsidRDefault="00AE7BF3" w:rsidP="00AE7BF3">
      <w:pPr>
        <w:jc w:val="both"/>
        <w:rPr>
          <w:ins w:id="707" w:author="Licencia Office" w:date="2026-04-22T13:36:00Z" w16du:dateUtc="2026-04-22T19:36:00Z"/>
          <w:rFonts w:ascii="Montserrat" w:hAnsi="Montserrat" w:cs="Arial"/>
          <w:i/>
          <w:vanish/>
          <w:color w:val="0000FF"/>
          <w:highlight w:val="cyan"/>
          <w:rPrChange w:id="708" w:author="Licencia Office" w:date="2026-04-22T13:37:00Z" w16du:dateUtc="2026-04-22T19:37:00Z">
            <w:rPr>
              <w:ins w:id="709" w:author="Licencia Office" w:date="2026-04-22T13:36:00Z" w16du:dateUtc="2026-04-22T19:36:00Z"/>
              <w:rFonts w:ascii="Montserrat" w:hAnsi="Montserrat" w:cs="Arial"/>
              <w:i/>
              <w:vanish/>
              <w:color w:val="0000FF"/>
            </w:rPr>
          </w:rPrChange>
        </w:rPr>
      </w:pPr>
    </w:p>
    <w:p w14:paraId="7738214B" w14:textId="77777777" w:rsidR="00AE7BF3" w:rsidRPr="00AE7BF3" w:rsidRDefault="00AE7BF3" w:rsidP="00AE7BF3">
      <w:pPr>
        <w:jc w:val="both"/>
        <w:rPr>
          <w:ins w:id="710" w:author="Licencia Office" w:date="2026-04-22T13:36:00Z" w16du:dateUtc="2026-04-22T19:36:00Z"/>
          <w:rFonts w:ascii="Montserrat" w:hAnsi="Montserrat" w:cs="Arial"/>
          <w:i/>
          <w:vanish/>
          <w:color w:val="0000FF"/>
          <w:highlight w:val="cyan"/>
          <w:rPrChange w:id="711" w:author="Licencia Office" w:date="2026-04-22T13:37:00Z" w16du:dateUtc="2026-04-22T19:37:00Z">
            <w:rPr>
              <w:ins w:id="712" w:author="Licencia Office" w:date="2026-04-22T13:36:00Z" w16du:dateUtc="2026-04-22T19:36:00Z"/>
              <w:rFonts w:ascii="Montserrat" w:hAnsi="Montserrat" w:cs="Arial"/>
              <w:i/>
              <w:vanish/>
              <w:color w:val="0000FF"/>
            </w:rPr>
          </w:rPrChange>
        </w:rPr>
      </w:pPr>
      <w:ins w:id="713" w:author="Licencia Office" w:date="2026-04-22T13:36:00Z" w16du:dateUtc="2026-04-22T19:36:00Z">
        <w:r w:rsidRPr="00AE7BF3">
          <w:rPr>
            <w:rFonts w:ascii="Montserrat" w:hAnsi="Montserrat" w:cs="Arial"/>
            <w:i/>
            <w:vanish/>
            <w:color w:val="0000FF"/>
            <w:highlight w:val="cyan"/>
            <w:rPrChange w:id="714" w:author="Licencia Office" w:date="2026-04-22T13:37:00Z" w16du:dateUtc="2026-04-22T19:37:00Z">
              <w:rPr>
                <w:rFonts w:ascii="Montserrat" w:hAnsi="Montserrat" w:cs="Arial"/>
                <w:i/>
                <w:vanish/>
                <w:color w:val="0000FF"/>
              </w:rPr>
            </w:rPrChange>
          </w:rPr>
          <w:t>Ejemplo:</w:t>
        </w:r>
      </w:ins>
    </w:p>
    <w:p w14:paraId="3F622146" w14:textId="77777777" w:rsidR="00AE7BF3" w:rsidRPr="00AE7BF3" w:rsidRDefault="00AE7BF3" w:rsidP="00AE7BF3">
      <w:pPr>
        <w:jc w:val="both"/>
        <w:rPr>
          <w:ins w:id="715" w:author="Licencia Office" w:date="2026-04-22T13:36:00Z" w16du:dateUtc="2026-04-22T19:36:00Z"/>
          <w:rFonts w:ascii="Montserrat" w:hAnsi="Montserrat" w:cs="Arial"/>
          <w:i/>
          <w:vanish/>
          <w:color w:val="0000FF"/>
          <w:highlight w:val="cyan"/>
          <w:rPrChange w:id="716" w:author="Licencia Office" w:date="2026-04-22T13:37:00Z" w16du:dateUtc="2026-04-22T19:37:00Z">
            <w:rPr>
              <w:ins w:id="717" w:author="Licencia Office" w:date="2026-04-22T13:36:00Z" w16du:dateUtc="2026-04-22T19:36:00Z"/>
              <w:rFonts w:ascii="Montserrat" w:hAnsi="Montserrat" w:cs="Arial"/>
              <w:i/>
              <w:vanish/>
              <w:color w:val="0000FF"/>
            </w:rPr>
          </w:rPrChange>
        </w:rPr>
      </w:pPr>
    </w:p>
    <w:p w14:paraId="32A34AFB" w14:textId="77777777" w:rsidR="00AE7BF3" w:rsidRPr="00AE7BF3" w:rsidRDefault="00AE7BF3" w:rsidP="00AE7BF3">
      <w:pPr>
        <w:jc w:val="both"/>
        <w:rPr>
          <w:ins w:id="718" w:author="Licencia Office" w:date="2026-04-22T13:36:00Z" w16du:dateUtc="2026-04-22T19:36:00Z"/>
          <w:rFonts w:ascii="Montserrat" w:hAnsi="Montserrat" w:cs="Arial"/>
          <w:i/>
          <w:vanish/>
          <w:color w:val="0000FF"/>
          <w:highlight w:val="cyan"/>
          <w:rPrChange w:id="719" w:author="Licencia Office" w:date="2026-04-22T13:37:00Z" w16du:dateUtc="2026-04-22T19:37:00Z">
            <w:rPr>
              <w:ins w:id="720" w:author="Licencia Office" w:date="2026-04-22T13:36:00Z" w16du:dateUtc="2026-04-22T19:36:00Z"/>
              <w:rFonts w:ascii="Montserrat" w:hAnsi="Montserrat" w:cs="Arial"/>
              <w:i/>
              <w:vanish/>
              <w:color w:val="0000FF"/>
            </w:rPr>
          </w:rPrChange>
        </w:rPr>
      </w:pPr>
      <w:ins w:id="721" w:author="Licencia Office" w:date="2026-04-22T13:36:00Z" w16du:dateUtc="2026-04-22T19:36:00Z">
        <w:r w:rsidRPr="00AE7BF3">
          <w:rPr>
            <w:rFonts w:ascii="Montserrat" w:hAnsi="Montserrat" w:cs="Arial"/>
            <w:i/>
            <w:vanish/>
            <w:color w:val="0000FF"/>
            <w:highlight w:val="cyan"/>
            <w:rPrChange w:id="722" w:author="Licencia Office" w:date="2026-04-22T13:37:00Z" w16du:dateUtc="2026-04-22T19:37:00Z">
              <w:rPr>
                <w:rFonts w:ascii="Montserrat" w:hAnsi="Montserrat" w:cs="Arial"/>
                <w:i/>
                <w:vanish/>
                <w:color w:val="0000FF"/>
              </w:rPr>
            </w:rPrChange>
          </w:rPr>
          <w:t>Conversión de archivos de un formato a otro sin pérdida de información</w:t>
        </w:r>
      </w:ins>
    </w:p>
    <w:p w14:paraId="3D803CC6" w14:textId="77777777" w:rsidR="00AE7BF3" w:rsidRPr="00AE7BF3" w:rsidRDefault="00AE7BF3" w:rsidP="00AE7BF3">
      <w:pPr>
        <w:jc w:val="both"/>
        <w:rPr>
          <w:ins w:id="723" w:author="Licencia Office" w:date="2026-04-22T13:36:00Z" w16du:dateUtc="2026-04-22T19:36:00Z"/>
          <w:rFonts w:ascii="Montserrat" w:hAnsi="Montserrat" w:cs="Arial"/>
          <w:i/>
          <w:vanish/>
          <w:color w:val="0000FF"/>
          <w:highlight w:val="cyan"/>
          <w:rPrChange w:id="724" w:author="Licencia Office" w:date="2026-04-22T13:37:00Z" w16du:dateUtc="2026-04-22T19:37:00Z">
            <w:rPr>
              <w:ins w:id="725" w:author="Licencia Office" w:date="2026-04-22T13:36:00Z" w16du:dateUtc="2026-04-22T19:36:00Z"/>
              <w:rFonts w:ascii="Montserrat" w:hAnsi="Montserrat" w:cs="Arial"/>
              <w:i/>
              <w:vanish/>
              <w:color w:val="0000FF"/>
            </w:rPr>
          </w:rPrChange>
        </w:rPr>
      </w:pPr>
      <w:ins w:id="726" w:author="Licencia Office" w:date="2026-04-22T13:36:00Z" w16du:dateUtc="2026-04-22T19:36:00Z">
        <w:r w:rsidRPr="00AE7BF3">
          <w:rPr>
            <w:rFonts w:ascii="Montserrat" w:hAnsi="Montserrat" w:cs="Arial"/>
            <w:i/>
            <w:vanish/>
            <w:color w:val="0000FF"/>
            <w:highlight w:val="cyan"/>
            <w:rPrChange w:id="727" w:author="Licencia Office" w:date="2026-04-22T13:37:00Z" w16du:dateUtc="2026-04-22T19:37:00Z">
              <w:rPr>
                <w:rFonts w:ascii="Montserrat" w:hAnsi="Montserrat" w:cs="Arial"/>
                <w:i/>
                <w:vanish/>
                <w:color w:val="0000FF"/>
              </w:rPr>
            </w:rPrChange>
          </w:rPr>
          <w:t>Rutinas de validación de información</w:t>
        </w:r>
      </w:ins>
    </w:p>
    <w:p w14:paraId="7BA85D9B" w14:textId="77777777" w:rsidR="00AE7BF3" w:rsidRPr="00AE7BF3" w:rsidRDefault="00AE7BF3" w:rsidP="00AE7BF3">
      <w:pPr>
        <w:jc w:val="both"/>
        <w:rPr>
          <w:ins w:id="728" w:author="Licencia Office" w:date="2026-04-22T13:36:00Z" w16du:dateUtc="2026-04-22T19:36:00Z"/>
          <w:rFonts w:ascii="Montserrat" w:hAnsi="Montserrat" w:cs="Arial"/>
          <w:i/>
          <w:vanish/>
          <w:color w:val="0000FF"/>
          <w:highlight w:val="cyan"/>
          <w:rPrChange w:id="729" w:author="Licencia Office" w:date="2026-04-22T13:37:00Z" w16du:dateUtc="2026-04-22T19:37:00Z">
            <w:rPr>
              <w:ins w:id="730" w:author="Licencia Office" w:date="2026-04-22T13:36:00Z" w16du:dateUtc="2026-04-22T19:36:00Z"/>
              <w:rFonts w:ascii="Montserrat" w:hAnsi="Montserrat" w:cs="Arial"/>
              <w:i/>
              <w:vanish/>
              <w:color w:val="0000FF"/>
            </w:rPr>
          </w:rPrChange>
        </w:rPr>
      </w:pPr>
      <w:ins w:id="731" w:author="Licencia Office" w:date="2026-04-22T13:36:00Z" w16du:dateUtc="2026-04-22T19:36:00Z">
        <w:r w:rsidRPr="00AE7BF3">
          <w:rPr>
            <w:rFonts w:ascii="Montserrat" w:hAnsi="Montserrat" w:cs="Arial"/>
            <w:i/>
            <w:vanish/>
            <w:color w:val="0000FF"/>
            <w:highlight w:val="cyan"/>
            <w:rPrChange w:id="732" w:author="Licencia Office" w:date="2026-04-22T13:37:00Z" w16du:dateUtc="2026-04-22T19:37:00Z">
              <w:rPr>
                <w:rFonts w:ascii="Montserrat" w:hAnsi="Montserrat" w:cs="Arial"/>
                <w:i/>
                <w:vanish/>
                <w:color w:val="0000FF"/>
              </w:rPr>
            </w:rPrChange>
          </w:rPr>
          <w:t>Herramientas automatizadas de conversión</w:t>
        </w:r>
      </w:ins>
    </w:p>
    <w:p w14:paraId="051BEFCF" w14:textId="77777777" w:rsidR="00AE7BF3" w:rsidRPr="00AE7BF3" w:rsidRDefault="00AE7BF3" w:rsidP="00AE7BF3">
      <w:pPr>
        <w:jc w:val="both"/>
        <w:rPr>
          <w:ins w:id="733" w:author="Licencia Office" w:date="2026-04-22T13:36:00Z" w16du:dateUtc="2026-04-22T19:36:00Z"/>
          <w:rFonts w:ascii="Montserrat" w:hAnsi="Montserrat" w:cs="Arial"/>
          <w:i/>
          <w:vanish/>
          <w:color w:val="0000FF"/>
          <w:highlight w:val="cyan"/>
          <w:rPrChange w:id="734" w:author="Licencia Office" w:date="2026-04-22T13:37:00Z" w16du:dateUtc="2026-04-22T19:37:00Z">
            <w:rPr>
              <w:ins w:id="735" w:author="Licencia Office" w:date="2026-04-22T13:36:00Z" w16du:dateUtc="2026-04-22T19:36:00Z"/>
              <w:rFonts w:ascii="Montserrat" w:hAnsi="Montserrat" w:cs="Arial"/>
              <w:i/>
              <w:vanish/>
              <w:color w:val="0000FF"/>
            </w:rPr>
          </w:rPrChange>
        </w:rPr>
      </w:pPr>
    </w:p>
    <w:tbl>
      <w:tblPr>
        <w:tblW w:w="94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619"/>
        <w:gridCol w:w="1559"/>
        <w:gridCol w:w="1134"/>
      </w:tblGrid>
      <w:tr w:rsidR="00AE7BF3" w:rsidRPr="00AE7BF3" w14:paraId="5FA7948D" w14:textId="77777777" w:rsidTr="00B04EE0">
        <w:trPr>
          <w:trHeight w:val="454"/>
          <w:tblHeader/>
          <w:jc w:val="center"/>
          <w:ins w:id="736"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1BCB8C47" w14:textId="77777777" w:rsidR="00AE7BF3" w:rsidRPr="00AE7BF3" w:rsidRDefault="00AE7BF3" w:rsidP="00B04EE0">
            <w:pPr>
              <w:keepNext/>
              <w:snapToGrid w:val="0"/>
              <w:spacing w:after="120"/>
              <w:jc w:val="center"/>
              <w:rPr>
                <w:ins w:id="737" w:author="Licencia Office" w:date="2026-04-22T13:36:00Z" w16du:dateUtc="2026-04-22T19:36:00Z"/>
                <w:rFonts w:ascii="Montserrat" w:hAnsi="Montserrat" w:cs="Arial"/>
                <w:b/>
                <w:highlight w:val="cyan"/>
                <w:rPrChange w:id="738" w:author="Licencia Office" w:date="2026-04-22T13:37:00Z" w16du:dateUtc="2026-04-22T19:37:00Z">
                  <w:rPr>
                    <w:ins w:id="739" w:author="Licencia Office" w:date="2026-04-22T13:36:00Z" w16du:dateUtc="2026-04-22T19:36:00Z"/>
                    <w:rFonts w:ascii="Montserrat" w:hAnsi="Montserrat" w:cs="Arial"/>
                    <w:b/>
                  </w:rPr>
                </w:rPrChange>
              </w:rPr>
            </w:pPr>
            <w:ins w:id="740" w:author="Licencia Office" w:date="2026-04-22T13:36:00Z" w16du:dateUtc="2026-04-22T19:36:00Z">
              <w:r w:rsidRPr="00AE7BF3">
                <w:rPr>
                  <w:rFonts w:ascii="Montserrat" w:hAnsi="Montserrat" w:cs="Arial"/>
                  <w:b/>
                  <w:highlight w:val="cyan"/>
                  <w:rPrChange w:id="741" w:author="Licencia Office" w:date="2026-04-22T13:37:00Z" w16du:dateUtc="2026-04-22T19:37:00Z">
                    <w:rPr>
                      <w:rFonts w:ascii="Montserrat" w:hAnsi="Montserrat" w:cs="Arial"/>
                      <w:b/>
                    </w:rPr>
                  </w:rPrChange>
                </w:rPr>
                <w:t>Posición</w:t>
              </w:r>
            </w:ins>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6AD13C7C" w14:textId="77777777" w:rsidR="00AE7BF3" w:rsidRPr="00AE7BF3" w:rsidRDefault="00AE7BF3" w:rsidP="00B04EE0">
            <w:pPr>
              <w:keepNext/>
              <w:snapToGrid w:val="0"/>
              <w:spacing w:after="120"/>
              <w:jc w:val="center"/>
              <w:rPr>
                <w:ins w:id="742" w:author="Licencia Office" w:date="2026-04-22T13:36:00Z" w16du:dateUtc="2026-04-22T19:36:00Z"/>
                <w:rFonts w:ascii="Montserrat" w:hAnsi="Montserrat" w:cs="Arial"/>
                <w:b/>
                <w:highlight w:val="cyan"/>
                <w:rPrChange w:id="743" w:author="Licencia Office" w:date="2026-04-22T13:37:00Z" w16du:dateUtc="2026-04-22T19:37:00Z">
                  <w:rPr>
                    <w:ins w:id="744" w:author="Licencia Office" w:date="2026-04-22T13:36:00Z" w16du:dateUtc="2026-04-22T19:36:00Z"/>
                    <w:rFonts w:ascii="Montserrat" w:hAnsi="Montserrat" w:cs="Arial"/>
                    <w:b/>
                  </w:rPr>
                </w:rPrChange>
              </w:rPr>
            </w:pPr>
            <w:ins w:id="745" w:author="Licencia Office" w:date="2026-04-22T13:36:00Z" w16du:dateUtc="2026-04-22T19:36:00Z">
              <w:r w:rsidRPr="00AE7BF3">
                <w:rPr>
                  <w:rFonts w:ascii="Montserrat" w:hAnsi="Montserrat" w:cs="Arial"/>
                  <w:b/>
                  <w:highlight w:val="cyan"/>
                  <w:rPrChange w:id="746" w:author="Licencia Office" w:date="2026-04-22T13:37:00Z" w16du:dateUtc="2026-04-22T19:37:00Z">
                    <w:rPr>
                      <w:rFonts w:ascii="Montserrat" w:hAnsi="Montserrat" w:cs="Arial"/>
                      <w:b/>
                    </w:rPr>
                  </w:rPrChange>
                </w:rPr>
                <w:t>Nombre Dato</w:t>
              </w:r>
            </w:ins>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780A3FD4" w14:textId="77777777" w:rsidR="00AE7BF3" w:rsidRPr="00AE7BF3" w:rsidRDefault="00AE7BF3" w:rsidP="00B04EE0">
            <w:pPr>
              <w:keepNext/>
              <w:snapToGrid w:val="0"/>
              <w:spacing w:after="120"/>
              <w:jc w:val="center"/>
              <w:rPr>
                <w:ins w:id="747" w:author="Licencia Office" w:date="2026-04-22T13:36:00Z" w16du:dateUtc="2026-04-22T19:36:00Z"/>
                <w:rFonts w:ascii="Montserrat" w:hAnsi="Montserrat" w:cs="Arial"/>
                <w:b/>
                <w:highlight w:val="cyan"/>
                <w:rPrChange w:id="748" w:author="Licencia Office" w:date="2026-04-22T13:37:00Z" w16du:dateUtc="2026-04-22T19:37:00Z">
                  <w:rPr>
                    <w:ins w:id="749" w:author="Licencia Office" w:date="2026-04-22T13:36:00Z" w16du:dateUtc="2026-04-22T19:36:00Z"/>
                    <w:rFonts w:ascii="Montserrat" w:hAnsi="Montserrat" w:cs="Arial"/>
                    <w:b/>
                  </w:rPr>
                </w:rPrChange>
              </w:rPr>
            </w:pPr>
            <w:ins w:id="750" w:author="Licencia Office" w:date="2026-04-22T13:36:00Z" w16du:dateUtc="2026-04-22T19:36:00Z">
              <w:r w:rsidRPr="00AE7BF3">
                <w:rPr>
                  <w:rFonts w:ascii="Montserrat" w:hAnsi="Montserrat" w:cs="Arial"/>
                  <w:b/>
                  <w:highlight w:val="cyan"/>
                  <w:rPrChange w:id="751" w:author="Licencia Office" w:date="2026-04-22T13:37:00Z" w16du:dateUtc="2026-04-22T19:37:00Z">
                    <w:rPr>
                      <w:rFonts w:ascii="Montserrat" w:hAnsi="Montserrat" w:cs="Arial"/>
                      <w:b/>
                    </w:rPr>
                  </w:rPrChange>
                </w:rPr>
                <w:t>Tipo Dato</w:t>
              </w:r>
            </w:ins>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3C3F9FAD" w14:textId="77777777" w:rsidR="00AE7BF3" w:rsidRPr="00AE7BF3" w:rsidRDefault="00AE7BF3" w:rsidP="00B04EE0">
            <w:pPr>
              <w:keepNext/>
              <w:snapToGrid w:val="0"/>
              <w:spacing w:after="120"/>
              <w:jc w:val="center"/>
              <w:rPr>
                <w:ins w:id="752" w:author="Licencia Office" w:date="2026-04-22T13:36:00Z" w16du:dateUtc="2026-04-22T19:36:00Z"/>
                <w:rFonts w:ascii="Montserrat" w:hAnsi="Montserrat" w:cs="Arial"/>
                <w:b/>
                <w:highlight w:val="cyan"/>
                <w:rPrChange w:id="753" w:author="Licencia Office" w:date="2026-04-22T13:37:00Z" w16du:dateUtc="2026-04-22T19:37:00Z">
                  <w:rPr>
                    <w:ins w:id="754" w:author="Licencia Office" w:date="2026-04-22T13:36:00Z" w16du:dateUtc="2026-04-22T19:36:00Z"/>
                    <w:rFonts w:ascii="Montserrat" w:hAnsi="Montserrat" w:cs="Arial"/>
                    <w:b/>
                  </w:rPr>
                </w:rPrChange>
              </w:rPr>
            </w:pPr>
            <w:ins w:id="755" w:author="Licencia Office" w:date="2026-04-22T13:36:00Z" w16du:dateUtc="2026-04-22T19:36:00Z">
              <w:r w:rsidRPr="00AE7BF3">
                <w:rPr>
                  <w:rFonts w:ascii="Montserrat" w:hAnsi="Montserrat" w:cs="Arial"/>
                  <w:b/>
                  <w:highlight w:val="cyan"/>
                  <w:rPrChange w:id="756" w:author="Licencia Office" w:date="2026-04-22T13:37:00Z" w16du:dateUtc="2026-04-22T19:37:00Z">
                    <w:rPr>
                      <w:rFonts w:ascii="Montserrat" w:hAnsi="Montserrat" w:cs="Arial"/>
                      <w:b/>
                    </w:rPr>
                  </w:rPrChange>
                </w:rPr>
                <w:t>Tamaño</w:t>
              </w:r>
            </w:ins>
          </w:p>
        </w:tc>
        <w:tc>
          <w:tcPr>
            <w:tcW w:w="1619" w:type="dxa"/>
            <w:tcBorders>
              <w:top w:val="single" w:sz="6" w:space="0" w:color="auto"/>
              <w:left w:val="single" w:sz="6" w:space="0" w:color="auto"/>
              <w:bottom w:val="single" w:sz="6" w:space="0" w:color="auto"/>
              <w:right w:val="single" w:sz="6" w:space="0" w:color="auto"/>
            </w:tcBorders>
            <w:shd w:val="clear" w:color="auto" w:fill="A6A6A6"/>
            <w:vAlign w:val="center"/>
          </w:tcPr>
          <w:p w14:paraId="6FDD8CD5" w14:textId="77777777" w:rsidR="00AE7BF3" w:rsidRPr="00AE7BF3" w:rsidRDefault="00AE7BF3" w:rsidP="00B04EE0">
            <w:pPr>
              <w:keepNext/>
              <w:snapToGrid w:val="0"/>
              <w:spacing w:after="120"/>
              <w:jc w:val="center"/>
              <w:rPr>
                <w:ins w:id="757" w:author="Licencia Office" w:date="2026-04-22T13:36:00Z" w16du:dateUtc="2026-04-22T19:36:00Z"/>
                <w:rFonts w:ascii="Montserrat" w:hAnsi="Montserrat" w:cs="Arial"/>
                <w:b/>
                <w:highlight w:val="cyan"/>
                <w:rPrChange w:id="758" w:author="Licencia Office" w:date="2026-04-22T13:37:00Z" w16du:dateUtc="2026-04-22T19:37:00Z">
                  <w:rPr>
                    <w:ins w:id="759" w:author="Licencia Office" w:date="2026-04-22T13:36:00Z" w16du:dateUtc="2026-04-22T19:36:00Z"/>
                    <w:rFonts w:ascii="Montserrat" w:hAnsi="Montserrat" w:cs="Arial"/>
                    <w:b/>
                  </w:rPr>
                </w:rPrChange>
              </w:rPr>
            </w:pPr>
            <w:ins w:id="760" w:author="Licencia Office" w:date="2026-04-22T13:36:00Z" w16du:dateUtc="2026-04-22T19:36:00Z">
              <w:r w:rsidRPr="00AE7BF3">
                <w:rPr>
                  <w:rFonts w:ascii="Montserrat" w:hAnsi="Montserrat" w:cs="Arial"/>
                  <w:b/>
                  <w:highlight w:val="cyan"/>
                  <w:rPrChange w:id="761" w:author="Licencia Office" w:date="2026-04-22T13:37:00Z" w16du:dateUtc="2026-04-22T19:37:00Z">
                    <w:rPr>
                      <w:rFonts w:ascii="Montserrat" w:hAnsi="Montserrat" w:cs="Arial"/>
                      <w:b/>
                    </w:rPr>
                  </w:rPrChange>
                </w:rPr>
                <w:t>Referencia</w:t>
              </w:r>
            </w:ins>
          </w:p>
        </w:tc>
        <w:tc>
          <w:tcPr>
            <w:tcW w:w="1559" w:type="dxa"/>
            <w:tcBorders>
              <w:top w:val="single" w:sz="6" w:space="0" w:color="auto"/>
              <w:left w:val="single" w:sz="6" w:space="0" w:color="auto"/>
              <w:bottom w:val="single" w:sz="6" w:space="0" w:color="auto"/>
              <w:right w:val="single" w:sz="6" w:space="0" w:color="auto"/>
            </w:tcBorders>
            <w:shd w:val="clear" w:color="auto" w:fill="A6A6A6"/>
            <w:vAlign w:val="center"/>
          </w:tcPr>
          <w:p w14:paraId="2170B12E" w14:textId="77777777" w:rsidR="00AE7BF3" w:rsidRPr="00AE7BF3" w:rsidRDefault="00AE7BF3" w:rsidP="00B04EE0">
            <w:pPr>
              <w:keepNext/>
              <w:snapToGrid w:val="0"/>
              <w:spacing w:after="120"/>
              <w:jc w:val="center"/>
              <w:rPr>
                <w:ins w:id="762" w:author="Licencia Office" w:date="2026-04-22T13:36:00Z" w16du:dateUtc="2026-04-22T19:36:00Z"/>
                <w:rFonts w:ascii="Montserrat" w:hAnsi="Montserrat" w:cs="Arial"/>
                <w:b/>
                <w:highlight w:val="cyan"/>
                <w:rPrChange w:id="763" w:author="Licencia Office" w:date="2026-04-22T13:37:00Z" w16du:dateUtc="2026-04-22T19:37:00Z">
                  <w:rPr>
                    <w:ins w:id="764" w:author="Licencia Office" w:date="2026-04-22T13:36:00Z" w16du:dateUtc="2026-04-22T19:36:00Z"/>
                    <w:rFonts w:ascii="Montserrat" w:hAnsi="Montserrat" w:cs="Arial"/>
                    <w:b/>
                  </w:rPr>
                </w:rPrChange>
              </w:rPr>
            </w:pPr>
            <w:ins w:id="765" w:author="Licencia Office" w:date="2026-04-22T13:36:00Z" w16du:dateUtc="2026-04-22T19:36:00Z">
              <w:r w:rsidRPr="00AE7BF3">
                <w:rPr>
                  <w:rFonts w:ascii="Montserrat" w:hAnsi="Montserrat" w:cs="Arial"/>
                  <w:b/>
                  <w:highlight w:val="cyan"/>
                  <w:rPrChange w:id="766" w:author="Licencia Office" w:date="2026-04-22T13:37:00Z" w16du:dateUtc="2026-04-22T19:37:00Z">
                    <w:rPr>
                      <w:rFonts w:ascii="Montserrat" w:hAnsi="Montserrat" w:cs="Arial"/>
                      <w:b/>
                    </w:rPr>
                  </w:rPrChange>
                </w:rPr>
                <w:t>Asociación</w:t>
              </w:r>
            </w:ins>
          </w:p>
        </w:tc>
        <w:tc>
          <w:tcPr>
            <w:tcW w:w="1134" w:type="dxa"/>
            <w:tcBorders>
              <w:top w:val="single" w:sz="6" w:space="0" w:color="auto"/>
              <w:left w:val="single" w:sz="6" w:space="0" w:color="auto"/>
              <w:bottom w:val="single" w:sz="6" w:space="0" w:color="auto"/>
              <w:right w:val="single" w:sz="6" w:space="0" w:color="auto"/>
            </w:tcBorders>
            <w:shd w:val="clear" w:color="auto" w:fill="A6A6A6"/>
            <w:vAlign w:val="center"/>
          </w:tcPr>
          <w:p w14:paraId="7B49F777" w14:textId="77777777" w:rsidR="00AE7BF3" w:rsidRPr="00AE7BF3" w:rsidRDefault="00AE7BF3" w:rsidP="00B04EE0">
            <w:pPr>
              <w:keepNext/>
              <w:snapToGrid w:val="0"/>
              <w:spacing w:after="120"/>
              <w:jc w:val="center"/>
              <w:rPr>
                <w:ins w:id="767" w:author="Licencia Office" w:date="2026-04-22T13:36:00Z" w16du:dateUtc="2026-04-22T19:36:00Z"/>
                <w:rFonts w:ascii="Montserrat" w:hAnsi="Montserrat" w:cs="Arial"/>
                <w:b/>
                <w:highlight w:val="cyan"/>
                <w:rPrChange w:id="768" w:author="Licencia Office" w:date="2026-04-22T13:37:00Z" w16du:dateUtc="2026-04-22T19:37:00Z">
                  <w:rPr>
                    <w:ins w:id="769" w:author="Licencia Office" w:date="2026-04-22T13:36:00Z" w16du:dateUtc="2026-04-22T19:36:00Z"/>
                    <w:rFonts w:ascii="Montserrat" w:hAnsi="Montserrat" w:cs="Arial"/>
                    <w:b/>
                  </w:rPr>
                </w:rPrChange>
              </w:rPr>
            </w:pPr>
            <w:ins w:id="770" w:author="Licencia Office" w:date="2026-04-22T13:36:00Z" w16du:dateUtc="2026-04-22T19:36:00Z">
              <w:r w:rsidRPr="00AE7BF3">
                <w:rPr>
                  <w:rFonts w:ascii="Montserrat" w:hAnsi="Montserrat" w:cs="Arial"/>
                  <w:b/>
                  <w:highlight w:val="cyan"/>
                  <w:rPrChange w:id="771" w:author="Licencia Office" w:date="2026-04-22T13:37:00Z" w16du:dateUtc="2026-04-22T19:37:00Z">
                    <w:rPr>
                      <w:rFonts w:ascii="Montserrat" w:hAnsi="Montserrat" w:cs="Arial"/>
                      <w:b/>
                    </w:rPr>
                  </w:rPrChange>
                </w:rPr>
                <w:t>Ejemplo</w:t>
              </w:r>
            </w:ins>
          </w:p>
        </w:tc>
      </w:tr>
      <w:tr w:rsidR="00AE7BF3" w:rsidRPr="00AE7BF3" w14:paraId="71FBBAB3" w14:textId="77777777" w:rsidTr="00B04EE0">
        <w:trPr>
          <w:trHeight w:val="454"/>
          <w:tblHeader/>
          <w:jc w:val="center"/>
          <w:ins w:id="772"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3AFADD09" w14:textId="77777777" w:rsidR="00AE7BF3" w:rsidRPr="00AE7BF3" w:rsidRDefault="00AE7BF3" w:rsidP="00B04EE0">
            <w:pPr>
              <w:keepNext/>
              <w:snapToGrid w:val="0"/>
              <w:spacing w:after="120"/>
              <w:jc w:val="center"/>
              <w:rPr>
                <w:ins w:id="773" w:author="Licencia Office" w:date="2026-04-22T13:36:00Z" w16du:dateUtc="2026-04-22T19:36:00Z"/>
                <w:rFonts w:ascii="Montserrat" w:hAnsi="Montserrat" w:cs="Arial"/>
                <w:highlight w:val="cyan"/>
                <w:rPrChange w:id="774" w:author="Licencia Office" w:date="2026-04-22T13:37:00Z" w16du:dateUtc="2026-04-22T19:37:00Z">
                  <w:rPr>
                    <w:ins w:id="775" w:author="Licencia Office" w:date="2026-04-22T13:36:00Z" w16du:dateUtc="2026-04-22T19:36:00Z"/>
                    <w:rFonts w:ascii="Montserrat" w:hAnsi="Montserrat" w:cs="Arial"/>
                  </w:rPr>
                </w:rPrChange>
              </w:rPr>
            </w:pPr>
            <w:ins w:id="776" w:author="Licencia Office" w:date="2026-04-22T13:36:00Z" w16du:dateUtc="2026-04-22T19:36:00Z">
              <w:r w:rsidRPr="00AE7BF3">
                <w:rPr>
                  <w:rFonts w:ascii="Montserrat" w:hAnsi="Montserrat" w:cs="Arial"/>
                  <w:highlight w:val="cyan"/>
                  <w:rPrChange w:id="777" w:author="Licencia Office" w:date="2026-04-22T13:37:00Z" w16du:dateUtc="2026-04-22T19:37:00Z">
                    <w:rPr>
                      <w:rFonts w:ascii="Montserrat" w:hAnsi="Montserrat" w:cs="Arial"/>
                    </w:rPr>
                  </w:rPrChange>
                </w:rPr>
                <w:t>1</w:t>
              </w:r>
            </w:ins>
          </w:p>
        </w:tc>
        <w:tc>
          <w:tcPr>
            <w:tcW w:w="1204" w:type="dxa"/>
            <w:tcBorders>
              <w:top w:val="single" w:sz="6" w:space="0" w:color="auto"/>
              <w:left w:val="single" w:sz="6" w:space="0" w:color="auto"/>
              <w:bottom w:val="single" w:sz="6" w:space="0" w:color="auto"/>
              <w:right w:val="single" w:sz="6" w:space="0" w:color="auto"/>
            </w:tcBorders>
            <w:vAlign w:val="center"/>
          </w:tcPr>
          <w:p w14:paraId="44FE66C1" w14:textId="77777777" w:rsidR="00AE7BF3" w:rsidRPr="00AE7BF3" w:rsidRDefault="00AE7BF3" w:rsidP="00B04EE0">
            <w:pPr>
              <w:keepNext/>
              <w:snapToGrid w:val="0"/>
              <w:spacing w:after="120"/>
              <w:jc w:val="center"/>
              <w:rPr>
                <w:ins w:id="778" w:author="Licencia Office" w:date="2026-04-22T13:36:00Z" w16du:dateUtc="2026-04-22T19:36:00Z"/>
                <w:rFonts w:ascii="Montserrat" w:hAnsi="Montserrat" w:cs="Arial"/>
                <w:highlight w:val="cyan"/>
                <w:rPrChange w:id="779" w:author="Licencia Office" w:date="2026-04-22T13:37:00Z" w16du:dateUtc="2026-04-22T19:37:00Z">
                  <w:rPr>
                    <w:ins w:id="780" w:author="Licencia Office" w:date="2026-04-22T13:36:00Z" w16du:dateUtc="2026-04-22T19:36:00Z"/>
                    <w:rFonts w:ascii="Montserrat" w:hAnsi="Montserrat" w:cs="Arial"/>
                  </w:rPr>
                </w:rPrChange>
              </w:rPr>
            </w:pPr>
            <w:ins w:id="781" w:author="Licencia Office" w:date="2026-04-22T13:36:00Z" w16du:dateUtc="2026-04-22T19:36:00Z">
              <w:r w:rsidRPr="00AE7BF3">
                <w:rPr>
                  <w:rFonts w:ascii="Montserrat" w:hAnsi="Montserrat" w:cs="Arial"/>
                  <w:highlight w:val="cyan"/>
                  <w:rPrChange w:id="782" w:author="Licencia Office" w:date="2026-04-22T13:37:00Z" w16du:dateUtc="2026-04-22T19:37:00Z">
                    <w:rPr>
                      <w:rFonts w:ascii="Montserrat" w:hAnsi="Montserrat" w:cs="Arial"/>
                    </w:rPr>
                  </w:rPrChange>
                </w:rPr>
                <w:t>Token de Acceso</w:t>
              </w:r>
            </w:ins>
          </w:p>
        </w:tc>
        <w:tc>
          <w:tcPr>
            <w:tcW w:w="1232" w:type="dxa"/>
            <w:tcBorders>
              <w:top w:val="single" w:sz="6" w:space="0" w:color="auto"/>
              <w:left w:val="single" w:sz="6" w:space="0" w:color="auto"/>
              <w:bottom w:val="single" w:sz="6" w:space="0" w:color="auto"/>
              <w:right w:val="single" w:sz="6" w:space="0" w:color="auto"/>
            </w:tcBorders>
            <w:vAlign w:val="center"/>
          </w:tcPr>
          <w:p w14:paraId="6EB8D4B3" w14:textId="77777777" w:rsidR="00AE7BF3" w:rsidRPr="00AE7BF3" w:rsidRDefault="00AE7BF3" w:rsidP="00B04EE0">
            <w:pPr>
              <w:keepNext/>
              <w:snapToGrid w:val="0"/>
              <w:spacing w:after="120"/>
              <w:jc w:val="center"/>
              <w:rPr>
                <w:ins w:id="783" w:author="Licencia Office" w:date="2026-04-22T13:36:00Z" w16du:dateUtc="2026-04-22T19:36:00Z"/>
                <w:rFonts w:ascii="Montserrat" w:hAnsi="Montserrat" w:cs="Arial"/>
                <w:highlight w:val="cyan"/>
                <w:rPrChange w:id="784" w:author="Licencia Office" w:date="2026-04-22T13:37:00Z" w16du:dateUtc="2026-04-22T19:37:00Z">
                  <w:rPr>
                    <w:ins w:id="785" w:author="Licencia Office" w:date="2026-04-22T13:36:00Z" w16du:dateUtc="2026-04-22T19:36:00Z"/>
                    <w:rFonts w:ascii="Montserrat" w:hAnsi="Montserrat" w:cs="Arial"/>
                  </w:rPr>
                </w:rPrChange>
              </w:rPr>
            </w:pPr>
            <w:ins w:id="786" w:author="Licencia Office" w:date="2026-04-22T13:36:00Z" w16du:dateUtc="2026-04-22T19:36:00Z">
              <w:r w:rsidRPr="00AE7BF3">
                <w:rPr>
                  <w:rFonts w:ascii="Montserrat" w:hAnsi="Montserrat" w:cs="Arial"/>
                  <w:highlight w:val="cyan"/>
                  <w:rPrChange w:id="787" w:author="Licencia Office" w:date="2026-04-22T13:37:00Z" w16du:dateUtc="2026-04-22T19:37:00Z">
                    <w:rPr>
                      <w:rFonts w:ascii="Montserrat" w:hAnsi="Montserrat" w:cs="Arial"/>
                    </w:rPr>
                  </w:rPrChange>
                </w:rPr>
                <w:t xml:space="preserve">Alfanumérico </w:t>
              </w:r>
            </w:ins>
          </w:p>
        </w:tc>
        <w:tc>
          <w:tcPr>
            <w:tcW w:w="1498" w:type="dxa"/>
            <w:tcBorders>
              <w:top w:val="single" w:sz="6" w:space="0" w:color="auto"/>
              <w:left w:val="single" w:sz="6" w:space="0" w:color="auto"/>
              <w:bottom w:val="single" w:sz="6" w:space="0" w:color="auto"/>
              <w:right w:val="single" w:sz="6" w:space="0" w:color="auto"/>
            </w:tcBorders>
            <w:vAlign w:val="center"/>
          </w:tcPr>
          <w:p w14:paraId="43C4C805" w14:textId="77777777" w:rsidR="00AE7BF3" w:rsidRPr="00AE7BF3" w:rsidRDefault="00AE7BF3" w:rsidP="00B04EE0">
            <w:pPr>
              <w:keepNext/>
              <w:snapToGrid w:val="0"/>
              <w:spacing w:after="120"/>
              <w:jc w:val="center"/>
              <w:rPr>
                <w:ins w:id="788" w:author="Licencia Office" w:date="2026-04-22T13:36:00Z" w16du:dateUtc="2026-04-22T19:36:00Z"/>
                <w:rFonts w:ascii="Montserrat" w:hAnsi="Montserrat" w:cs="Arial"/>
                <w:highlight w:val="cyan"/>
                <w:rPrChange w:id="789" w:author="Licencia Office" w:date="2026-04-22T13:37:00Z" w16du:dateUtc="2026-04-22T19:37:00Z">
                  <w:rPr>
                    <w:ins w:id="790" w:author="Licencia Office" w:date="2026-04-22T13:36:00Z" w16du:dateUtc="2026-04-22T19:36:00Z"/>
                    <w:rFonts w:ascii="Montserrat" w:hAnsi="Montserrat" w:cs="Arial"/>
                  </w:rPr>
                </w:rPrChange>
              </w:rPr>
            </w:pPr>
            <w:ins w:id="791" w:author="Licencia Office" w:date="2026-04-22T13:36:00Z" w16du:dateUtc="2026-04-22T19:36:00Z">
              <w:r w:rsidRPr="00AE7BF3">
                <w:rPr>
                  <w:rFonts w:ascii="Montserrat" w:hAnsi="Montserrat" w:cs="Arial"/>
                  <w:highlight w:val="cyan"/>
                  <w:rPrChange w:id="792" w:author="Licencia Office" w:date="2026-04-22T13:37:00Z" w16du:dateUtc="2026-04-22T19:37:00Z">
                    <w:rPr>
                      <w:rFonts w:ascii="Montserrat" w:hAnsi="Montserrat" w:cs="Arial"/>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6F3A3E5B" w14:textId="77777777" w:rsidR="00AE7BF3" w:rsidRPr="00AE7BF3" w:rsidRDefault="00AE7BF3" w:rsidP="00B04EE0">
            <w:pPr>
              <w:keepNext/>
              <w:snapToGrid w:val="0"/>
              <w:spacing w:after="120"/>
              <w:jc w:val="center"/>
              <w:rPr>
                <w:ins w:id="793" w:author="Licencia Office" w:date="2026-04-22T13:36:00Z" w16du:dateUtc="2026-04-22T19:36:00Z"/>
                <w:rFonts w:ascii="Montserrat" w:hAnsi="Montserrat" w:cs="Arial"/>
                <w:highlight w:val="cyan"/>
                <w:rPrChange w:id="794" w:author="Licencia Office" w:date="2026-04-22T13:37:00Z" w16du:dateUtc="2026-04-22T19:37:00Z">
                  <w:rPr>
                    <w:ins w:id="795" w:author="Licencia Office" w:date="2026-04-22T13:36:00Z" w16du:dateUtc="2026-04-22T19:36:00Z"/>
                    <w:rFonts w:ascii="Montserrat" w:hAnsi="Montserrat" w:cs="Arial"/>
                  </w:rPr>
                </w:rPrChange>
              </w:rPr>
            </w:pPr>
            <w:ins w:id="796" w:author="Licencia Office" w:date="2026-04-22T13:36:00Z" w16du:dateUtc="2026-04-22T19:36:00Z">
              <w:r w:rsidRPr="00AE7BF3">
                <w:rPr>
                  <w:rFonts w:ascii="Montserrat" w:hAnsi="Montserrat" w:cs="Arial"/>
                  <w:highlight w:val="cyan"/>
                  <w:rPrChange w:id="797" w:author="Licencia Office" w:date="2026-04-22T13:37:00Z" w16du:dateUtc="2026-04-22T19:37:00Z">
                    <w:rPr>
                      <w:rFonts w:ascii="Montserrat" w:hAnsi="Montserrat" w:cs="Arial"/>
                    </w:rPr>
                  </w:rPrChange>
                </w:rPr>
                <w:t>N/A</w:t>
              </w:r>
            </w:ins>
          </w:p>
        </w:tc>
        <w:tc>
          <w:tcPr>
            <w:tcW w:w="1559" w:type="dxa"/>
            <w:tcBorders>
              <w:top w:val="single" w:sz="6" w:space="0" w:color="auto"/>
              <w:left w:val="single" w:sz="6" w:space="0" w:color="auto"/>
              <w:bottom w:val="single" w:sz="6" w:space="0" w:color="auto"/>
              <w:right w:val="single" w:sz="6" w:space="0" w:color="auto"/>
            </w:tcBorders>
            <w:vAlign w:val="center"/>
          </w:tcPr>
          <w:p w14:paraId="28772165" w14:textId="77777777" w:rsidR="00AE7BF3" w:rsidRPr="00AE7BF3" w:rsidRDefault="00AE7BF3" w:rsidP="00B04EE0">
            <w:pPr>
              <w:keepNext/>
              <w:snapToGrid w:val="0"/>
              <w:spacing w:after="120"/>
              <w:jc w:val="center"/>
              <w:rPr>
                <w:ins w:id="798" w:author="Licencia Office" w:date="2026-04-22T13:36:00Z" w16du:dateUtc="2026-04-22T19:36:00Z"/>
                <w:rFonts w:ascii="Montserrat" w:hAnsi="Montserrat" w:cs="Arial"/>
                <w:highlight w:val="cyan"/>
                <w:rPrChange w:id="799" w:author="Licencia Office" w:date="2026-04-22T13:37:00Z" w16du:dateUtc="2026-04-22T19:37:00Z">
                  <w:rPr>
                    <w:ins w:id="800" w:author="Licencia Office" w:date="2026-04-22T13:36:00Z" w16du:dateUtc="2026-04-22T19:36:00Z"/>
                    <w:rFonts w:ascii="Montserrat" w:hAnsi="Montserrat" w:cs="Arial"/>
                  </w:rPr>
                </w:rPrChange>
              </w:rPr>
            </w:pPr>
            <w:ins w:id="801" w:author="Licencia Office" w:date="2026-04-22T13:36:00Z" w16du:dateUtc="2026-04-22T19:36:00Z">
              <w:r w:rsidRPr="00AE7BF3">
                <w:rPr>
                  <w:rFonts w:ascii="Montserrat" w:hAnsi="Montserrat" w:cs="Arial"/>
                  <w:highlight w:val="cyan"/>
                  <w:rPrChange w:id="802" w:author="Licencia Office" w:date="2026-04-22T13:37:00Z" w16du:dateUtc="2026-04-22T19:37:00Z">
                    <w:rPr>
                      <w:rFonts w:ascii="Montserrat" w:hAnsi="Montserrat" w:cs="Arial"/>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7D48EEBD" w14:textId="6A470837" w:rsidR="00AE7BF3" w:rsidRPr="00AE7BF3" w:rsidRDefault="00AE7BF3" w:rsidP="00B04EE0">
            <w:pPr>
              <w:keepNext/>
              <w:snapToGrid w:val="0"/>
              <w:spacing w:after="120"/>
              <w:rPr>
                <w:ins w:id="803" w:author="Licencia Office" w:date="2026-04-22T13:36:00Z" w16du:dateUtc="2026-04-22T19:36:00Z"/>
                <w:rFonts w:ascii="Montserrat" w:hAnsi="Montserrat" w:cs="Arial"/>
                <w:b/>
                <w:highlight w:val="cyan"/>
                <w:lang w:val="en-GB"/>
                <w:rPrChange w:id="804" w:author="Licencia Office" w:date="2026-04-22T13:37:00Z" w16du:dateUtc="2026-04-22T19:37:00Z">
                  <w:rPr>
                    <w:ins w:id="805" w:author="Licencia Office" w:date="2026-04-22T13:36:00Z" w16du:dateUtc="2026-04-22T19:36:00Z"/>
                    <w:rFonts w:ascii="Montserrat" w:hAnsi="Montserrat" w:cs="Arial"/>
                    <w:b/>
                    <w:lang w:val="en-GB"/>
                  </w:rPr>
                </w:rPrChange>
              </w:rPr>
            </w:pPr>
            <w:ins w:id="806" w:author="Licencia Office" w:date="2026-04-22T13:36:00Z" w16du:dateUtc="2026-04-22T19:36:00Z">
              <w:r w:rsidRPr="00AE7BF3">
                <w:rPr>
                  <w:rFonts w:ascii="Montserrat" w:hAnsi="Montserrat" w:cs="Arial"/>
                  <w:i/>
                  <w:sz w:val="18"/>
                  <w:highlight w:val="cyan"/>
                  <w:rPrChange w:id="807" w:author="Licencia Office" w:date="2026-04-22T13:37:00Z" w16du:dateUtc="2026-04-22T19:37:00Z">
                    <w:rPr>
                      <w:rFonts w:ascii="Montserrat" w:hAnsi="Montserrat" w:cs="Arial"/>
                      <w:i/>
                      <w:sz w:val="18"/>
                    </w:rPr>
                  </w:rPrChange>
                </w:rPr>
                <w:t>“</w:t>
              </w:r>
            </w:ins>
            <w:ins w:id="808" w:author="Licencia Office" w:date="2026-04-22T13:52:00Z" w16du:dateUtc="2026-04-22T19:52:00Z">
              <w:r w:rsidR="00E877DB">
                <w:rPr>
                  <w:rFonts w:ascii="Montserrat" w:hAnsi="Montserrat" w:cs="Arial"/>
                  <w:i/>
                  <w:sz w:val="18"/>
                  <w:highlight w:val="cyan"/>
                </w:rPr>
                <w:t>N/A</w:t>
              </w:r>
            </w:ins>
            <w:ins w:id="809" w:author="Licencia Office" w:date="2026-04-22T13:36:00Z" w16du:dateUtc="2026-04-22T19:36:00Z">
              <w:r w:rsidRPr="00AE7BF3">
                <w:rPr>
                  <w:rFonts w:ascii="Montserrat" w:hAnsi="Montserrat" w:cs="Arial"/>
                  <w:i/>
                  <w:sz w:val="18"/>
                  <w:highlight w:val="cyan"/>
                  <w:rPrChange w:id="810" w:author="Licencia Office" w:date="2026-04-22T13:37:00Z" w16du:dateUtc="2026-04-22T19:37:00Z">
                    <w:rPr>
                      <w:rFonts w:ascii="Montserrat" w:hAnsi="Montserrat" w:cs="Arial"/>
                      <w:i/>
                      <w:sz w:val="18"/>
                    </w:rPr>
                  </w:rPrChange>
                </w:rPr>
                <w:t>”</w:t>
              </w:r>
            </w:ins>
          </w:p>
        </w:tc>
      </w:tr>
      <w:tr w:rsidR="00AE7BF3" w:rsidRPr="00AE7BF3" w14:paraId="4893B05D" w14:textId="77777777" w:rsidTr="00B04EE0">
        <w:trPr>
          <w:trHeight w:val="454"/>
          <w:tblHeader/>
          <w:jc w:val="center"/>
          <w:ins w:id="811"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6136508C" w14:textId="77777777" w:rsidR="00AE7BF3" w:rsidRPr="00AE7BF3" w:rsidRDefault="00AE7BF3" w:rsidP="00B04EE0">
            <w:pPr>
              <w:keepNext/>
              <w:snapToGrid w:val="0"/>
              <w:spacing w:after="120"/>
              <w:jc w:val="center"/>
              <w:rPr>
                <w:ins w:id="812" w:author="Licencia Office" w:date="2026-04-22T13:36:00Z" w16du:dateUtc="2026-04-22T19:36:00Z"/>
                <w:rFonts w:ascii="Montserrat" w:hAnsi="Montserrat" w:cs="Arial"/>
                <w:highlight w:val="cyan"/>
                <w:rPrChange w:id="813" w:author="Licencia Office" w:date="2026-04-22T13:37:00Z" w16du:dateUtc="2026-04-22T19:37:00Z">
                  <w:rPr>
                    <w:ins w:id="814" w:author="Licencia Office" w:date="2026-04-22T13:36:00Z" w16du:dateUtc="2026-04-22T19:36:00Z"/>
                    <w:rFonts w:ascii="Montserrat" w:hAnsi="Montserrat" w:cs="Arial"/>
                  </w:rPr>
                </w:rPrChange>
              </w:rPr>
            </w:pPr>
            <w:ins w:id="815" w:author="Licencia Office" w:date="2026-04-22T13:36:00Z" w16du:dateUtc="2026-04-22T19:36:00Z">
              <w:r w:rsidRPr="00AE7BF3">
                <w:rPr>
                  <w:rFonts w:ascii="Montserrat" w:hAnsi="Montserrat" w:cs="Arial"/>
                  <w:highlight w:val="cyan"/>
                  <w:rPrChange w:id="816" w:author="Licencia Office" w:date="2026-04-22T13:37:00Z" w16du:dateUtc="2026-04-22T19:37:00Z">
                    <w:rPr>
                      <w:rFonts w:ascii="Montserrat" w:hAnsi="Montserrat" w:cs="Arial"/>
                    </w:rPr>
                  </w:rPrChange>
                </w:rPr>
                <w:t>2</w:t>
              </w:r>
            </w:ins>
          </w:p>
        </w:tc>
        <w:tc>
          <w:tcPr>
            <w:tcW w:w="1204" w:type="dxa"/>
            <w:tcBorders>
              <w:top w:val="single" w:sz="6" w:space="0" w:color="auto"/>
              <w:left w:val="single" w:sz="6" w:space="0" w:color="auto"/>
              <w:bottom w:val="single" w:sz="6" w:space="0" w:color="auto"/>
              <w:right w:val="single" w:sz="6" w:space="0" w:color="auto"/>
            </w:tcBorders>
            <w:vAlign w:val="center"/>
          </w:tcPr>
          <w:p w14:paraId="7BBCFDDF" w14:textId="77777777" w:rsidR="00AE7BF3" w:rsidRPr="00AE7BF3" w:rsidRDefault="00AE7BF3" w:rsidP="00B04EE0">
            <w:pPr>
              <w:keepNext/>
              <w:snapToGrid w:val="0"/>
              <w:spacing w:after="120"/>
              <w:jc w:val="center"/>
              <w:rPr>
                <w:ins w:id="817" w:author="Licencia Office" w:date="2026-04-22T13:36:00Z" w16du:dateUtc="2026-04-22T19:36:00Z"/>
                <w:rFonts w:ascii="Montserrat" w:hAnsi="Montserrat" w:cs="Arial"/>
                <w:highlight w:val="cyan"/>
                <w:rPrChange w:id="818" w:author="Licencia Office" w:date="2026-04-22T13:37:00Z" w16du:dateUtc="2026-04-22T19:37:00Z">
                  <w:rPr>
                    <w:ins w:id="819" w:author="Licencia Office" w:date="2026-04-22T13:36:00Z" w16du:dateUtc="2026-04-22T19:36:00Z"/>
                    <w:rFonts w:ascii="Montserrat" w:hAnsi="Montserrat" w:cs="Arial"/>
                  </w:rPr>
                </w:rPrChange>
              </w:rPr>
            </w:pPr>
            <w:ins w:id="820" w:author="Licencia Office" w:date="2026-04-22T13:36:00Z" w16du:dateUtc="2026-04-22T19:36:00Z">
              <w:r w:rsidRPr="00AE7BF3">
                <w:rPr>
                  <w:rFonts w:ascii="Montserrat" w:hAnsi="Montserrat" w:cs="Arial"/>
                  <w:highlight w:val="cyan"/>
                  <w:rPrChange w:id="821" w:author="Licencia Office" w:date="2026-04-22T13:37:00Z" w16du:dateUtc="2026-04-22T19:37:00Z">
                    <w:rPr>
                      <w:rFonts w:ascii="Montserrat" w:hAnsi="Montserrat" w:cs="Arial"/>
                    </w:rPr>
                  </w:rPrChange>
                </w:rPr>
                <w:t>Creación del Token</w:t>
              </w:r>
            </w:ins>
          </w:p>
        </w:tc>
        <w:tc>
          <w:tcPr>
            <w:tcW w:w="1232" w:type="dxa"/>
            <w:tcBorders>
              <w:top w:val="single" w:sz="6" w:space="0" w:color="auto"/>
              <w:left w:val="single" w:sz="6" w:space="0" w:color="auto"/>
              <w:bottom w:val="single" w:sz="6" w:space="0" w:color="auto"/>
              <w:right w:val="single" w:sz="6" w:space="0" w:color="auto"/>
            </w:tcBorders>
            <w:vAlign w:val="center"/>
          </w:tcPr>
          <w:p w14:paraId="1C644D40" w14:textId="77777777" w:rsidR="00AE7BF3" w:rsidRPr="00AE7BF3" w:rsidRDefault="00AE7BF3" w:rsidP="00B04EE0">
            <w:pPr>
              <w:keepNext/>
              <w:snapToGrid w:val="0"/>
              <w:spacing w:after="120"/>
              <w:jc w:val="center"/>
              <w:rPr>
                <w:ins w:id="822" w:author="Licencia Office" w:date="2026-04-22T13:36:00Z" w16du:dateUtc="2026-04-22T19:36:00Z"/>
                <w:rFonts w:ascii="Montserrat" w:hAnsi="Montserrat" w:cs="Arial"/>
                <w:highlight w:val="cyan"/>
                <w:rPrChange w:id="823" w:author="Licencia Office" w:date="2026-04-22T13:37:00Z" w16du:dateUtc="2026-04-22T19:37:00Z">
                  <w:rPr>
                    <w:ins w:id="824" w:author="Licencia Office" w:date="2026-04-22T13:36:00Z" w16du:dateUtc="2026-04-22T19:36:00Z"/>
                    <w:rFonts w:ascii="Montserrat" w:hAnsi="Montserrat" w:cs="Arial"/>
                  </w:rPr>
                </w:rPrChange>
              </w:rPr>
            </w:pPr>
            <w:ins w:id="825" w:author="Licencia Office" w:date="2026-04-22T13:36:00Z" w16du:dateUtc="2026-04-22T19:36:00Z">
              <w:r w:rsidRPr="00AE7BF3">
                <w:rPr>
                  <w:rFonts w:ascii="Montserrat" w:hAnsi="Montserrat" w:cs="Arial"/>
                  <w:highlight w:val="cyan"/>
                  <w:rPrChange w:id="826" w:author="Licencia Office" w:date="2026-04-22T13:37:00Z" w16du:dateUtc="2026-04-22T19:37:00Z">
                    <w:rPr>
                      <w:rFonts w:ascii="Montserrat" w:hAnsi="Montserrat" w:cs="Arial"/>
                    </w:rPr>
                  </w:rPrChange>
                </w:rPr>
                <w:t>Date</w:t>
              </w:r>
            </w:ins>
          </w:p>
        </w:tc>
        <w:tc>
          <w:tcPr>
            <w:tcW w:w="1498" w:type="dxa"/>
            <w:tcBorders>
              <w:top w:val="single" w:sz="6" w:space="0" w:color="auto"/>
              <w:left w:val="single" w:sz="6" w:space="0" w:color="auto"/>
              <w:bottom w:val="single" w:sz="6" w:space="0" w:color="auto"/>
              <w:right w:val="single" w:sz="6" w:space="0" w:color="auto"/>
            </w:tcBorders>
            <w:vAlign w:val="center"/>
          </w:tcPr>
          <w:p w14:paraId="4EF43FD4" w14:textId="77777777" w:rsidR="00AE7BF3" w:rsidRPr="00AE7BF3" w:rsidRDefault="00AE7BF3" w:rsidP="00B04EE0">
            <w:pPr>
              <w:keepNext/>
              <w:snapToGrid w:val="0"/>
              <w:spacing w:after="120"/>
              <w:jc w:val="center"/>
              <w:rPr>
                <w:ins w:id="827" w:author="Licencia Office" w:date="2026-04-22T13:36:00Z" w16du:dateUtc="2026-04-22T19:36:00Z"/>
                <w:rFonts w:ascii="Montserrat" w:hAnsi="Montserrat" w:cs="Arial"/>
                <w:highlight w:val="cyan"/>
                <w:rPrChange w:id="828" w:author="Licencia Office" w:date="2026-04-22T13:37:00Z" w16du:dateUtc="2026-04-22T19:37:00Z">
                  <w:rPr>
                    <w:ins w:id="829" w:author="Licencia Office" w:date="2026-04-22T13:36:00Z" w16du:dateUtc="2026-04-22T19:36:00Z"/>
                    <w:rFonts w:ascii="Montserrat" w:hAnsi="Montserrat" w:cs="Arial"/>
                  </w:rPr>
                </w:rPrChange>
              </w:rPr>
            </w:pPr>
            <w:ins w:id="830" w:author="Licencia Office" w:date="2026-04-22T13:36:00Z" w16du:dateUtc="2026-04-22T19:36:00Z">
              <w:r w:rsidRPr="00AE7BF3">
                <w:rPr>
                  <w:rFonts w:ascii="Montserrat" w:hAnsi="Montserrat" w:cs="Arial"/>
                  <w:highlight w:val="cyan"/>
                  <w:rPrChange w:id="831" w:author="Licencia Office" w:date="2026-04-22T13:37:00Z" w16du:dateUtc="2026-04-22T19:37:00Z">
                    <w:rPr>
                      <w:rFonts w:ascii="Montserrat" w:hAnsi="Montserrat" w:cs="Arial"/>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0B418EF8" w14:textId="77777777" w:rsidR="00AE7BF3" w:rsidRPr="00AE7BF3" w:rsidRDefault="00AE7BF3" w:rsidP="00B04EE0">
            <w:pPr>
              <w:keepNext/>
              <w:snapToGrid w:val="0"/>
              <w:spacing w:after="120"/>
              <w:jc w:val="center"/>
              <w:rPr>
                <w:ins w:id="832" w:author="Licencia Office" w:date="2026-04-22T13:36:00Z" w16du:dateUtc="2026-04-22T19:36:00Z"/>
                <w:rFonts w:ascii="Montserrat" w:hAnsi="Montserrat" w:cs="Arial"/>
                <w:highlight w:val="cyan"/>
                <w:rPrChange w:id="833" w:author="Licencia Office" w:date="2026-04-22T13:37:00Z" w16du:dateUtc="2026-04-22T19:37:00Z">
                  <w:rPr>
                    <w:ins w:id="834" w:author="Licencia Office" w:date="2026-04-22T13:36:00Z" w16du:dateUtc="2026-04-22T19:36:00Z"/>
                    <w:rFonts w:ascii="Montserrat" w:hAnsi="Montserrat" w:cs="Arial"/>
                  </w:rPr>
                </w:rPrChange>
              </w:rPr>
            </w:pPr>
            <w:ins w:id="835" w:author="Licencia Office" w:date="2026-04-22T13:36:00Z" w16du:dateUtc="2026-04-22T19:36:00Z">
              <w:r w:rsidRPr="00AE7BF3">
                <w:rPr>
                  <w:rFonts w:ascii="Montserrat" w:hAnsi="Montserrat" w:cs="Arial"/>
                  <w:highlight w:val="cyan"/>
                  <w:rPrChange w:id="836" w:author="Licencia Office" w:date="2026-04-22T13:37:00Z" w16du:dateUtc="2026-04-22T19:37:00Z">
                    <w:rPr>
                      <w:rFonts w:ascii="Montserrat" w:hAnsi="Montserrat" w:cs="Arial"/>
                    </w:rPr>
                  </w:rPrChange>
                </w:rPr>
                <w:t>N/A</w:t>
              </w:r>
            </w:ins>
          </w:p>
        </w:tc>
        <w:tc>
          <w:tcPr>
            <w:tcW w:w="1559" w:type="dxa"/>
            <w:tcBorders>
              <w:top w:val="single" w:sz="6" w:space="0" w:color="auto"/>
              <w:left w:val="single" w:sz="6" w:space="0" w:color="auto"/>
              <w:bottom w:val="single" w:sz="6" w:space="0" w:color="auto"/>
              <w:right w:val="single" w:sz="6" w:space="0" w:color="auto"/>
            </w:tcBorders>
            <w:vAlign w:val="center"/>
          </w:tcPr>
          <w:p w14:paraId="6D168999" w14:textId="77777777" w:rsidR="00AE7BF3" w:rsidRPr="00AE7BF3" w:rsidRDefault="00AE7BF3" w:rsidP="00B04EE0">
            <w:pPr>
              <w:keepNext/>
              <w:snapToGrid w:val="0"/>
              <w:spacing w:after="120"/>
              <w:jc w:val="center"/>
              <w:rPr>
                <w:ins w:id="837" w:author="Licencia Office" w:date="2026-04-22T13:36:00Z" w16du:dateUtc="2026-04-22T19:36:00Z"/>
                <w:rFonts w:ascii="Montserrat" w:hAnsi="Montserrat" w:cs="Arial"/>
                <w:highlight w:val="cyan"/>
                <w:rPrChange w:id="838" w:author="Licencia Office" w:date="2026-04-22T13:37:00Z" w16du:dateUtc="2026-04-22T19:37:00Z">
                  <w:rPr>
                    <w:ins w:id="839" w:author="Licencia Office" w:date="2026-04-22T13:36:00Z" w16du:dateUtc="2026-04-22T19:36:00Z"/>
                    <w:rFonts w:ascii="Montserrat" w:hAnsi="Montserrat" w:cs="Arial"/>
                  </w:rPr>
                </w:rPrChange>
              </w:rPr>
            </w:pPr>
            <w:ins w:id="840" w:author="Licencia Office" w:date="2026-04-22T13:36:00Z" w16du:dateUtc="2026-04-22T19:36:00Z">
              <w:r w:rsidRPr="00AE7BF3">
                <w:rPr>
                  <w:rFonts w:ascii="Montserrat" w:hAnsi="Montserrat" w:cs="Arial"/>
                  <w:highlight w:val="cyan"/>
                  <w:rPrChange w:id="841" w:author="Licencia Office" w:date="2026-04-22T13:37:00Z" w16du:dateUtc="2026-04-22T19:37:00Z">
                    <w:rPr>
                      <w:rFonts w:ascii="Montserrat" w:hAnsi="Montserrat" w:cs="Arial"/>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14A993B1" w14:textId="77777777" w:rsidR="00AE7BF3" w:rsidRPr="00AE7BF3" w:rsidRDefault="00AE7BF3" w:rsidP="00B04EE0">
            <w:pPr>
              <w:keepNext/>
              <w:snapToGrid w:val="0"/>
              <w:spacing w:after="120"/>
              <w:jc w:val="center"/>
              <w:rPr>
                <w:ins w:id="842" w:author="Licencia Office" w:date="2026-04-22T13:36:00Z" w16du:dateUtc="2026-04-22T19:36:00Z"/>
                <w:rFonts w:ascii="Montserrat" w:hAnsi="Montserrat" w:cs="Calibri"/>
                <w:b/>
                <w:i/>
                <w:color w:val="000000"/>
                <w:sz w:val="18"/>
                <w:szCs w:val="18"/>
                <w:highlight w:val="cyan"/>
                <w:lang w:eastAsia="es-MX"/>
                <w:rPrChange w:id="843" w:author="Licencia Office" w:date="2026-04-22T13:37:00Z" w16du:dateUtc="2026-04-22T19:37:00Z">
                  <w:rPr>
                    <w:ins w:id="844" w:author="Licencia Office" w:date="2026-04-22T13:36:00Z" w16du:dateUtc="2026-04-22T19:36:00Z"/>
                    <w:rFonts w:ascii="Montserrat" w:hAnsi="Montserrat" w:cs="Calibri"/>
                    <w:b/>
                    <w:i/>
                    <w:color w:val="000000"/>
                    <w:sz w:val="18"/>
                    <w:szCs w:val="18"/>
                    <w:lang w:eastAsia="es-MX"/>
                  </w:rPr>
                </w:rPrChange>
              </w:rPr>
            </w:pPr>
            <w:ins w:id="845" w:author="Licencia Office" w:date="2026-04-22T13:36:00Z" w16du:dateUtc="2026-04-22T19:36:00Z">
              <w:r w:rsidRPr="00AE7BF3">
                <w:rPr>
                  <w:rFonts w:ascii="Montserrat" w:hAnsi="Montserrat" w:cs="Calibri"/>
                  <w:b/>
                  <w:i/>
                  <w:color w:val="000000"/>
                  <w:sz w:val="18"/>
                  <w:szCs w:val="18"/>
                  <w:highlight w:val="cyan"/>
                  <w:lang w:eastAsia="es-MX"/>
                  <w:rPrChange w:id="846" w:author="Licencia Office" w:date="2026-04-22T13:37:00Z" w16du:dateUtc="2026-04-22T19:37:00Z">
                    <w:rPr>
                      <w:rFonts w:ascii="Montserrat" w:hAnsi="Montserrat" w:cs="Calibri"/>
                      <w:b/>
                      <w:i/>
                      <w:color w:val="000000"/>
                      <w:sz w:val="18"/>
                      <w:szCs w:val="18"/>
                      <w:lang w:eastAsia="es-MX"/>
                    </w:rPr>
                  </w:rPrChange>
                </w:rPr>
                <w:t>“23/02/202026 11:00:00”</w:t>
              </w:r>
            </w:ins>
          </w:p>
        </w:tc>
      </w:tr>
      <w:tr w:rsidR="00AE7BF3" w:rsidRPr="00AE7BF3" w14:paraId="6C347F86" w14:textId="77777777" w:rsidTr="00B04EE0">
        <w:trPr>
          <w:trHeight w:val="454"/>
          <w:tblHeader/>
          <w:jc w:val="center"/>
          <w:ins w:id="847"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64E1A910" w14:textId="77777777" w:rsidR="00AE7BF3" w:rsidRPr="00AE7BF3" w:rsidRDefault="00AE7BF3" w:rsidP="00B04EE0">
            <w:pPr>
              <w:keepNext/>
              <w:snapToGrid w:val="0"/>
              <w:spacing w:after="120"/>
              <w:jc w:val="center"/>
              <w:rPr>
                <w:ins w:id="848" w:author="Licencia Office" w:date="2026-04-22T13:36:00Z" w16du:dateUtc="2026-04-22T19:36:00Z"/>
                <w:rFonts w:ascii="Montserrat" w:hAnsi="Montserrat" w:cs="Arial"/>
                <w:highlight w:val="cyan"/>
                <w:rPrChange w:id="849" w:author="Licencia Office" w:date="2026-04-22T13:37:00Z" w16du:dateUtc="2026-04-22T19:37:00Z">
                  <w:rPr>
                    <w:ins w:id="850" w:author="Licencia Office" w:date="2026-04-22T13:36:00Z" w16du:dateUtc="2026-04-22T19:36:00Z"/>
                    <w:rFonts w:ascii="Montserrat" w:hAnsi="Montserrat" w:cs="Arial"/>
                  </w:rPr>
                </w:rPrChange>
              </w:rPr>
            </w:pPr>
            <w:ins w:id="851" w:author="Licencia Office" w:date="2026-04-22T13:36:00Z" w16du:dateUtc="2026-04-22T19:36:00Z">
              <w:r w:rsidRPr="00AE7BF3">
                <w:rPr>
                  <w:rFonts w:ascii="Montserrat" w:hAnsi="Montserrat" w:cs="Arial"/>
                  <w:highlight w:val="cyan"/>
                  <w:rPrChange w:id="852" w:author="Licencia Office" w:date="2026-04-22T13:37:00Z" w16du:dateUtc="2026-04-22T19:37:00Z">
                    <w:rPr>
                      <w:rFonts w:ascii="Montserrat" w:hAnsi="Montserrat" w:cs="Arial"/>
                    </w:rPr>
                  </w:rPrChange>
                </w:rPr>
                <w:t>3</w:t>
              </w:r>
            </w:ins>
          </w:p>
        </w:tc>
        <w:tc>
          <w:tcPr>
            <w:tcW w:w="1204" w:type="dxa"/>
            <w:tcBorders>
              <w:top w:val="single" w:sz="6" w:space="0" w:color="auto"/>
              <w:left w:val="single" w:sz="6" w:space="0" w:color="auto"/>
              <w:bottom w:val="single" w:sz="6" w:space="0" w:color="auto"/>
              <w:right w:val="single" w:sz="6" w:space="0" w:color="auto"/>
            </w:tcBorders>
            <w:vAlign w:val="center"/>
          </w:tcPr>
          <w:p w14:paraId="401FBD61" w14:textId="77777777" w:rsidR="00AE7BF3" w:rsidRPr="00AE7BF3" w:rsidRDefault="00AE7BF3" w:rsidP="00B04EE0">
            <w:pPr>
              <w:keepNext/>
              <w:snapToGrid w:val="0"/>
              <w:spacing w:after="120"/>
              <w:jc w:val="center"/>
              <w:rPr>
                <w:ins w:id="853" w:author="Licencia Office" w:date="2026-04-22T13:36:00Z" w16du:dateUtc="2026-04-22T19:36:00Z"/>
                <w:rFonts w:ascii="Montserrat" w:hAnsi="Montserrat" w:cs="Arial"/>
                <w:highlight w:val="cyan"/>
                <w:rPrChange w:id="854" w:author="Licencia Office" w:date="2026-04-22T13:37:00Z" w16du:dateUtc="2026-04-22T19:37:00Z">
                  <w:rPr>
                    <w:ins w:id="855" w:author="Licencia Office" w:date="2026-04-22T13:36:00Z" w16du:dateUtc="2026-04-22T19:36:00Z"/>
                    <w:rFonts w:ascii="Montserrat" w:hAnsi="Montserrat" w:cs="Arial"/>
                  </w:rPr>
                </w:rPrChange>
              </w:rPr>
            </w:pPr>
            <w:ins w:id="856" w:author="Licencia Office" w:date="2026-04-22T13:36:00Z" w16du:dateUtc="2026-04-22T19:36:00Z">
              <w:r w:rsidRPr="00AE7BF3">
                <w:rPr>
                  <w:rFonts w:ascii="Montserrat" w:hAnsi="Montserrat" w:cs="Arial"/>
                  <w:highlight w:val="cyan"/>
                  <w:rPrChange w:id="857" w:author="Licencia Office" w:date="2026-04-22T13:37:00Z" w16du:dateUtc="2026-04-22T19:37:00Z">
                    <w:rPr>
                      <w:rFonts w:ascii="Montserrat" w:hAnsi="Montserrat" w:cs="Arial"/>
                    </w:rPr>
                  </w:rPrChange>
                </w:rPr>
                <w:t>Expiración del Token</w:t>
              </w:r>
            </w:ins>
          </w:p>
        </w:tc>
        <w:tc>
          <w:tcPr>
            <w:tcW w:w="1232" w:type="dxa"/>
            <w:tcBorders>
              <w:top w:val="single" w:sz="6" w:space="0" w:color="auto"/>
              <w:left w:val="single" w:sz="6" w:space="0" w:color="auto"/>
              <w:bottom w:val="single" w:sz="6" w:space="0" w:color="auto"/>
              <w:right w:val="single" w:sz="6" w:space="0" w:color="auto"/>
            </w:tcBorders>
            <w:vAlign w:val="center"/>
          </w:tcPr>
          <w:p w14:paraId="1CB101AA" w14:textId="77777777" w:rsidR="00AE7BF3" w:rsidRPr="00AE7BF3" w:rsidRDefault="00AE7BF3" w:rsidP="00B04EE0">
            <w:pPr>
              <w:keepNext/>
              <w:snapToGrid w:val="0"/>
              <w:spacing w:after="120"/>
              <w:jc w:val="center"/>
              <w:rPr>
                <w:ins w:id="858" w:author="Licencia Office" w:date="2026-04-22T13:36:00Z" w16du:dateUtc="2026-04-22T19:36:00Z"/>
                <w:rFonts w:ascii="Montserrat" w:hAnsi="Montserrat" w:cs="Arial"/>
                <w:highlight w:val="cyan"/>
                <w:rPrChange w:id="859" w:author="Licencia Office" w:date="2026-04-22T13:37:00Z" w16du:dateUtc="2026-04-22T19:37:00Z">
                  <w:rPr>
                    <w:ins w:id="860" w:author="Licencia Office" w:date="2026-04-22T13:36:00Z" w16du:dateUtc="2026-04-22T19:36:00Z"/>
                    <w:rFonts w:ascii="Montserrat" w:hAnsi="Montserrat" w:cs="Arial"/>
                  </w:rPr>
                </w:rPrChange>
              </w:rPr>
            </w:pPr>
            <w:ins w:id="861" w:author="Licencia Office" w:date="2026-04-22T13:36:00Z" w16du:dateUtc="2026-04-22T19:36:00Z">
              <w:r w:rsidRPr="00AE7BF3">
                <w:rPr>
                  <w:rFonts w:ascii="Montserrat" w:hAnsi="Montserrat" w:cs="Arial"/>
                  <w:highlight w:val="cyan"/>
                  <w:rPrChange w:id="862" w:author="Licencia Office" w:date="2026-04-22T13:37:00Z" w16du:dateUtc="2026-04-22T19:37:00Z">
                    <w:rPr>
                      <w:rFonts w:ascii="Montserrat" w:hAnsi="Montserrat" w:cs="Arial"/>
                    </w:rPr>
                  </w:rPrChange>
                </w:rPr>
                <w:t>Date</w:t>
              </w:r>
            </w:ins>
          </w:p>
        </w:tc>
        <w:tc>
          <w:tcPr>
            <w:tcW w:w="1498" w:type="dxa"/>
            <w:tcBorders>
              <w:top w:val="single" w:sz="6" w:space="0" w:color="auto"/>
              <w:left w:val="single" w:sz="6" w:space="0" w:color="auto"/>
              <w:bottom w:val="single" w:sz="6" w:space="0" w:color="auto"/>
              <w:right w:val="single" w:sz="6" w:space="0" w:color="auto"/>
            </w:tcBorders>
            <w:vAlign w:val="center"/>
          </w:tcPr>
          <w:p w14:paraId="4D999EEA" w14:textId="77777777" w:rsidR="00AE7BF3" w:rsidRPr="00AE7BF3" w:rsidRDefault="00AE7BF3" w:rsidP="00B04EE0">
            <w:pPr>
              <w:keepNext/>
              <w:snapToGrid w:val="0"/>
              <w:spacing w:after="120"/>
              <w:jc w:val="center"/>
              <w:rPr>
                <w:ins w:id="863" w:author="Licencia Office" w:date="2026-04-22T13:36:00Z" w16du:dateUtc="2026-04-22T19:36:00Z"/>
                <w:rFonts w:ascii="Montserrat" w:hAnsi="Montserrat" w:cs="Arial"/>
                <w:highlight w:val="cyan"/>
                <w:rPrChange w:id="864" w:author="Licencia Office" w:date="2026-04-22T13:37:00Z" w16du:dateUtc="2026-04-22T19:37:00Z">
                  <w:rPr>
                    <w:ins w:id="865" w:author="Licencia Office" w:date="2026-04-22T13:36:00Z" w16du:dateUtc="2026-04-22T19:36:00Z"/>
                    <w:rFonts w:ascii="Montserrat" w:hAnsi="Montserrat" w:cs="Arial"/>
                  </w:rPr>
                </w:rPrChange>
              </w:rPr>
            </w:pPr>
            <w:ins w:id="866" w:author="Licencia Office" w:date="2026-04-22T13:36:00Z" w16du:dateUtc="2026-04-22T19:36:00Z">
              <w:r w:rsidRPr="00AE7BF3">
                <w:rPr>
                  <w:rFonts w:ascii="Montserrat" w:hAnsi="Montserrat" w:cs="Arial"/>
                  <w:highlight w:val="cyan"/>
                  <w:rPrChange w:id="867" w:author="Licencia Office" w:date="2026-04-22T13:37:00Z" w16du:dateUtc="2026-04-22T19:37:00Z">
                    <w:rPr>
                      <w:rFonts w:ascii="Montserrat" w:hAnsi="Montserrat" w:cs="Arial"/>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19724DC7" w14:textId="77777777" w:rsidR="00AE7BF3" w:rsidRPr="00AE7BF3" w:rsidRDefault="00AE7BF3" w:rsidP="00B04EE0">
            <w:pPr>
              <w:keepNext/>
              <w:snapToGrid w:val="0"/>
              <w:spacing w:after="120"/>
              <w:jc w:val="center"/>
              <w:rPr>
                <w:ins w:id="868" w:author="Licencia Office" w:date="2026-04-22T13:36:00Z" w16du:dateUtc="2026-04-22T19:36:00Z"/>
                <w:rFonts w:ascii="Montserrat" w:hAnsi="Montserrat" w:cs="Arial"/>
                <w:highlight w:val="cyan"/>
                <w:rPrChange w:id="869" w:author="Licencia Office" w:date="2026-04-22T13:37:00Z" w16du:dateUtc="2026-04-22T19:37:00Z">
                  <w:rPr>
                    <w:ins w:id="870" w:author="Licencia Office" w:date="2026-04-22T13:36:00Z" w16du:dateUtc="2026-04-22T19:36:00Z"/>
                    <w:rFonts w:ascii="Montserrat" w:hAnsi="Montserrat" w:cs="Arial"/>
                  </w:rPr>
                </w:rPrChange>
              </w:rPr>
            </w:pPr>
            <w:ins w:id="871" w:author="Licencia Office" w:date="2026-04-22T13:36:00Z" w16du:dateUtc="2026-04-22T19:36:00Z">
              <w:r w:rsidRPr="00AE7BF3">
                <w:rPr>
                  <w:rFonts w:ascii="Montserrat" w:hAnsi="Montserrat" w:cs="Arial"/>
                  <w:highlight w:val="cyan"/>
                  <w:rPrChange w:id="872" w:author="Licencia Office" w:date="2026-04-22T13:37:00Z" w16du:dateUtc="2026-04-22T19:37:00Z">
                    <w:rPr>
                      <w:rFonts w:ascii="Montserrat" w:hAnsi="Montserrat" w:cs="Arial"/>
                    </w:rPr>
                  </w:rPrChange>
                </w:rPr>
                <w:t>N/A</w:t>
              </w:r>
            </w:ins>
          </w:p>
        </w:tc>
        <w:tc>
          <w:tcPr>
            <w:tcW w:w="1559" w:type="dxa"/>
            <w:tcBorders>
              <w:top w:val="single" w:sz="6" w:space="0" w:color="auto"/>
              <w:left w:val="single" w:sz="6" w:space="0" w:color="auto"/>
              <w:bottom w:val="single" w:sz="6" w:space="0" w:color="auto"/>
              <w:right w:val="single" w:sz="6" w:space="0" w:color="auto"/>
            </w:tcBorders>
            <w:vAlign w:val="center"/>
          </w:tcPr>
          <w:p w14:paraId="511E8BCE" w14:textId="77777777" w:rsidR="00AE7BF3" w:rsidRPr="00AE7BF3" w:rsidRDefault="00AE7BF3" w:rsidP="00B04EE0">
            <w:pPr>
              <w:keepNext/>
              <w:snapToGrid w:val="0"/>
              <w:spacing w:after="120"/>
              <w:jc w:val="center"/>
              <w:rPr>
                <w:ins w:id="873" w:author="Licencia Office" w:date="2026-04-22T13:36:00Z" w16du:dateUtc="2026-04-22T19:36:00Z"/>
                <w:rFonts w:ascii="Montserrat" w:hAnsi="Montserrat" w:cs="Arial"/>
                <w:highlight w:val="cyan"/>
                <w:rPrChange w:id="874" w:author="Licencia Office" w:date="2026-04-22T13:37:00Z" w16du:dateUtc="2026-04-22T19:37:00Z">
                  <w:rPr>
                    <w:ins w:id="875" w:author="Licencia Office" w:date="2026-04-22T13:36:00Z" w16du:dateUtc="2026-04-22T19:36:00Z"/>
                    <w:rFonts w:ascii="Montserrat" w:hAnsi="Montserrat" w:cs="Arial"/>
                  </w:rPr>
                </w:rPrChange>
              </w:rPr>
            </w:pPr>
            <w:ins w:id="876" w:author="Licencia Office" w:date="2026-04-22T13:36:00Z" w16du:dateUtc="2026-04-22T19:36:00Z">
              <w:r w:rsidRPr="00AE7BF3">
                <w:rPr>
                  <w:rFonts w:ascii="Montserrat" w:hAnsi="Montserrat" w:cs="Arial"/>
                  <w:highlight w:val="cyan"/>
                  <w:rPrChange w:id="877" w:author="Licencia Office" w:date="2026-04-22T13:37:00Z" w16du:dateUtc="2026-04-22T19:37:00Z">
                    <w:rPr>
                      <w:rFonts w:ascii="Montserrat" w:hAnsi="Montserrat" w:cs="Arial"/>
                    </w:rPr>
                  </w:rPrChange>
                </w:rPr>
                <w:t>N/A</w:t>
              </w:r>
            </w:ins>
          </w:p>
        </w:tc>
        <w:tc>
          <w:tcPr>
            <w:tcW w:w="1134" w:type="dxa"/>
            <w:tcBorders>
              <w:top w:val="single" w:sz="6" w:space="0" w:color="auto"/>
              <w:left w:val="single" w:sz="6" w:space="0" w:color="auto"/>
              <w:bottom w:val="single" w:sz="6" w:space="0" w:color="auto"/>
              <w:right w:val="single" w:sz="6" w:space="0" w:color="auto"/>
            </w:tcBorders>
            <w:vAlign w:val="center"/>
          </w:tcPr>
          <w:p w14:paraId="1BE646BD" w14:textId="77777777" w:rsidR="00AE7BF3" w:rsidRPr="00AE7BF3" w:rsidRDefault="00AE7BF3" w:rsidP="00B04EE0">
            <w:pPr>
              <w:keepNext/>
              <w:snapToGrid w:val="0"/>
              <w:spacing w:after="120"/>
              <w:jc w:val="center"/>
              <w:rPr>
                <w:ins w:id="878" w:author="Licencia Office" w:date="2026-04-22T13:36:00Z" w16du:dateUtc="2026-04-22T19:36:00Z"/>
                <w:rFonts w:ascii="Montserrat" w:hAnsi="Montserrat" w:cs="Calibri"/>
                <w:b/>
                <w:i/>
                <w:color w:val="000000"/>
                <w:sz w:val="18"/>
                <w:szCs w:val="18"/>
                <w:highlight w:val="cyan"/>
                <w:lang w:eastAsia="es-MX"/>
                <w:rPrChange w:id="879" w:author="Licencia Office" w:date="2026-04-22T13:37:00Z" w16du:dateUtc="2026-04-22T19:37:00Z">
                  <w:rPr>
                    <w:ins w:id="880" w:author="Licencia Office" w:date="2026-04-22T13:36:00Z" w16du:dateUtc="2026-04-22T19:36:00Z"/>
                    <w:rFonts w:ascii="Montserrat" w:hAnsi="Montserrat" w:cs="Calibri"/>
                    <w:b/>
                    <w:i/>
                    <w:color w:val="000000"/>
                    <w:sz w:val="18"/>
                    <w:szCs w:val="18"/>
                    <w:lang w:eastAsia="es-MX"/>
                  </w:rPr>
                </w:rPrChange>
              </w:rPr>
            </w:pPr>
            <w:ins w:id="881" w:author="Licencia Office" w:date="2026-04-22T13:36:00Z" w16du:dateUtc="2026-04-22T19:36:00Z">
              <w:r w:rsidRPr="00AE7BF3">
                <w:rPr>
                  <w:rFonts w:ascii="Montserrat" w:hAnsi="Montserrat" w:cs="Calibri"/>
                  <w:b/>
                  <w:i/>
                  <w:color w:val="000000"/>
                  <w:sz w:val="18"/>
                  <w:szCs w:val="18"/>
                  <w:highlight w:val="cyan"/>
                  <w:lang w:eastAsia="es-MX"/>
                  <w:rPrChange w:id="882" w:author="Licencia Office" w:date="2026-04-22T13:37:00Z" w16du:dateUtc="2026-04-22T19:37:00Z">
                    <w:rPr>
                      <w:rFonts w:ascii="Montserrat" w:hAnsi="Montserrat" w:cs="Calibri"/>
                      <w:b/>
                      <w:i/>
                      <w:color w:val="000000"/>
                      <w:sz w:val="18"/>
                      <w:szCs w:val="18"/>
                      <w:lang w:eastAsia="es-MX"/>
                    </w:rPr>
                  </w:rPrChange>
                </w:rPr>
                <w:t>“24/02/202026 11:00:00”</w:t>
              </w:r>
            </w:ins>
          </w:p>
        </w:tc>
      </w:tr>
    </w:tbl>
    <w:p w14:paraId="350D20BB" w14:textId="77777777" w:rsidR="00AE7BF3" w:rsidRPr="00AE7BF3" w:rsidRDefault="00AE7BF3" w:rsidP="00AE7BF3">
      <w:pPr>
        <w:pStyle w:val="BodyText"/>
        <w:spacing w:before="0" w:after="0"/>
        <w:rPr>
          <w:ins w:id="883" w:author="Licencia Office" w:date="2026-04-22T13:36:00Z" w16du:dateUtc="2026-04-22T19:36:00Z"/>
          <w:rFonts w:ascii="Montserrat" w:hAnsi="Montserrat" w:cs="Arial"/>
          <w:sz w:val="20"/>
          <w:highlight w:val="cyan"/>
          <w:rPrChange w:id="884" w:author="Licencia Office" w:date="2026-04-22T13:37:00Z" w16du:dateUtc="2026-04-22T19:37:00Z">
            <w:rPr>
              <w:ins w:id="885" w:author="Licencia Office" w:date="2026-04-22T13:36:00Z" w16du:dateUtc="2026-04-22T19:36:00Z"/>
              <w:rFonts w:ascii="Montserrat" w:hAnsi="Montserrat" w:cs="Arial"/>
              <w:sz w:val="20"/>
            </w:rPr>
          </w:rPrChange>
        </w:rPr>
      </w:pPr>
    </w:p>
    <w:p w14:paraId="53AD72E2" w14:textId="77777777" w:rsidR="00AE7BF3" w:rsidRPr="00AE7BF3" w:rsidRDefault="00AE7BF3" w:rsidP="00AE7BF3">
      <w:pPr>
        <w:pStyle w:val="BodyText"/>
        <w:spacing w:before="0" w:after="0"/>
        <w:rPr>
          <w:ins w:id="886" w:author="Licencia Office" w:date="2026-04-22T13:36:00Z" w16du:dateUtc="2026-04-22T19:36:00Z"/>
          <w:rFonts w:ascii="Montserrat" w:hAnsi="Montserrat" w:cs="Arial"/>
          <w:sz w:val="20"/>
          <w:highlight w:val="cyan"/>
          <w:rPrChange w:id="887" w:author="Licencia Office" w:date="2026-04-22T13:37:00Z" w16du:dateUtc="2026-04-22T19:37:00Z">
            <w:rPr>
              <w:ins w:id="888" w:author="Licencia Office" w:date="2026-04-22T13:36:00Z" w16du:dateUtc="2026-04-22T19:36:00Z"/>
              <w:rFonts w:ascii="Montserrat" w:hAnsi="Montserrat" w:cs="Arial"/>
              <w:sz w:val="20"/>
            </w:rPr>
          </w:rPrChange>
        </w:rPr>
      </w:pPr>
    </w:p>
    <w:p w14:paraId="401D36D9" w14:textId="77777777" w:rsidR="00AE7BF3" w:rsidRPr="00AE7BF3" w:rsidRDefault="00AE7BF3" w:rsidP="00AE7BF3">
      <w:pPr>
        <w:pStyle w:val="BodyText"/>
        <w:spacing w:before="0" w:after="0"/>
        <w:rPr>
          <w:ins w:id="889" w:author="Licencia Office" w:date="2026-04-22T13:36:00Z" w16du:dateUtc="2026-04-22T19:36:00Z"/>
          <w:rFonts w:ascii="Montserrat" w:hAnsi="Montserrat" w:cs="Arial"/>
          <w:sz w:val="20"/>
          <w:highlight w:val="cyan"/>
          <w:rPrChange w:id="890" w:author="Licencia Office" w:date="2026-04-22T13:37:00Z" w16du:dateUtc="2026-04-22T19:37:00Z">
            <w:rPr>
              <w:ins w:id="891" w:author="Licencia Office" w:date="2026-04-22T13:36:00Z" w16du:dateUtc="2026-04-22T19:36:00Z"/>
              <w:rFonts w:ascii="Montserrat" w:hAnsi="Montserrat" w:cs="Arial"/>
              <w:sz w:val="20"/>
            </w:rPr>
          </w:rPrChange>
        </w:rPr>
      </w:pPr>
    </w:p>
    <w:p w14:paraId="5E07E6A9" w14:textId="77777777" w:rsidR="00AE7BF3" w:rsidRPr="00AE7BF3" w:rsidRDefault="00AE7BF3" w:rsidP="00AE7BF3">
      <w:pPr>
        <w:pStyle w:val="Ttulo2"/>
        <w:rPr>
          <w:ins w:id="892" w:author="Licencia Office" w:date="2026-04-22T13:36:00Z" w16du:dateUtc="2026-04-22T19:36:00Z"/>
          <w:rFonts w:ascii="Montserrat" w:hAnsi="Montserrat"/>
          <w:sz w:val="20"/>
          <w:szCs w:val="20"/>
          <w:highlight w:val="cyan"/>
          <w:rPrChange w:id="893" w:author="Licencia Office" w:date="2026-04-22T13:37:00Z" w16du:dateUtc="2026-04-22T19:37:00Z">
            <w:rPr>
              <w:ins w:id="894" w:author="Licencia Office" w:date="2026-04-22T13:36:00Z" w16du:dateUtc="2026-04-22T19:36:00Z"/>
              <w:rFonts w:ascii="Montserrat" w:hAnsi="Montserrat"/>
              <w:sz w:val="20"/>
              <w:szCs w:val="20"/>
            </w:rPr>
          </w:rPrChange>
        </w:rPr>
      </w:pPr>
      <w:ins w:id="895" w:author="Licencia Office" w:date="2026-04-22T13:36:00Z" w16du:dateUtc="2026-04-22T19:36:00Z">
        <w:r w:rsidRPr="00AE7BF3">
          <w:rPr>
            <w:rFonts w:ascii="Montserrat" w:hAnsi="Montserrat"/>
            <w:sz w:val="20"/>
            <w:szCs w:val="20"/>
            <w:highlight w:val="cyan"/>
            <w:rPrChange w:id="896" w:author="Licencia Office" w:date="2026-04-22T13:37:00Z" w16du:dateUtc="2026-04-22T19:37:00Z">
              <w:rPr>
                <w:rFonts w:ascii="Montserrat" w:hAnsi="Montserrat"/>
                <w:sz w:val="20"/>
                <w:szCs w:val="20"/>
              </w:rPr>
            </w:rPrChange>
          </w:rPr>
          <w:t>&lt;Respuesta Aprobada con Código 200&gt;</w:t>
        </w:r>
      </w:ins>
    </w:p>
    <w:p w14:paraId="7028B7EF" w14:textId="77777777" w:rsidR="00AE7BF3" w:rsidRPr="00AE7BF3" w:rsidRDefault="00AE7BF3" w:rsidP="00AE7BF3">
      <w:pPr>
        <w:pStyle w:val="Ttulo1"/>
        <w:rPr>
          <w:ins w:id="897" w:author="Licencia Office" w:date="2026-04-22T13:36:00Z" w16du:dateUtc="2026-04-22T19:36:00Z"/>
          <w:rFonts w:ascii="Montserrat" w:hAnsi="Montserrat"/>
          <w:b w:val="0"/>
          <w:bCs w:val="0"/>
          <w:color w:val="0000FF"/>
          <w:kern w:val="0"/>
          <w:sz w:val="20"/>
          <w:szCs w:val="20"/>
          <w:highlight w:val="cyan"/>
          <w:rPrChange w:id="898" w:author="Licencia Office" w:date="2026-04-22T13:37:00Z" w16du:dateUtc="2026-04-22T19:37:00Z">
            <w:rPr>
              <w:ins w:id="899" w:author="Licencia Office" w:date="2026-04-22T13:36:00Z" w16du:dateUtc="2026-04-22T19:36:00Z"/>
              <w:rFonts w:ascii="Montserrat" w:hAnsi="Montserrat"/>
              <w:b w:val="0"/>
              <w:bCs w:val="0"/>
              <w:color w:val="0000FF"/>
              <w:kern w:val="0"/>
              <w:sz w:val="20"/>
              <w:szCs w:val="20"/>
            </w:rPr>
          </w:rPrChange>
        </w:rPr>
      </w:pPr>
      <w:ins w:id="900" w:author="Licencia Office" w:date="2026-04-22T13:36:00Z" w16du:dateUtc="2026-04-22T19:36:00Z">
        <w:r w:rsidRPr="00AE7BF3">
          <w:rPr>
            <w:rFonts w:ascii="Montserrat" w:hAnsi="Montserrat"/>
            <w:sz w:val="20"/>
            <w:szCs w:val="20"/>
            <w:highlight w:val="cyan"/>
            <w:rPrChange w:id="901" w:author="Licencia Office" w:date="2026-04-22T13:37:00Z" w16du:dateUtc="2026-04-22T19:37:00Z">
              <w:rPr>
                <w:rFonts w:ascii="Montserrat" w:hAnsi="Montserrat"/>
                <w:sz w:val="20"/>
                <w:szCs w:val="20"/>
              </w:rPr>
            </w:rPrChange>
          </w:rPr>
          <w:t xml:space="preserve">TIPO ENTRADA/SALIDA </w:t>
        </w:r>
        <w:r w:rsidRPr="00AE7BF3">
          <w:rPr>
            <w:rStyle w:val="InfoHiddenChar"/>
            <w:rFonts w:ascii="Montserrat" w:hAnsi="Montserrat"/>
            <w:i w:val="0"/>
            <w:sz w:val="20"/>
            <w:szCs w:val="20"/>
            <w:highlight w:val="cyan"/>
            <w:rPrChange w:id="902" w:author="Licencia Office" w:date="2026-04-22T13:37:00Z" w16du:dateUtc="2026-04-22T19:37:00Z">
              <w:rPr>
                <w:rStyle w:val="InfoHiddenChar"/>
                <w:rFonts w:ascii="Montserrat" w:hAnsi="Montserrat"/>
                <w:i w:val="0"/>
                <w:sz w:val="20"/>
                <w:szCs w:val="20"/>
              </w:rPr>
            </w:rPrChange>
          </w:rPr>
          <w:t>[Fase: Análisis] [Etapa: Especificación Funcional] (ACSN)</w:t>
        </w:r>
      </w:ins>
    </w:p>
    <w:p w14:paraId="65254428" w14:textId="77777777" w:rsidR="00AE7BF3" w:rsidRPr="00AE7BF3" w:rsidRDefault="00AE7BF3" w:rsidP="00AE7BF3">
      <w:pPr>
        <w:rPr>
          <w:ins w:id="903" w:author="Licencia Office" w:date="2026-04-22T13:36:00Z" w16du:dateUtc="2026-04-22T19:36:00Z"/>
          <w:highlight w:val="cyan"/>
          <w:rPrChange w:id="904" w:author="Licencia Office" w:date="2026-04-22T13:37:00Z" w16du:dateUtc="2026-04-22T19:37:00Z">
            <w:rPr>
              <w:ins w:id="905" w:author="Licencia Office" w:date="2026-04-22T13:36:00Z" w16du:dateUtc="2026-04-22T19:36:00Z"/>
            </w:rPr>
          </w:rPrChange>
        </w:rPr>
      </w:pPr>
    </w:p>
    <w:tbl>
      <w:tblPr>
        <w:tblW w:w="94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215"/>
      </w:tblGrid>
      <w:tr w:rsidR="00AE7BF3" w:rsidRPr="00AE7BF3" w14:paraId="33CAB90C" w14:textId="77777777" w:rsidTr="00B04EE0">
        <w:trPr>
          <w:trHeight w:val="548"/>
          <w:tblHeader/>
          <w:jc w:val="center"/>
          <w:ins w:id="906"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61B4A7F1" w14:textId="77777777" w:rsidR="00AE7BF3" w:rsidRPr="00AE7BF3" w:rsidRDefault="00AE7BF3" w:rsidP="00B04EE0">
            <w:pPr>
              <w:pStyle w:val="TableHeading0"/>
              <w:rPr>
                <w:ins w:id="907" w:author="Licencia Office" w:date="2026-04-22T13:36:00Z" w16du:dateUtc="2026-04-22T19:36:00Z"/>
                <w:rFonts w:ascii="Montserrat" w:hAnsi="Montserrat" w:cs="Arial"/>
                <w:highlight w:val="cyan"/>
                <w:lang w:val="es-MX"/>
                <w:rPrChange w:id="908" w:author="Licencia Office" w:date="2026-04-22T13:37:00Z" w16du:dateUtc="2026-04-22T19:37:00Z">
                  <w:rPr>
                    <w:ins w:id="909" w:author="Licencia Office" w:date="2026-04-22T13:36:00Z" w16du:dateUtc="2026-04-22T19:36:00Z"/>
                    <w:rFonts w:ascii="Montserrat" w:hAnsi="Montserrat" w:cs="Arial"/>
                    <w:lang w:val="es-MX"/>
                  </w:rPr>
                </w:rPrChange>
              </w:rPr>
            </w:pPr>
            <w:ins w:id="910" w:author="Licencia Office" w:date="2026-04-22T13:36:00Z" w16du:dateUtc="2026-04-22T19:36:00Z">
              <w:r w:rsidRPr="00AE7BF3">
                <w:rPr>
                  <w:rFonts w:ascii="Montserrat" w:hAnsi="Montserrat" w:cs="Arial"/>
                  <w:highlight w:val="cyan"/>
                  <w:lang w:val="es-MX"/>
                  <w:rPrChange w:id="911" w:author="Licencia Office" w:date="2026-04-22T13:37:00Z" w16du:dateUtc="2026-04-22T19:37:00Z">
                    <w:rPr>
                      <w:rFonts w:ascii="Montserrat" w:hAnsi="Montserrat" w:cs="Arial"/>
                      <w:lang w:val="es-MX"/>
                    </w:rPr>
                  </w:rPrChange>
                </w:rPr>
                <w:t>I/O/B</w:t>
              </w:r>
            </w:ins>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A9BBA97" w14:textId="77777777" w:rsidR="00AE7BF3" w:rsidRPr="00AE7BF3" w:rsidRDefault="00AE7BF3" w:rsidP="00B04EE0">
            <w:pPr>
              <w:pStyle w:val="TableHeading0"/>
              <w:rPr>
                <w:ins w:id="912" w:author="Licencia Office" w:date="2026-04-22T13:36:00Z" w16du:dateUtc="2026-04-22T19:36:00Z"/>
                <w:rFonts w:ascii="Montserrat" w:hAnsi="Montserrat" w:cs="Arial"/>
                <w:highlight w:val="cyan"/>
                <w:lang w:val="es-MX"/>
                <w:rPrChange w:id="913" w:author="Licencia Office" w:date="2026-04-22T13:37:00Z" w16du:dateUtc="2026-04-22T19:37:00Z">
                  <w:rPr>
                    <w:ins w:id="914" w:author="Licencia Office" w:date="2026-04-22T13:36:00Z" w16du:dateUtc="2026-04-22T19:36:00Z"/>
                    <w:rFonts w:ascii="Montserrat" w:hAnsi="Montserrat" w:cs="Arial"/>
                    <w:lang w:val="es-MX"/>
                  </w:rPr>
                </w:rPrChange>
              </w:rPr>
            </w:pPr>
            <w:ins w:id="915" w:author="Licencia Office" w:date="2026-04-22T13:36:00Z" w16du:dateUtc="2026-04-22T19:36:00Z">
              <w:r w:rsidRPr="00AE7BF3">
                <w:rPr>
                  <w:rFonts w:ascii="Montserrat" w:hAnsi="Montserrat" w:cs="Arial"/>
                  <w:highlight w:val="cyan"/>
                  <w:lang w:val="es-MX"/>
                  <w:rPrChange w:id="916" w:author="Licencia Office" w:date="2026-04-22T13:37:00Z" w16du:dateUtc="2026-04-22T19:37:00Z">
                    <w:rPr>
                      <w:rFonts w:ascii="Montserrat" w:hAnsi="Montserrat" w:cs="Arial"/>
                      <w:lang w:val="es-MX"/>
                    </w:rPr>
                  </w:rPrChange>
                </w:rPr>
                <w:t>Formato</w:t>
              </w:r>
            </w:ins>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73521E3A" w14:textId="77777777" w:rsidR="00AE7BF3" w:rsidRPr="00AE7BF3" w:rsidRDefault="00AE7BF3" w:rsidP="00B04EE0">
            <w:pPr>
              <w:pStyle w:val="TableHeading0"/>
              <w:rPr>
                <w:ins w:id="917" w:author="Licencia Office" w:date="2026-04-22T13:36:00Z" w16du:dateUtc="2026-04-22T19:36:00Z"/>
                <w:rFonts w:ascii="Montserrat" w:hAnsi="Montserrat" w:cs="Arial"/>
                <w:highlight w:val="cyan"/>
                <w:lang w:val="es-MX"/>
                <w:rPrChange w:id="918" w:author="Licencia Office" w:date="2026-04-22T13:37:00Z" w16du:dateUtc="2026-04-22T19:37:00Z">
                  <w:rPr>
                    <w:ins w:id="919" w:author="Licencia Office" w:date="2026-04-22T13:36:00Z" w16du:dateUtc="2026-04-22T19:36:00Z"/>
                    <w:rFonts w:ascii="Montserrat" w:hAnsi="Montserrat" w:cs="Arial"/>
                    <w:lang w:val="es-MX"/>
                  </w:rPr>
                </w:rPrChange>
              </w:rPr>
            </w:pPr>
            <w:ins w:id="920" w:author="Licencia Office" w:date="2026-04-22T13:36:00Z" w16du:dateUtc="2026-04-22T19:36:00Z">
              <w:r w:rsidRPr="00AE7BF3">
                <w:rPr>
                  <w:rFonts w:ascii="Montserrat" w:hAnsi="Montserrat" w:cs="Arial"/>
                  <w:highlight w:val="cyan"/>
                  <w:lang w:val="es-MX"/>
                  <w:rPrChange w:id="921" w:author="Licencia Office" w:date="2026-04-22T13:37:00Z" w16du:dateUtc="2026-04-22T19:37:00Z">
                    <w:rPr>
                      <w:rFonts w:ascii="Montserrat" w:hAnsi="Montserrat" w:cs="Arial"/>
                      <w:lang w:val="es-MX"/>
                    </w:rPr>
                  </w:rPrChange>
                </w:rPr>
                <w:t xml:space="preserve">Medios de Comunicación </w:t>
              </w:r>
            </w:ins>
          </w:p>
        </w:tc>
        <w:tc>
          <w:tcPr>
            <w:tcW w:w="2215" w:type="dxa"/>
            <w:tcBorders>
              <w:top w:val="single" w:sz="6" w:space="0" w:color="auto"/>
              <w:left w:val="single" w:sz="6" w:space="0" w:color="auto"/>
              <w:bottom w:val="single" w:sz="6" w:space="0" w:color="auto"/>
              <w:right w:val="single" w:sz="6" w:space="0" w:color="auto"/>
            </w:tcBorders>
            <w:shd w:val="clear" w:color="auto" w:fill="A6A6A6"/>
          </w:tcPr>
          <w:p w14:paraId="305E7C13" w14:textId="77777777" w:rsidR="00AE7BF3" w:rsidRPr="00AE7BF3" w:rsidRDefault="00AE7BF3" w:rsidP="00B04EE0">
            <w:pPr>
              <w:pStyle w:val="TableHeading0"/>
              <w:rPr>
                <w:ins w:id="922" w:author="Licencia Office" w:date="2026-04-22T13:36:00Z" w16du:dateUtc="2026-04-22T19:36:00Z"/>
                <w:rFonts w:ascii="Montserrat" w:hAnsi="Montserrat" w:cs="Arial"/>
                <w:highlight w:val="cyan"/>
                <w:lang w:val="es-MX"/>
                <w:rPrChange w:id="923" w:author="Licencia Office" w:date="2026-04-22T13:37:00Z" w16du:dateUtc="2026-04-22T19:37:00Z">
                  <w:rPr>
                    <w:ins w:id="924" w:author="Licencia Office" w:date="2026-04-22T13:36:00Z" w16du:dateUtc="2026-04-22T19:36:00Z"/>
                    <w:rFonts w:ascii="Montserrat" w:hAnsi="Montserrat" w:cs="Arial"/>
                    <w:lang w:val="es-MX"/>
                  </w:rPr>
                </w:rPrChange>
              </w:rPr>
            </w:pPr>
            <w:ins w:id="925" w:author="Licencia Office" w:date="2026-04-22T13:36:00Z" w16du:dateUtc="2026-04-22T19:36:00Z">
              <w:r w:rsidRPr="00AE7BF3">
                <w:rPr>
                  <w:rFonts w:ascii="Montserrat" w:hAnsi="Montserrat" w:cs="Arial"/>
                  <w:highlight w:val="cyan"/>
                  <w:lang w:val="es-MX"/>
                  <w:rPrChange w:id="926" w:author="Licencia Office" w:date="2026-04-22T13:37:00Z" w16du:dateUtc="2026-04-22T19:37:00Z">
                    <w:rPr>
                      <w:rFonts w:ascii="Montserrat" w:hAnsi="Montserrat" w:cs="Arial"/>
                      <w:lang w:val="es-MX"/>
                    </w:rPr>
                  </w:rPrChange>
                </w:rPr>
                <w:t>Volumen</w:t>
              </w:r>
            </w:ins>
          </w:p>
        </w:tc>
      </w:tr>
      <w:tr w:rsidR="00AE7BF3" w:rsidRPr="00AE7BF3" w14:paraId="1C5F8E2F" w14:textId="77777777" w:rsidTr="00B04EE0">
        <w:trPr>
          <w:trHeight w:val="754"/>
          <w:tblHeader/>
          <w:jc w:val="center"/>
          <w:ins w:id="927"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vAlign w:val="center"/>
          </w:tcPr>
          <w:p w14:paraId="0329DA87" w14:textId="77777777" w:rsidR="00AE7BF3" w:rsidRPr="00AE7BF3" w:rsidRDefault="00AE7BF3" w:rsidP="00B04EE0">
            <w:pPr>
              <w:pStyle w:val="TableHeading0"/>
              <w:rPr>
                <w:ins w:id="928" w:author="Licencia Office" w:date="2026-04-22T13:36:00Z" w16du:dateUtc="2026-04-22T19:36:00Z"/>
                <w:rFonts w:ascii="Montserrat" w:hAnsi="Montserrat" w:cs="Arial"/>
                <w:b w:val="0"/>
                <w:highlight w:val="cyan"/>
                <w:lang w:val="es-MX"/>
                <w:rPrChange w:id="929" w:author="Licencia Office" w:date="2026-04-22T13:37:00Z" w16du:dateUtc="2026-04-22T19:37:00Z">
                  <w:rPr>
                    <w:ins w:id="930" w:author="Licencia Office" w:date="2026-04-22T13:36:00Z" w16du:dateUtc="2026-04-22T19:36:00Z"/>
                    <w:rFonts w:ascii="Montserrat" w:hAnsi="Montserrat" w:cs="Arial"/>
                    <w:b w:val="0"/>
                    <w:lang w:val="es-MX"/>
                  </w:rPr>
                </w:rPrChange>
              </w:rPr>
            </w:pPr>
            <w:ins w:id="931" w:author="Licencia Office" w:date="2026-04-22T13:36:00Z" w16du:dateUtc="2026-04-22T19:36:00Z">
              <w:r w:rsidRPr="00AE7BF3">
                <w:rPr>
                  <w:rFonts w:ascii="Montserrat" w:hAnsi="Montserrat" w:cs="Arial"/>
                  <w:b w:val="0"/>
                  <w:highlight w:val="cyan"/>
                  <w:lang w:val="es-MX"/>
                  <w:rPrChange w:id="932" w:author="Licencia Office" w:date="2026-04-22T13:37:00Z" w16du:dateUtc="2026-04-22T19:37:00Z">
                    <w:rPr>
                      <w:rFonts w:ascii="Montserrat" w:hAnsi="Montserrat" w:cs="Arial"/>
                      <w:b w:val="0"/>
                      <w:lang w:val="es-MX"/>
                    </w:rPr>
                  </w:rPrChange>
                </w:rPr>
                <w:t>O</w:t>
              </w:r>
            </w:ins>
          </w:p>
        </w:tc>
        <w:tc>
          <w:tcPr>
            <w:tcW w:w="2845" w:type="dxa"/>
            <w:tcBorders>
              <w:top w:val="single" w:sz="6" w:space="0" w:color="auto"/>
              <w:left w:val="single" w:sz="6" w:space="0" w:color="auto"/>
              <w:bottom w:val="single" w:sz="6" w:space="0" w:color="auto"/>
              <w:right w:val="single" w:sz="6" w:space="0" w:color="auto"/>
            </w:tcBorders>
            <w:vAlign w:val="center"/>
          </w:tcPr>
          <w:p w14:paraId="77B1265C" w14:textId="77777777" w:rsidR="00AE7BF3" w:rsidRPr="00AE7BF3" w:rsidRDefault="00AE7BF3" w:rsidP="00B04EE0">
            <w:pPr>
              <w:pStyle w:val="TableHeading0"/>
              <w:rPr>
                <w:ins w:id="933" w:author="Licencia Office" w:date="2026-04-22T13:36:00Z" w16du:dateUtc="2026-04-22T19:36:00Z"/>
                <w:rFonts w:ascii="Montserrat" w:hAnsi="Montserrat" w:cs="Arial"/>
                <w:b w:val="0"/>
                <w:highlight w:val="cyan"/>
                <w:lang w:val="es-MX"/>
                <w:rPrChange w:id="934" w:author="Licencia Office" w:date="2026-04-22T13:37:00Z" w16du:dateUtc="2026-04-22T19:37:00Z">
                  <w:rPr>
                    <w:ins w:id="935" w:author="Licencia Office" w:date="2026-04-22T13:36:00Z" w16du:dateUtc="2026-04-22T19:36:00Z"/>
                    <w:rFonts w:ascii="Montserrat" w:hAnsi="Montserrat" w:cs="Arial"/>
                    <w:b w:val="0"/>
                    <w:lang w:val="es-MX"/>
                  </w:rPr>
                </w:rPrChange>
              </w:rPr>
            </w:pPr>
            <w:ins w:id="936" w:author="Licencia Office" w:date="2026-04-22T13:36:00Z" w16du:dateUtc="2026-04-22T19:36:00Z">
              <w:r w:rsidRPr="00AE7BF3">
                <w:rPr>
                  <w:rFonts w:ascii="Montserrat" w:hAnsi="Montserrat" w:cs="Arial"/>
                  <w:b w:val="0"/>
                  <w:highlight w:val="cyan"/>
                  <w:lang w:val="es-MX"/>
                  <w:rPrChange w:id="937" w:author="Licencia Office" w:date="2026-04-22T13:37:00Z" w16du:dateUtc="2026-04-22T19:37:00Z">
                    <w:rPr>
                      <w:rFonts w:ascii="Montserrat" w:hAnsi="Montserrat" w:cs="Arial"/>
                      <w:b w:val="0"/>
                      <w:lang w:val="es-MX"/>
                    </w:rPr>
                  </w:rPrChange>
                </w:rPr>
                <w:t>XML</w:t>
              </w:r>
            </w:ins>
          </w:p>
        </w:tc>
        <w:tc>
          <w:tcPr>
            <w:tcW w:w="3020" w:type="dxa"/>
            <w:tcBorders>
              <w:top w:val="single" w:sz="6" w:space="0" w:color="auto"/>
              <w:left w:val="single" w:sz="6" w:space="0" w:color="auto"/>
              <w:bottom w:val="single" w:sz="6" w:space="0" w:color="auto"/>
              <w:right w:val="single" w:sz="6" w:space="0" w:color="auto"/>
            </w:tcBorders>
            <w:vAlign w:val="center"/>
          </w:tcPr>
          <w:p w14:paraId="621995E7" w14:textId="77777777" w:rsidR="00AE7BF3" w:rsidRPr="00AE7BF3" w:rsidRDefault="00AE7BF3" w:rsidP="00B04EE0">
            <w:pPr>
              <w:pStyle w:val="TableHeading0"/>
              <w:rPr>
                <w:ins w:id="938" w:author="Licencia Office" w:date="2026-04-22T13:36:00Z" w16du:dateUtc="2026-04-22T19:36:00Z"/>
                <w:rFonts w:ascii="Montserrat" w:hAnsi="Montserrat" w:cs="Arial"/>
                <w:b w:val="0"/>
                <w:highlight w:val="cyan"/>
                <w:lang w:val="es-MX"/>
                <w:rPrChange w:id="939" w:author="Licencia Office" w:date="2026-04-22T13:37:00Z" w16du:dateUtc="2026-04-22T19:37:00Z">
                  <w:rPr>
                    <w:ins w:id="940" w:author="Licencia Office" w:date="2026-04-22T13:36:00Z" w16du:dateUtc="2026-04-22T19:36:00Z"/>
                    <w:rFonts w:ascii="Montserrat" w:hAnsi="Montserrat" w:cs="Arial"/>
                    <w:b w:val="0"/>
                    <w:lang w:val="es-MX"/>
                  </w:rPr>
                </w:rPrChange>
              </w:rPr>
            </w:pPr>
            <w:ins w:id="941" w:author="Licencia Office" w:date="2026-04-22T13:36:00Z" w16du:dateUtc="2026-04-22T19:36:00Z">
              <w:r w:rsidRPr="00AE7BF3">
                <w:rPr>
                  <w:rFonts w:ascii="Montserrat" w:hAnsi="Montserrat" w:cs="Arial"/>
                  <w:b w:val="0"/>
                  <w:highlight w:val="cyan"/>
                  <w:lang w:val="es-MX"/>
                  <w:rPrChange w:id="942" w:author="Licencia Office" w:date="2026-04-22T13:37:00Z" w16du:dateUtc="2026-04-22T19:37:00Z">
                    <w:rPr>
                      <w:rFonts w:ascii="Montserrat" w:hAnsi="Montserrat" w:cs="Arial"/>
                      <w:b w:val="0"/>
                      <w:lang w:val="es-MX"/>
                    </w:rPr>
                  </w:rPrChange>
                </w:rPr>
                <w:t>HTML</w:t>
              </w:r>
            </w:ins>
          </w:p>
        </w:tc>
        <w:tc>
          <w:tcPr>
            <w:tcW w:w="2215" w:type="dxa"/>
            <w:tcBorders>
              <w:top w:val="single" w:sz="6" w:space="0" w:color="auto"/>
              <w:left w:val="single" w:sz="6" w:space="0" w:color="auto"/>
              <w:bottom w:val="single" w:sz="6" w:space="0" w:color="auto"/>
              <w:right w:val="single" w:sz="6" w:space="0" w:color="auto"/>
            </w:tcBorders>
            <w:vAlign w:val="center"/>
          </w:tcPr>
          <w:p w14:paraId="0A98A0DA" w14:textId="77777777" w:rsidR="00AE7BF3" w:rsidRPr="00AE7BF3" w:rsidRDefault="00AE7BF3" w:rsidP="00B04EE0">
            <w:pPr>
              <w:pStyle w:val="TableHeading0"/>
              <w:rPr>
                <w:ins w:id="943" w:author="Licencia Office" w:date="2026-04-22T13:36:00Z" w16du:dateUtc="2026-04-22T19:36:00Z"/>
                <w:rFonts w:ascii="Montserrat" w:hAnsi="Montserrat" w:cs="Arial"/>
                <w:b w:val="0"/>
                <w:highlight w:val="cyan"/>
                <w:lang w:val="es-MX"/>
                <w:rPrChange w:id="944" w:author="Licencia Office" w:date="2026-04-22T13:37:00Z" w16du:dateUtc="2026-04-22T19:37:00Z">
                  <w:rPr>
                    <w:ins w:id="945" w:author="Licencia Office" w:date="2026-04-22T13:36:00Z" w16du:dateUtc="2026-04-22T19:36:00Z"/>
                    <w:rFonts w:ascii="Montserrat" w:hAnsi="Montserrat" w:cs="Arial"/>
                    <w:b w:val="0"/>
                    <w:lang w:val="es-MX"/>
                  </w:rPr>
                </w:rPrChange>
              </w:rPr>
            </w:pPr>
            <w:ins w:id="946" w:author="Licencia Office" w:date="2026-04-22T13:36:00Z" w16du:dateUtc="2026-04-22T19:36:00Z">
              <w:r w:rsidRPr="00AE7BF3">
                <w:rPr>
                  <w:rFonts w:ascii="Montserrat" w:hAnsi="Montserrat" w:cs="Arial"/>
                  <w:b w:val="0"/>
                  <w:highlight w:val="cyan"/>
                  <w:lang w:val="es-MX"/>
                  <w:rPrChange w:id="947" w:author="Licencia Office" w:date="2026-04-22T13:37:00Z" w16du:dateUtc="2026-04-22T19:37:00Z">
                    <w:rPr>
                      <w:rFonts w:ascii="Montserrat" w:hAnsi="Montserrat" w:cs="Arial"/>
                      <w:b w:val="0"/>
                      <w:lang w:val="es-MX"/>
                    </w:rPr>
                  </w:rPrChange>
                </w:rPr>
                <w:t>Se estima en promedio 359 consultas por día.</w:t>
              </w:r>
            </w:ins>
          </w:p>
        </w:tc>
      </w:tr>
    </w:tbl>
    <w:p w14:paraId="18DE6363" w14:textId="77777777" w:rsidR="00AE7BF3" w:rsidRPr="00AE7BF3" w:rsidRDefault="00AE7BF3" w:rsidP="00AE7BF3">
      <w:pPr>
        <w:pStyle w:val="Ttulo1"/>
        <w:rPr>
          <w:ins w:id="948" w:author="Licencia Office" w:date="2026-04-22T13:36:00Z" w16du:dateUtc="2026-04-22T19:36:00Z"/>
          <w:rFonts w:ascii="Montserrat" w:hAnsi="Montserrat"/>
          <w:b w:val="0"/>
          <w:bCs w:val="0"/>
          <w:color w:val="0000FF"/>
          <w:kern w:val="0"/>
          <w:sz w:val="20"/>
          <w:szCs w:val="20"/>
          <w:highlight w:val="cyan"/>
          <w:rPrChange w:id="949" w:author="Licencia Office" w:date="2026-04-22T13:37:00Z" w16du:dateUtc="2026-04-22T19:37:00Z">
            <w:rPr>
              <w:ins w:id="950" w:author="Licencia Office" w:date="2026-04-22T13:36:00Z" w16du:dateUtc="2026-04-22T19:36:00Z"/>
              <w:rFonts w:ascii="Montserrat" w:hAnsi="Montserrat"/>
              <w:b w:val="0"/>
              <w:bCs w:val="0"/>
              <w:color w:val="0000FF"/>
              <w:kern w:val="0"/>
              <w:sz w:val="20"/>
              <w:szCs w:val="20"/>
            </w:rPr>
          </w:rPrChange>
        </w:rPr>
      </w:pPr>
      <w:ins w:id="951" w:author="Licencia Office" w:date="2026-04-22T13:36:00Z" w16du:dateUtc="2026-04-22T19:36:00Z">
        <w:r w:rsidRPr="00AE7BF3">
          <w:rPr>
            <w:rFonts w:ascii="Montserrat" w:hAnsi="Montserrat"/>
            <w:sz w:val="20"/>
            <w:szCs w:val="20"/>
            <w:highlight w:val="cyan"/>
            <w:rPrChange w:id="952" w:author="Licencia Office" w:date="2026-04-22T13:37:00Z" w16du:dateUtc="2026-04-22T19:37:00Z">
              <w:rPr>
                <w:rFonts w:ascii="Montserrat" w:hAnsi="Montserrat"/>
                <w:sz w:val="20"/>
                <w:szCs w:val="20"/>
              </w:rPr>
            </w:rPrChange>
          </w:rPr>
          <w:t xml:space="preserve">TRANSMISIÓN DE DATOS </w:t>
        </w:r>
        <w:r w:rsidRPr="00AE7BF3">
          <w:rPr>
            <w:rStyle w:val="InfoHiddenChar"/>
            <w:rFonts w:ascii="Montserrat" w:hAnsi="Montserrat"/>
            <w:i w:val="0"/>
            <w:sz w:val="20"/>
            <w:szCs w:val="20"/>
            <w:highlight w:val="cyan"/>
            <w:rPrChange w:id="953" w:author="Licencia Office" w:date="2026-04-22T13:37:00Z" w16du:dateUtc="2026-04-22T19:37:00Z">
              <w:rPr>
                <w:rStyle w:val="InfoHiddenChar"/>
                <w:rFonts w:ascii="Montserrat" w:hAnsi="Montserrat"/>
                <w:i w:val="0"/>
                <w:sz w:val="20"/>
                <w:szCs w:val="20"/>
              </w:rPr>
            </w:rPrChange>
          </w:rPr>
          <w:t>[Fase: Análisis] [Etapa: Especificación Funcional] (ACSN)</w:t>
        </w:r>
      </w:ins>
    </w:p>
    <w:p w14:paraId="26979D4A" w14:textId="77777777" w:rsidR="00AE7BF3" w:rsidRPr="00AE7BF3" w:rsidRDefault="00AE7BF3" w:rsidP="00AE7BF3">
      <w:pPr>
        <w:rPr>
          <w:ins w:id="954" w:author="Licencia Office" w:date="2026-04-22T13:36:00Z" w16du:dateUtc="2026-04-22T19:36:00Z"/>
          <w:highlight w:val="cyan"/>
          <w:rPrChange w:id="955" w:author="Licencia Office" w:date="2026-04-22T13:37:00Z" w16du:dateUtc="2026-04-22T19:37:00Z">
            <w:rPr>
              <w:ins w:id="956" w:author="Licencia Office" w:date="2026-04-22T13:36:00Z" w16du:dateUtc="2026-04-22T19:36:00Z"/>
            </w:rPr>
          </w:rPrChange>
        </w:rPr>
      </w:pPr>
    </w:p>
    <w:tbl>
      <w:tblPr>
        <w:tblpPr w:leftFromText="141" w:rightFromText="141" w:vertAnchor="page" w:horzAnchor="margin" w:tblpXSpec="center" w:tblpY="2701"/>
        <w:tblW w:w="100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701"/>
      </w:tblGrid>
      <w:tr w:rsidR="00AE7BF3" w:rsidRPr="00AE7BF3" w14:paraId="6FF6E58B" w14:textId="77777777" w:rsidTr="00B04EE0">
        <w:trPr>
          <w:trHeight w:val="454"/>
          <w:tblHeader/>
          <w:ins w:id="957"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2179EEEF" w14:textId="77777777" w:rsidR="00AE7BF3" w:rsidRPr="00AE7BF3" w:rsidRDefault="00AE7BF3" w:rsidP="00B04EE0">
            <w:pPr>
              <w:pStyle w:val="TableHeading0"/>
              <w:rPr>
                <w:ins w:id="958" w:author="Licencia Office" w:date="2026-04-22T13:36:00Z" w16du:dateUtc="2026-04-22T19:36:00Z"/>
                <w:rFonts w:ascii="Montserrat" w:hAnsi="Montserrat" w:cs="Arial"/>
                <w:highlight w:val="cyan"/>
                <w:lang w:val="es-MX"/>
                <w:rPrChange w:id="959" w:author="Licencia Office" w:date="2026-04-22T13:37:00Z" w16du:dateUtc="2026-04-22T19:37:00Z">
                  <w:rPr>
                    <w:ins w:id="960" w:author="Licencia Office" w:date="2026-04-22T13:36:00Z" w16du:dateUtc="2026-04-22T19:36:00Z"/>
                    <w:rFonts w:ascii="Montserrat" w:hAnsi="Montserrat" w:cs="Arial"/>
                    <w:lang w:val="es-MX"/>
                  </w:rPr>
                </w:rPrChange>
              </w:rPr>
            </w:pPr>
            <w:ins w:id="961" w:author="Licencia Office" w:date="2026-04-22T13:36:00Z" w16du:dateUtc="2026-04-22T19:36:00Z">
              <w:r w:rsidRPr="00AE7BF3">
                <w:rPr>
                  <w:rFonts w:ascii="Montserrat" w:hAnsi="Montserrat" w:cs="Arial"/>
                  <w:highlight w:val="cyan"/>
                  <w:lang w:val="es-MX"/>
                  <w:rPrChange w:id="962" w:author="Licencia Office" w:date="2026-04-22T13:37:00Z" w16du:dateUtc="2026-04-22T19:37:00Z">
                    <w:rPr>
                      <w:rFonts w:ascii="Montserrat" w:hAnsi="Montserrat" w:cs="Arial"/>
                      <w:lang w:val="es-MX"/>
                    </w:rPr>
                  </w:rPrChange>
                </w:rPr>
                <w:lastRenderedPageBreak/>
                <w:t>Posición</w:t>
              </w:r>
            </w:ins>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5DD01280" w14:textId="77777777" w:rsidR="00AE7BF3" w:rsidRPr="00AE7BF3" w:rsidRDefault="00AE7BF3" w:rsidP="00B04EE0">
            <w:pPr>
              <w:pStyle w:val="TableHeading0"/>
              <w:rPr>
                <w:ins w:id="963" w:author="Licencia Office" w:date="2026-04-22T13:36:00Z" w16du:dateUtc="2026-04-22T19:36:00Z"/>
                <w:rFonts w:ascii="Montserrat" w:hAnsi="Montserrat" w:cs="Arial"/>
                <w:highlight w:val="cyan"/>
                <w:lang w:val="es-MX"/>
                <w:rPrChange w:id="964" w:author="Licencia Office" w:date="2026-04-22T13:37:00Z" w16du:dateUtc="2026-04-22T19:37:00Z">
                  <w:rPr>
                    <w:ins w:id="965" w:author="Licencia Office" w:date="2026-04-22T13:36:00Z" w16du:dateUtc="2026-04-22T19:36:00Z"/>
                    <w:rFonts w:ascii="Montserrat" w:hAnsi="Montserrat" w:cs="Arial"/>
                    <w:lang w:val="es-MX"/>
                  </w:rPr>
                </w:rPrChange>
              </w:rPr>
            </w:pPr>
            <w:ins w:id="966" w:author="Licencia Office" w:date="2026-04-22T13:36:00Z" w16du:dateUtc="2026-04-22T19:36:00Z">
              <w:r w:rsidRPr="00AE7BF3">
                <w:rPr>
                  <w:rFonts w:ascii="Montserrat" w:hAnsi="Montserrat" w:cs="Arial"/>
                  <w:highlight w:val="cyan"/>
                  <w:lang w:val="es-MX"/>
                  <w:rPrChange w:id="967" w:author="Licencia Office" w:date="2026-04-22T13:37:00Z" w16du:dateUtc="2026-04-22T19:37:00Z">
                    <w:rPr>
                      <w:rFonts w:ascii="Montserrat" w:hAnsi="Montserrat" w:cs="Arial"/>
                      <w:lang w:val="es-MX"/>
                    </w:rPr>
                  </w:rPrChange>
                </w:rPr>
                <w:t>Nombre Dato</w:t>
              </w:r>
            </w:ins>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1262A3E0" w14:textId="77777777" w:rsidR="00AE7BF3" w:rsidRPr="00AE7BF3" w:rsidRDefault="00AE7BF3" w:rsidP="00B04EE0">
            <w:pPr>
              <w:pStyle w:val="TableHeading0"/>
              <w:rPr>
                <w:ins w:id="968" w:author="Licencia Office" w:date="2026-04-22T13:36:00Z" w16du:dateUtc="2026-04-22T19:36:00Z"/>
                <w:rFonts w:ascii="Montserrat" w:hAnsi="Montserrat" w:cs="Arial"/>
                <w:highlight w:val="cyan"/>
                <w:lang w:val="es-MX"/>
                <w:rPrChange w:id="969" w:author="Licencia Office" w:date="2026-04-22T13:37:00Z" w16du:dateUtc="2026-04-22T19:37:00Z">
                  <w:rPr>
                    <w:ins w:id="970" w:author="Licencia Office" w:date="2026-04-22T13:36:00Z" w16du:dateUtc="2026-04-22T19:36:00Z"/>
                    <w:rFonts w:ascii="Montserrat" w:hAnsi="Montserrat" w:cs="Arial"/>
                    <w:lang w:val="es-MX"/>
                  </w:rPr>
                </w:rPrChange>
              </w:rPr>
            </w:pPr>
            <w:ins w:id="971" w:author="Licencia Office" w:date="2026-04-22T13:36:00Z" w16du:dateUtc="2026-04-22T19:36:00Z">
              <w:r w:rsidRPr="00AE7BF3">
                <w:rPr>
                  <w:rFonts w:ascii="Montserrat" w:hAnsi="Montserrat" w:cs="Arial"/>
                  <w:highlight w:val="cyan"/>
                  <w:lang w:val="es-MX"/>
                  <w:rPrChange w:id="972" w:author="Licencia Office" w:date="2026-04-22T13:37:00Z" w16du:dateUtc="2026-04-22T19:37:00Z">
                    <w:rPr>
                      <w:rFonts w:ascii="Montserrat" w:hAnsi="Montserrat" w:cs="Arial"/>
                      <w:lang w:val="es-MX"/>
                    </w:rPr>
                  </w:rPrChange>
                </w:rPr>
                <w:t>Tipo Dato</w:t>
              </w:r>
            </w:ins>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D358703" w14:textId="77777777" w:rsidR="00AE7BF3" w:rsidRPr="00AE7BF3" w:rsidRDefault="00AE7BF3" w:rsidP="00B04EE0">
            <w:pPr>
              <w:pStyle w:val="TableHeading0"/>
              <w:rPr>
                <w:ins w:id="973" w:author="Licencia Office" w:date="2026-04-22T13:36:00Z" w16du:dateUtc="2026-04-22T19:36:00Z"/>
                <w:rFonts w:ascii="Montserrat" w:hAnsi="Montserrat" w:cs="Arial"/>
                <w:highlight w:val="cyan"/>
                <w:lang w:val="es-MX"/>
                <w:rPrChange w:id="974" w:author="Licencia Office" w:date="2026-04-22T13:37:00Z" w16du:dateUtc="2026-04-22T19:37:00Z">
                  <w:rPr>
                    <w:ins w:id="975" w:author="Licencia Office" w:date="2026-04-22T13:36:00Z" w16du:dateUtc="2026-04-22T19:36:00Z"/>
                    <w:rFonts w:ascii="Montserrat" w:hAnsi="Montserrat" w:cs="Arial"/>
                    <w:lang w:val="es-MX"/>
                  </w:rPr>
                </w:rPrChange>
              </w:rPr>
            </w:pPr>
            <w:ins w:id="976" w:author="Licencia Office" w:date="2026-04-22T13:36:00Z" w16du:dateUtc="2026-04-22T19:36:00Z">
              <w:r w:rsidRPr="00AE7BF3">
                <w:rPr>
                  <w:rFonts w:ascii="Montserrat" w:hAnsi="Montserrat" w:cs="Arial"/>
                  <w:highlight w:val="cyan"/>
                  <w:lang w:val="es-MX"/>
                  <w:rPrChange w:id="977" w:author="Licencia Office" w:date="2026-04-22T13:37:00Z" w16du:dateUtc="2026-04-22T19:37:00Z">
                    <w:rPr>
                      <w:rFonts w:ascii="Montserrat" w:hAnsi="Montserrat" w:cs="Arial"/>
                      <w:lang w:val="es-MX"/>
                    </w:rPr>
                  </w:rPrChange>
                </w:rPr>
                <w:t>Tamaño</w:t>
              </w:r>
            </w:ins>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39897899" w14:textId="77777777" w:rsidR="00AE7BF3" w:rsidRPr="00AE7BF3" w:rsidRDefault="00AE7BF3" w:rsidP="00B04EE0">
            <w:pPr>
              <w:pStyle w:val="TableHeading0"/>
              <w:rPr>
                <w:ins w:id="978" w:author="Licencia Office" w:date="2026-04-22T13:36:00Z" w16du:dateUtc="2026-04-22T19:36:00Z"/>
                <w:rFonts w:ascii="Montserrat" w:hAnsi="Montserrat" w:cs="Arial"/>
                <w:highlight w:val="cyan"/>
                <w:lang w:val="es-MX"/>
                <w:rPrChange w:id="979" w:author="Licencia Office" w:date="2026-04-22T13:37:00Z" w16du:dateUtc="2026-04-22T19:37:00Z">
                  <w:rPr>
                    <w:ins w:id="980" w:author="Licencia Office" w:date="2026-04-22T13:36:00Z" w16du:dateUtc="2026-04-22T19:36:00Z"/>
                    <w:rFonts w:ascii="Montserrat" w:hAnsi="Montserrat" w:cs="Arial"/>
                    <w:lang w:val="es-MX"/>
                  </w:rPr>
                </w:rPrChange>
              </w:rPr>
            </w:pPr>
            <w:ins w:id="981" w:author="Licencia Office" w:date="2026-04-22T13:36:00Z" w16du:dateUtc="2026-04-22T19:36:00Z">
              <w:r w:rsidRPr="00AE7BF3">
                <w:rPr>
                  <w:rFonts w:ascii="Montserrat" w:hAnsi="Montserrat" w:cs="Arial"/>
                  <w:highlight w:val="cyan"/>
                  <w:lang w:val="es-MX"/>
                  <w:rPrChange w:id="982" w:author="Licencia Office" w:date="2026-04-22T13:37:00Z" w16du:dateUtc="2026-04-22T19:37:00Z">
                    <w:rPr>
                      <w:rFonts w:ascii="Montserrat" w:hAnsi="Montserrat" w:cs="Arial"/>
                      <w:lang w:val="es-MX"/>
                    </w:rPr>
                  </w:rPrChange>
                </w:rPr>
                <w:t>Referencia</w:t>
              </w:r>
            </w:ins>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69E45ED2" w14:textId="77777777" w:rsidR="00AE7BF3" w:rsidRPr="00AE7BF3" w:rsidRDefault="00AE7BF3" w:rsidP="00B04EE0">
            <w:pPr>
              <w:pStyle w:val="TableHeading0"/>
              <w:rPr>
                <w:ins w:id="983" w:author="Licencia Office" w:date="2026-04-22T13:36:00Z" w16du:dateUtc="2026-04-22T19:36:00Z"/>
                <w:rFonts w:ascii="Montserrat" w:hAnsi="Montserrat" w:cs="Arial"/>
                <w:highlight w:val="cyan"/>
                <w:lang w:val="es-MX"/>
                <w:rPrChange w:id="984" w:author="Licencia Office" w:date="2026-04-22T13:37:00Z" w16du:dateUtc="2026-04-22T19:37:00Z">
                  <w:rPr>
                    <w:ins w:id="985" w:author="Licencia Office" w:date="2026-04-22T13:36:00Z" w16du:dateUtc="2026-04-22T19:36:00Z"/>
                    <w:rFonts w:ascii="Montserrat" w:hAnsi="Montserrat" w:cs="Arial"/>
                    <w:lang w:val="es-MX"/>
                  </w:rPr>
                </w:rPrChange>
              </w:rPr>
            </w:pPr>
            <w:ins w:id="986" w:author="Licencia Office" w:date="2026-04-22T13:36:00Z" w16du:dateUtc="2026-04-22T19:36:00Z">
              <w:r w:rsidRPr="00AE7BF3">
                <w:rPr>
                  <w:rFonts w:ascii="Montserrat" w:hAnsi="Montserrat" w:cs="Arial"/>
                  <w:highlight w:val="cyan"/>
                  <w:lang w:val="es-MX"/>
                  <w:rPrChange w:id="987" w:author="Licencia Office" w:date="2026-04-22T13:37:00Z" w16du:dateUtc="2026-04-22T19:37:00Z">
                    <w:rPr>
                      <w:rFonts w:ascii="Montserrat" w:hAnsi="Montserrat" w:cs="Arial"/>
                      <w:lang w:val="es-MX"/>
                    </w:rPr>
                  </w:rPrChange>
                </w:rPr>
                <w:t>Asociación</w:t>
              </w:r>
            </w:ins>
          </w:p>
        </w:tc>
        <w:tc>
          <w:tcPr>
            <w:tcW w:w="1701" w:type="dxa"/>
            <w:tcBorders>
              <w:top w:val="single" w:sz="6" w:space="0" w:color="auto"/>
              <w:left w:val="single" w:sz="6" w:space="0" w:color="auto"/>
              <w:bottom w:val="single" w:sz="6" w:space="0" w:color="auto"/>
              <w:right w:val="single" w:sz="6" w:space="0" w:color="auto"/>
            </w:tcBorders>
            <w:shd w:val="clear" w:color="auto" w:fill="A6A6A6"/>
            <w:vAlign w:val="center"/>
          </w:tcPr>
          <w:p w14:paraId="791684F0" w14:textId="77777777" w:rsidR="00AE7BF3" w:rsidRPr="00AE7BF3" w:rsidRDefault="00AE7BF3" w:rsidP="00B04EE0">
            <w:pPr>
              <w:pStyle w:val="TableHeading0"/>
              <w:rPr>
                <w:ins w:id="988" w:author="Licencia Office" w:date="2026-04-22T13:36:00Z" w16du:dateUtc="2026-04-22T19:36:00Z"/>
                <w:rFonts w:ascii="Montserrat" w:hAnsi="Montserrat" w:cs="Arial"/>
                <w:highlight w:val="cyan"/>
                <w:lang w:val="es-MX"/>
                <w:rPrChange w:id="989" w:author="Licencia Office" w:date="2026-04-22T13:37:00Z" w16du:dateUtc="2026-04-22T19:37:00Z">
                  <w:rPr>
                    <w:ins w:id="990" w:author="Licencia Office" w:date="2026-04-22T13:36:00Z" w16du:dateUtc="2026-04-22T19:36:00Z"/>
                    <w:rFonts w:ascii="Montserrat" w:hAnsi="Montserrat" w:cs="Arial"/>
                    <w:lang w:val="es-MX"/>
                  </w:rPr>
                </w:rPrChange>
              </w:rPr>
            </w:pPr>
            <w:ins w:id="991" w:author="Licencia Office" w:date="2026-04-22T13:36:00Z" w16du:dateUtc="2026-04-22T19:36:00Z">
              <w:r w:rsidRPr="00AE7BF3">
                <w:rPr>
                  <w:rFonts w:ascii="Montserrat" w:hAnsi="Montserrat" w:cs="Arial"/>
                  <w:highlight w:val="cyan"/>
                  <w:lang w:val="es-MX"/>
                  <w:rPrChange w:id="992" w:author="Licencia Office" w:date="2026-04-22T13:37:00Z" w16du:dateUtc="2026-04-22T19:37:00Z">
                    <w:rPr>
                      <w:rFonts w:ascii="Montserrat" w:hAnsi="Montserrat" w:cs="Arial"/>
                      <w:lang w:val="es-MX"/>
                    </w:rPr>
                  </w:rPrChange>
                </w:rPr>
                <w:t>Ejemplo</w:t>
              </w:r>
            </w:ins>
          </w:p>
        </w:tc>
      </w:tr>
      <w:tr w:rsidR="00AE7BF3" w:rsidRPr="00AE7BF3" w14:paraId="42F1DA12" w14:textId="77777777" w:rsidTr="00B04EE0">
        <w:trPr>
          <w:trHeight w:val="454"/>
          <w:tblHeader/>
          <w:ins w:id="993"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6DD0F729" w14:textId="77777777" w:rsidR="00AE7BF3" w:rsidRPr="00AE7BF3" w:rsidRDefault="00AE7BF3" w:rsidP="00B04EE0">
            <w:pPr>
              <w:pStyle w:val="TableHeading0"/>
              <w:rPr>
                <w:ins w:id="994" w:author="Licencia Office" w:date="2026-04-22T13:36:00Z" w16du:dateUtc="2026-04-22T19:36:00Z"/>
                <w:rFonts w:ascii="Montserrat" w:hAnsi="Montserrat" w:cs="Arial"/>
                <w:b w:val="0"/>
                <w:highlight w:val="cyan"/>
                <w:lang w:val="es-MX"/>
                <w:rPrChange w:id="995" w:author="Licencia Office" w:date="2026-04-22T13:37:00Z" w16du:dateUtc="2026-04-22T19:37:00Z">
                  <w:rPr>
                    <w:ins w:id="996" w:author="Licencia Office" w:date="2026-04-22T13:36:00Z" w16du:dateUtc="2026-04-22T19:36:00Z"/>
                    <w:rFonts w:ascii="Montserrat" w:hAnsi="Montserrat" w:cs="Arial"/>
                    <w:b w:val="0"/>
                    <w:lang w:val="es-MX"/>
                  </w:rPr>
                </w:rPrChange>
              </w:rPr>
            </w:pPr>
            <w:ins w:id="997" w:author="Licencia Office" w:date="2026-04-22T13:36:00Z" w16du:dateUtc="2026-04-22T19:36:00Z">
              <w:r w:rsidRPr="00AE7BF3">
                <w:rPr>
                  <w:rFonts w:ascii="Montserrat" w:hAnsi="Montserrat" w:cs="Arial"/>
                  <w:b w:val="0"/>
                  <w:highlight w:val="cyan"/>
                  <w:lang w:val="es-MX"/>
                  <w:rPrChange w:id="998" w:author="Licencia Office" w:date="2026-04-22T13:37:00Z" w16du:dateUtc="2026-04-22T19:37:00Z">
                    <w:rPr>
                      <w:rFonts w:ascii="Montserrat" w:hAnsi="Montserrat" w:cs="Arial"/>
                      <w:b w:val="0"/>
                      <w:lang w:val="es-MX"/>
                    </w:rPr>
                  </w:rPrChange>
                </w:rPr>
                <w:t>1</w:t>
              </w:r>
            </w:ins>
          </w:p>
        </w:tc>
        <w:tc>
          <w:tcPr>
            <w:tcW w:w="1204" w:type="dxa"/>
            <w:tcBorders>
              <w:top w:val="single" w:sz="6" w:space="0" w:color="auto"/>
              <w:left w:val="single" w:sz="6" w:space="0" w:color="auto"/>
              <w:bottom w:val="single" w:sz="6" w:space="0" w:color="auto"/>
              <w:right w:val="single" w:sz="6" w:space="0" w:color="auto"/>
            </w:tcBorders>
            <w:vAlign w:val="center"/>
          </w:tcPr>
          <w:p w14:paraId="04A6CEDE" w14:textId="77777777" w:rsidR="00AE7BF3" w:rsidRPr="00AE7BF3" w:rsidRDefault="00AE7BF3" w:rsidP="00B04EE0">
            <w:pPr>
              <w:pStyle w:val="TableHeading0"/>
              <w:rPr>
                <w:ins w:id="999" w:author="Licencia Office" w:date="2026-04-22T13:36:00Z" w16du:dateUtc="2026-04-22T19:36:00Z"/>
                <w:rFonts w:ascii="Montserrat" w:hAnsi="Montserrat" w:cs="Arial"/>
                <w:b w:val="0"/>
                <w:highlight w:val="cyan"/>
                <w:lang w:val="es-MX"/>
                <w:rPrChange w:id="1000" w:author="Licencia Office" w:date="2026-04-22T13:37:00Z" w16du:dateUtc="2026-04-22T19:37:00Z">
                  <w:rPr>
                    <w:ins w:id="1001" w:author="Licencia Office" w:date="2026-04-22T13:36:00Z" w16du:dateUtc="2026-04-22T19:36:00Z"/>
                    <w:rFonts w:ascii="Montserrat" w:hAnsi="Montserrat" w:cs="Arial"/>
                    <w:b w:val="0"/>
                    <w:lang w:val="es-MX"/>
                  </w:rPr>
                </w:rPrChange>
              </w:rPr>
            </w:pPr>
            <w:ins w:id="1002" w:author="Licencia Office" w:date="2026-04-22T13:36:00Z" w16du:dateUtc="2026-04-22T19:36:00Z">
              <w:r w:rsidRPr="00AE7BF3">
                <w:rPr>
                  <w:rFonts w:ascii="Montserrat" w:hAnsi="Montserrat" w:cs="Arial"/>
                  <w:b w:val="0"/>
                  <w:highlight w:val="cyan"/>
                  <w:lang w:val="es-MX"/>
                  <w:rPrChange w:id="1003" w:author="Licencia Office" w:date="2026-04-22T13:37:00Z" w16du:dateUtc="2026-04-22T19:37:00Z">
                    <w:rPr>
                      <w:rFonts w:ascii="Montserrat" w:hAnsi="Montserrat" w:cs="Arial"/>
                      <w:b w:val="0"/>
                      <w:lang w:val="es-MX"/>
                    </w:rPr>
                  </w:rPrChange>
                </w:rPr>
                <w:t>RFC emisor consultado</w:t>
              </w:r>
            </w:ins>
          </w:p>
        </w:tc>
        <w:tc>
          <w:tcPr>
            <w:tcW w:w="1232" w:type="dxa"/>
            <w:tcBorders>
              <w:top w:val="single" w:sz="6" w:space="0" w:color="auto"/>
              <w:left w:val="single" w:sz="6" w:space="0" w:color="auto"/>
              <w:bottom w:val="single" w:sz="6" w:space="0" w:color="auto"/>
              <w:right w:val="single" w:sz="6" w:space="0" w:color="auto"/>
            </w:tcBorders>
            <w:vAlign w:val="center"/>
          </w:tcPr>
          <w:p w14:paraId="0E5ACE94" w14:textId="77777777" w:rsidR="00AE7BF3" w:rsidRPr="00AE7BF3" w:rsidRDefault="00AE7BF3" w:rsidP="00B04EE0">
            <w:pPr>
              <w:pStyle w:val="TableHeading0"/>
              <w:rPr>
                <w:ins w:id="1004" w:author="Licencia Office" w:date="2026-04-22T13:36:00Z" w16du:dateUtc="2026-04-22T19:36:00Z"/>
                <w:rFonts w:ascii="Montserrat" w:hAnsi="Montserrat" w:cs="Arial"/>
                <w:b w:val="0"/>
                <w:highlight w:val="cyan"/>
                <w:lang w:val="es-MX"/>
                <w:rPrChange w:id="1005" w:author="Licencia Office" w:date="2026-04-22T13:37:00Z" w16du:dateUtc="2026-04-22T19:37:00Z">
                  <w:rPr>
                    <w:ins w:id="1006" w:author="Licencia Office" w:date="2026-04-22T13:36:00Z" w16du:dateUtc="2026-04-22T19:36:00Z"/>
                    <w:rFonts w:ascii="Montserrat" w:hAnsi="Montserrat" w:cs="Arial"/>
                    <w:b w:val="0"/>
                    <w:lang w:val="es-MX"/>
                  </w:rPr>
                </w:rPrChange>
              </w:rPr>
            </w:pPr>
            <w:ins w:id="1007" w:author="Licencia Office" w:date="2026-04-22T13:36:00Z" w16du:dateUtc="2026-04-22T19:36:00Z">
              <w:r w:rsidRPr="00AE7BF3">
                <w:rPr>
                  <w:rFonts w:ascii="Montserrat" w:hAnsi="Montserrat" w:cs="Arial"/>
                  <w:b w:val="0"/>
                  <w:highlight w:val="cyan"/>
                  <w:lang w:val="es-MX"/>
                  <w:rPrChange w:id="1008"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4CB3B285" w14:textId="77777777" w:rsidR="00AE7BF3" w:rsidRPr="00AE7BF3" w:rsidRDefault="00AE7BF3" w:rsidP="00B04EE0">
            <w:pPr>
              <w:pStyle w:val="TableHeading0"/>
              <w:rPr>
                <w:ins w:id="1009" w:author="Licencia Office" w:date="2026-04-22T13:36:00Z" w16du:dateUtc="2026-04-22T19:36:00Z"/>
                <w:rFonts w:ascii="Montserrat" w:hAnsi="Montserrat" w:cs="Arial"/>
                <w:b w:val="0"/>
                <w:highlight w:val="cyan"/>
                <w:lang w:val="es-MX"/>
                <w:rPrChange w:id="1010" w:author="Licencia Office" w:date="2026-04-22T13:37:00Z" w16du:dateUtc="2026-04-22T19:37:00Z">
                  <w:rPr>
                    <w:ins w:id="1011" w:author="Licencia Office" w:date="2026-04-22T13:36:00Z" w16du:dateUtc="2026-04-22T19:36:00Z"/>
                    <w:rFonts w:ascii="Montserrat" w:hAnsi="Montserrat" w:cs="Arial"/>
                    <w:b w:val="0"/>
                    <w:lang w:val="es-MX"/>
                  </w:rPr>
                </w:rPrChange>
              </w:rPr>
            </w:pPr>
            <w:ins w:id="1012" w:author="Licencia Office" w:date="2026-04-22T13:36:00Z" w16du:dateUtc="2026-04-22T19:36:00Z">
              <w:r w:rsidRPr="00AE7BF3">
                <w:rPr>
                  <w:rFonts w:ascii="Montserrat" w:hAnsi="Montserrat" w:cs="Arial"/>
                  <w:b w:val="0"/>
                  <w:highlight w:val="cyan"/>
                  <w:lang w:val="es-MX"/>
                  <w:rPrChange w:id="1013" w:author="Licencia Office" w:date="2026-04-22T13:37:00Z" w16du:dateUtc="2026-04-22T19:37:00Z">
                    <w:rPr>
                      <w:rFonts w:ascii="Montserrat" w:hAnsi="Montserrat" w:cs="Arial"/>
                      <w:b w:val="0"/>
                      <w:lang w:val="es-MX"/>
                    </w:rPr>
                  </w:rPrChange>
                </w:rPr>
                <w:t>13</w:t>
              </w:r>
            </w:ins>
          </w:p>
        </w:tc>
        <w:tc>
          <w:tcPr>
            <w:tcW w:w="1842" w:type="dxa"/>
            <w:tcBorders>
              <w:top w:val="single" w:sz="6" w:space="0" w:color="auto"/>
              <w:left w:val="single" w:sz="6" w:space="0" w:color="auto"/>
              <w:bottom w:val="single" w:sz="6" w:space="0" w:color="auto"/>
              <w:right w:val="single" w:sz="6" w:space="0" w:color="auto"/>
            </w:tcBorders>
            <w:vAlign w:val="center"/>
          </w:tcPr>
          <w:p w14:paraId="24D47F58" w14:textId="77777777" w:rsidR="00AE7BF3" w:rsidRPr="00AE7BF3" w:rsidRDefault="00AE7BF3" w:rsidP="00B04EE0">
            <w:pPr>
              <w:pStyle w:val="TableHeading0"/>
              <w:rPr>
                <w:ins w:id="1014" w:author="Licencia Office" w:date="2026-04-22T13:36:00Z" w16du:dateUtc="2026-04-22T19:36:00Z"/>
                <w:rFonts w:ascii="Montserrat" w:hAnsi="Montserrat" w:cs="Arial"/>
                <w:b w:val="0"/>
                <w:highlight w:val="cyan"/>
                <w:lang w:val="es-MX"/>
                <w:rPrChange w:id="1015" w:author="Licencia Office" w:date="2026-04-22T13:37:00Z" w16du:dateUtc="2026-04-22T19:37:00Z">
                  <w:rPr>
                    <w:ins w:id="1016" w:author="Licencia Office" w:date="2026-04-22T13:36:00Z" w16du:dateUtc="2026-04-22T19:36:00Z"/>
                    <w:rFonts w:ascii="Montserrat" w:hAnsi="Montserrat" w:cs="Arial"/>
                    <w:b w:val="0"/>
                    <w:lang w:val="es-MX"/>
                  </w:rPr>
                </w:rPrChange>
              </w:rPr>
            </w:pPr>
            <w:ins w:id="1017" w:author="Licencia Office" w:date="2026-04-22T13:36:00Z" w16du:dateUtc="2026-04-22T19:36:00Z">
              <w:r w:rsidRPr="00AE7BF3">
                <w:rPr>
                  <w:rFonts w:ascii="Montserrat" w:hAnsi="Montserrat" w:cs="Arial"/>
                  <w:b w:val="0"/>
                  <w:highlight w:val="cyan"/>
                  <w:lang w:val="es-MX"/>
                  <w:rPrChange w:id="1018"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07262372" w14:textId="77777777" w:rsidR="00AE7BF3" w:rsidRPr="00AE7BF3" w:rsidRDefault="00AE7BF3" w:rsidP="00B04EE0">
            <w:pPr>
              <w:pStyle w:val="TableHeading0"/>
              <w:rPr>
                <w:ins w:id="1019" w:author="Licencia Office" w:date="2026-04-22T13:36:00Z" w16du:dateUtc="2026-04-22T19:36:00Z"/>
                <w:rFonts w:ascii="Montserrat" w:hAnsi="Montserrat" w:cs="Arial"/>
                <w:b w:val="0"/>
                <w:highlight w:val="cyan"/>
                <w:lang w:val="es-MX"/>
                <w:rPrChange w:id="1020" w:author="Licencia Office" w:date="2026-04-22T13:37:00Z" w16du:dateUtc="2026-04-22T19:37:00Z">
                  <w:rPr>
                    <w:ins w:id="1021" w:author="Licencia Office" w:date="2026-04-22T13:36:00Z" w16du:dateUtc="2026-04-22T19:36:00Z"/>
                    <w:rFonts w:ascii="Montserrat" w:hAnsi="Montserrat" w:cs="Arial"/>
                    <w:b w:val="0"/>
                    <w:lang w:val="es-MX"/>
                  </w:rPr>
                </w:rPrChange>
              </w:rPr>
            </w:pPr>
            <w:ins w:id="1022" w:author="Licencia Office" w:date="2026-04-22T13:36:00Z" w16du:dateUtc="2026-04-22T19:36:00Z">
              <w:r w:rsidRPr="00AE7BF3">
                <w:rPr>
                  <w:rFonts w:ascii="Montserrat" w:hAnsi="Montserrat" w:cs="Arial"/>
                  <w:b w:val="0"/>
                  <w:highlight w:val="cyan"/>
                  <w:lang w:val="es-MX"/>
                  <w:rPrChange w:id="1023" w:author="Licencia Office" w:date="2026-04-22T13:37:00Z" w16du:dateUtc="2026-04-22T19:37:00Z">
                    <w:rPr>
                      <w:rFonts w:ascii="Montserrat" w:hAnsi="Montserrat" w:cs="Arial"/>
                      <w:b w:val="0"/>
                      <w:lang w:val="es-MX"/>
                    </w:rPr>
                  </w:rPrChange>
                </w:rPr>
                <w:t>N/A</w:t>
              </w:r>
            </w:ins>
          </w:p>
        </w:tc>
        <w:tc>
          <w:tcPr>
            <w:tcW w:w="1701" w:type="dxa"/>
            <w:tcBorders>
              <w:top w:val="single" w:sz="6" w:space="0" w:color="auto"/>
              <w:left w:val="single" w:sz="6" w:space="0" w:color="auto"/>
              <w:bottom w:val="single" w:sz="6" w:space="0" w:color="auto"/>
              <w:right w:val="single" w:sz="6" w:space="0" w:color="auto"/>
            </w:tcBorders>
            <w:vAlign w:val="center"/>
          </w:tcPr>
          <w:p w14:paraId="5D2A8309" w14:textId="77777777" w:rsidR="00AE7BF3" w:rsidRPr="00AE7BF3" w:rsidRDefault="00AE7BF3" w:rsidP="00B04EE0">
            <w:pPr>
              <w:jc w:val="center"/>
              <w:rPr>
                <w:ins w:id="1024" w:author="Licencia Office" w:date="2026-04-22T13:36:00Z" w16du:dateUtc="2026-04-22T19:36:00Z"/>
                <w:rFonts w:ascii="Montserrat" w:hAnsi="Montserrat" w:cs="Arial"/>
                <w:i/>
                <w:sz w:val="18"/>
                <w:szCs w:val="18"/>
                <w:highlight w:val="cyan"/>
                <w:rPrChange w:id="1025" w:author="Licencia Office" w:date="2026-04-22T13:37:00Z" w16du:dateUtc="2026-04-22T19:37:00Z">
                  <w:rPr>
                    <w:ins w:id="1026" w:author="Licencia Office" w:date="2026-04-22T13:36:00Z" w16du:dateUtc="2026-04-22T19:36:00Z"/>
                    <w:rFonts w:ascii="Montserrat" w:hAnsi="Montserrat" w:cs="Arial"/>
                    <w:i/>
                    <w:sz w:val="18"/>
                    <w:szCs w:val="18"/>
                  </w:rPr>
                </w:rPrChange>
              </w:rPr>
            </w:pPr>
            <w:ins w:id="1027" w:author="Licencia Office" w:date="2026-04-22T13:36:00Z" w16du:dateUtc="2026-04-22T19:36:00Z">
              <w:r w:rsidRPr="00AE7BF3">
                <w:rPr>
                  <w:rFonts w:ascii="Montserrat" w:hAnsi="Montserrat" w:cs="Arial"/>
                  <w:i/>
                  <w:sz w:val="18"/>
                  <w:szCs w:val="18"/>
                  <w:highlight w:val="cyan"/>
                  <w:rPrChange w:id="1028" w:author="Licencia Office" w:date="2026-04-22T13:37:00Z" w16du:dateUtc="2026-04-22T19:37:00Z">
                    <w:rPr>
                      <w:rFonts w:ascii="Montserrat" w:hAnsi="Montserrat" w:cs="Arial"/>
                      <w:i/>
                      <w:sz w:val="18"/>
                      <w:szCs w:val="18"/>
                    </w:rPr>
                  </w:rPrChange>
                </w:rPr>
                <w:t>“AAAA560522T96”</w:t>
              </w:r>
            </w:ins>
          </w:p>
        </w:tc>
      </w:tr>
      <w:tr w:rsidR="00AE7BF3" w:rsidRPr="00AE7BF3" w14:paraId="3D832354" w14:textId="77777777" w:rsidTr="00B04EE0">
        <w:trPr>
          <w:trHeight w:val="454"/>
          <w:tblHeader/>
          <w:ins w:id="1029"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5347AA4C" w14:textId="77777777" w:rsidR="00AE7BF3" w:rsidRPr="00AE7BF3" w:rsidRDefault="00AE7BF3" w:rsidP="00B04EE0">
            <w:pPr>
              <w:pStyle w:val="TableHeading0"/>
              <w:rPr>
                <w:ins w:id="1030" w:author="Licencia Office" w:date="2026-04-22T13:36:00Z" w16du:dateUtc="2026-04-22T19:36:00Z"/>
                <w:rFonts w:ascii="Montserrat" w:hAnsi="Montserrat" w:cs="Arial"/>
                <w:b w:val="0"/>
                <w:highlight w:val="cyan"/>
                <w:lang w:val="es-MX"/>
                <w:rPrChange w:id="1031" w:author="Licencia Office" w:date="2026-04-22T13:37:00Z" w16du:dateUtc="2026-04-22T19:37:00Z">
                  <w:rPr>
                    <w:ins w:id="1032" w:author="Licencia Office" w:date="2026-04-22T13:36:00Z" w16du:dateUtc="2026-04-22T19:36:00Z"/>
                    <w:rFonts w:ascii="Montserrat" w:hAnsi="Montserrat" w:cs="Arial"/>
                    <w:b w:val="0"/>
                    <w:lang w:val="es-MX"/>
                  </w:rPr>
                </w:rPrChange>
              </w:rPr>
            </w:pPr>
            <w:ins w:id="1033" w:author="Licencia Office" w:date="2026-04-22T13:36:00Z" w16du:dateUtc="2026-04-22T19:36:00Z">
              <w:r w:rsidRPr="00AE7BF3">
                <w:rPr>
                  <w:rFonts w:ascii="Montserrat" w:hAnsi="Montserrat" w:cs="Arial"/>
                  <w:b w:val="0"/>
                  <w:highlight w:val="cyan"/>
                  <w:lang w:val="es-MX"/>
                  <w:rPrChange w:id="1034" w:author="Licencia Office" w:date="2026-04-22T13:37:00Z" w16du:dateUtc="2026-04-22T19:37:00Z">
                    <w:rPr>
                      <w:rFonts w:ascii="Montserrat" w:hAnsi="Montserrat" w:cs="Arial"/>
                      <w:b w:val="0"/>
                      <w:lang w:val="es-MX"/>
                    </w:rPr>
                  </w:rPrChange>
                </w:rPr>
                <w:t>2</w:t>
              </w:r>
            </w:ins>
          </w:p>
        </w:tc>
        <w:tc>
          <w:tcPr>
            <w:tcW w:w="1204" w:type="dxa"/>
            <w:tcBorders>
              <w:top w:val="single" w:sz="6" w:space="0" w:color="auto"/>
              <w:left w:val="single" w:sz="6" w:space="0" w:color="auto"/>
              <w:bottom w:val="single" w:sz="6" w:space="0" w:color="auto"/>
              <w:right w:val="single" w:sz="6" w:space="0" w:color="auto"/>
            </w:tcBorders>
            <w:vAlign w:val="center"/>
          </w:tcPr>
          <w:p w14:paraId="7F5D0391" w14:textId="77777777" w:rsidR="00AE7BF3" w:rsidRPr="00AE7BF3" w:rsidRDefault="00AE7BF3" w:rsidP="00B04EE0">
            <w:pPr>
              <w:pStyle w:val="TableHeading0"/>
              <w:rPr>
                <w:ins w:id="1035" w:author="Licencia Office" w:date="2026-04-22T13:36:00Z" w16du:dateUtc="2026-04-22T19:36:00Z"/>
                <w:rFonts w:ascii="Montserrat" w:hAnsi="Montserrat" w:cs="Arial"/>
                <w:b w:val="0"/>
                <w:highlight w:val="cyan"/>
                <w:lang w:val="es-MX"/>
                <w:rPrChange w:id="1036" w:author="Licencia Office" w:date="2026-04-22T13:37:00Z" w16du:dateUtc="2026-04-22T19:37:00Z">
                  <w:rPr>
                    <w:ins w:id="1037" w:author="Licencia Office" w:date="2026-04-22T13:36:00Z" w16du:dateUtc="2026-04-22T19:36:00Z"/>
                    <w:rFonts w:ascii="Montserrat" w:hAnsi="Montserrat" w:cs="Arial"/>
                    <w:b w:val="0"/>
                    <w:lang w:val="es-MX"/>
                  </w:rPr>
                </w:rPrChange>
              </w:rPr>
            </w:pPr>
            <w:ins w:id="1038" w:author="Licencia Office" w:date="2026-04-22T13:36:00Z" w16du:dateUtc="2026-04-22T19:36:00Z">
              <w:r w:rsidRPr="00AE7BF3">
                <w:rPr>
                  <w:rFonts w:ascii="Montserrat" w:hAnsi="Montserrat" w:cs="Arial"/>
                  <w:b w:val="0"/>
                  <w:highlight w:val="cyan"/>
                  <w:lang w:val="es-MX"/>
                  <w:rPrChange w:id="1039" w:author="Licencia Office" w:date="2026-04-22T13:37:00Z" w16du:dateUtc="2026-04-22T19:37:00Z">
                    <w:rPr>
                      <w:rFonts w:ascii="Montserrat" w:hAnsi="Montserrat" w:cs="Arial"/>
                      <w:b w:val="0"/>
                      <w:lang w:val="es-MX"/>
                    </w:rPr>
                  </w:rPrChange>
                </w:rPr>
                <w:t xml:space="preserve">Validez de obligaciones </w:t>
              </w:r>
            </w:ins>
          </w:p>
          <w:p w14:paraId="2E5EC956" w14:textId="77777777" w:rsidR="00AE7BF3" w:rsidRPr="00AE7BF3" w:rsidRDefault="00AE7BF3" w:rsidP="00B04EE0">
            <w:pPr>
              <w:pStyle w:val="TableHeading0"/>
              <w:rPr>
                <w:ins w:id="1040" w:author="Licencia Office" w:date="2026-04-22T13:36:00Z" w16du:dateUtc="2026-04-22T19:36:00Z"/>
                <w:rFonts w:ascii="Montserrat" w:hAnsi="Montserrat" w:cs="Arial"/>
                <w:b w:val="0"/>
                <w:highlight w:val="cyan"/>
                <w:lang w:val="es-MX"/>
                <w:rPrChange w:id="1041" w:author="Licencia Office" w:date="2026-04-22T13:37:00Z" w16du:dateUtc="2026-04-22T19:37:00Z">
                  <w:rPr>
                    <w:ins w:id="1042" w:author="Licencia Office" w:date="2026-04-22T13:36:00Z" w16du:dateUtc="2026-04-22T19:36:00Z"/>
                    <w:rFonts w:ascii="Montserrat" w:hAnsi="Montserrat" w:cs="Arial"/>
                    <w:b w:val="0"/>
                    <w:lang w:val="es-MX"/>
                  </w:rPr>
                </w:rPrChange>
              </w:rPr>
            </w:pPr>
            <w:ins w:id="1043" w:author="Licencia Office" w:date="2026-04-22T13:36:00Z" w16du:dateUtc="2026-04-22T19:36:00Z">
              <w:r w:rsidRPr="00AE7BF3">
                <w:rPr>
                  <w:rFonts w:ascii="Montserrat" w:hAnsi="Montserrat" w:cs="Arial"/>
                  <w:b w:val="0"/>
                  <w:highlight w:val="cyan"/>
                  <w:lang w:val="es-MX"/>
                  <w:rPrChange w:id="1044" w:author="Licencia Office" w:date="2026-04-22T13:37:00Z" w16du:dateUtc="2026-04-22T19:37:00Z">
                    <w:rPr>
                      <w:rFonts w:ascii="Montserrat" w:hAnsi="Montserrat" w:cs="Arial"/>
                      <w:b w:val="0"/>
                      <w:lang w:val="es-MX"/>
                    </w:rPr>
                  </w:rPrChange>
                </w:rPr>
                <w:t>RFC emisor</w:t>
              </w:r>
            </w:ins>
          </w:p>
        </w:tc>
        <w:tc>
          <w:tcPr>
            <w:tcW w:w="1232" w:type="dxa"/>
            <w:tcBorders>
              <w:top w:val="single" w:sz="6" w:space="0" w:color="auto"/>
              <w:left w:val="single" w:sz="6" w:space="0" w:color="auto"/>
              <w:bottom w:val="single" w:sz="6" w:space="0" w:color="auto"/>
              <w:right w:val="single" w:sz="6" w:space="0" w:color="auto"/>
            </w:tcBorders>
            <w:vAlign w:val="center"/>
          </w:tcPr>
          <w:p w14:paraId="055EC53B" w14:textId="77777777" w:rsidR="00AE7BF3" w:rsidRPr="00AE7BF3" w:rsidRDefault="00AE7BF3" w:rsidP="00B04EE0">
            <w:pPr>
              <w:pStyle w:val="TableHeading0"/>
              <w:rPr>
                <w:ins w:id="1045" w:author="Licencia Office" w:date="2026-04-22T13:36:00Z" w16du:dateUtc="2026-04-22T19:36:00Z"/>
                <w:rFonts w:ascii="Montserrat" w:hAnsi="Montserrat" w:cs="Arial"/>
                <w:b w:val="0"/>
                <w:highlight w:val="cyan"/>
                <w:lang w:val="es-MX"/>
                <w:rPrChange w:id="1046" w:author="Licencia Office" w:date="2026-04-22T13:37:00Z" w16du:dateUtc="2026-04-22T19:37:00Z">
                  <w:rPr>
                    <w:ins w:id="1047" w:author="Licencia Office" w:date="2026-04-22T13:36:00Z" w16du:dateUtc="2026-04-22T19:36:00Z"/>
                    <w:rFonts w:ascii="Montserrat" w:hAnsi="Montserrat" w:cs="Arial"/>
                    <w:b w:val="0"/>
                    <w:lang w:val="es-MX"/>
                  </w:rPr>
                </w:rPrChange>
              </w:rPr>
            </w:pPr>
            <w:ins w:id="1048" w:author="Licencia Office" w:date="2026-04-22T13:36:00Z" w16du:dateUtc="2026-04-22T19:36:00Z">
              <w:r w:rsidRPr="00AE7BF3">
                <w:rPr>
                  <w:rFonts w:ascii="Montserrat" w:hAnsi="Montserrat" w:cs="Arial"/>
                  <w:b w:val="0"/>
                  <w:highlight w:val="cyan"/>
                  <w:lang w:val="es-MX"/>
                  <w:rPrChange w:id="1049"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1FC12BDF" w14:textId="77777777" w:rsidR="00AE7BF3" w:rsidRPr="00AE7BF3" w:rsidRDefault="00AE7BF3" w:rsidP="00B04EE0">
            <w:pPr>
              <w:pStyle w:val="TableHeading0"/>
              <w:rPr>
                <w:ins w:id="1050" w:author="Licencia Office" w:date="2026-04-22T13:36:00Z" w16du:dateUtc="2026-04-22T19:36:00Z"/>
                <w:rFonts w:ascii="Montserrat" w:hAnsi="Montserrat" w:cs="Arial"/>
                <w:b w:val="0"/>
                <w:highlight w:val="cyan"/>
                <w:lang w:val="es-MX"/>
                <w:rPrChange w:id="1051" w:author="Licencia Office" w:date="2026-04-22T13:37:00Z" w16du:dateUtc="2026-04-22T19:37:00Z">
                  <w:rPr>
                    <w:ins w:id="1052" w:author="Licencia Office" w:date="2026-04-22T13:36:00Z" w16du:dateUtc="2026-04-22T19:36:00Z"/>
                    <w:rFonts w:ascii="Montserrat" w:hAnsi="Montserrat" w:cs="Arial"/>
                    <w:b w:val="0"/>
                    <w:lang w:val="es-MX"/>
                  </w:rPr>
                </w:rPrChange>
              </w:rPr>
            </w:pPr>
            <w:ins w:id="1053" w:author="Licencia Office" w:date="2026-04-22T13:36:00Z" w16du:dateUtc="2026-04-22T19:36:00Z">
              <w:r w:rsidRPr="00AE7BF3">
                <w:rPr>
                  <w:rFonts w:ascii="Montserrat" w:hAnsi="Montserrat" w:cs="Arial"/>
                  <w:b w:val="0"/>
                  <w:highlight w:val="cyan"/>
                  <w:lang w:val="es-MX"/>
                  <w:rPrChange w:id="1054" w:author="Licencia Office" w:date="2026-04-22T13:37:00Z" w16du:dateUtc="2026-04-22T19:37:00Z">
                    <w:rPr>
                      <w:rFonts w:ascii="Montserrat" w:hAnsi="Montserrat" w:cs="Arial"/>
                      <w:b w:val="0"/>
                      <w:lang w:val="es-MX"/>
                    </w:rPr>
                  </w:rPrChange>
                </w:rPr>
                <w:t>1</w:t>
              </w:r>
            </w:ins>
          </w:p>
        </w:tc>
        <w:tc>
          <w:tcPr>
            <w:tcW w:w="1842" w:type="dxa"/>
            <w:tcBorders>
              <w:top w:val="single" w:sz="6" w:space="0" w:color="auto"/>
              <w:left w:val="single" w:sz="6" w:space="0" w:color="auto"/>
              <w:bottom w:val="single" w:sz="6" w:space="0" w:color="auto"/>
              <w:right w:val="single" w:sz="6" w:space="0" w:color="auto"/>
            </w:tcBorders>
            <w:vAlign w:val="center"/>
          </w:tcPr>
          <w:p w14:paraId="50BCCFC5" w14:textId="77777777" w:rsidR="00AE7BF3" w:rsidRPr="00AE7BF3" w:rsidRDefault="00AE7BF3" w:rsidP="00B04EE0">
            <w:pPr>
              <w:pStyle w:val="TableHeading0"/>
              <w:rPr>
                <w:ins w:id="1055" w:author="Licencia Office" w:date="2026-04-22T13:36:00Z" w16du:dateUtc="2026-04-22T19:36:00Z"/>
                <w:rFonts w:ascii="Montserrat" w:hAnsi="Montserrat" w:cs="Arial"/>
                <w:b w:val="0"/>
                <w:highlight w:val="cyan"/>
                <w:lang w:val="es-MX"/>
                <w:rPrChange w:id="1056" w:author="Licencia Office" w:date="2026-04-22T13:37:00Z" w16du:dateUtc="2026-04-22T19:37:00Z">
                  <w:rPr>
                    <w:ins w:id="1057" w:author="Licencia Office" w:date="2026-04-22T13:36:00Z" w16du:dateUtc="2026-04-22T19:36:00Z"/>
                    <w:rFonts w:ascii="Montserrat" w:hAnsi="Montserrat" w:cs="Arial"/>
                    <w:b w:val="0"/>
                    <w:lang w:val="es-MX"/>
                  </w:rPr>
                </w:rPrChange>
              </w:rPr>
            </w:pPr>
            <w:ins w:id="1058" w:author="Licencia Office" w:date="2026-04-22T13:36:00Z" w16du:dateUtc="2026-04-22T19:36:00Z">
              <w:r w:rsidRPr="00AE7BF3">
                <w:rPr>
                  <w:rFonts w:ascii="Montserrat" w:hAnsi="Montserrat" w:cs="Arial"/>
                  <w:b w:val="0"/>
                  <w:highlight w:val="cyan"/>
                  <w:lang w:val="es-MX"/>
                  <w:rPrChange w:id="1059"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767B9686" w14:textId="77777777" w:rsidR="00AE7BF3" w:rsidRPr="00AE7BF3" w:rsidRDefault="00AE7BF3" w:rsidP="00B04EE0">
            <w:pPr>
              <w:pStyle w:val="TableHeading0"/>
              <w:rPr>
                <w:ins w:id="1060" w:author="Licencia Office" w:date="2026-04-22T13:36:00Z" w16du:dateUtc="2026-04-22T19:36:00Z"/>
                <w:rFonts w:ascii="Montserrat" w:hAnsi="Montserrat" w:cs="Arial"/>
                <w:b w:val="0"/>
                <w:highlight w:val="cyan"/>
                <w:lang w:val="es-MX"/>
                <w:rPrChange w:id="1061" w:author="Licencia Office" w:date="2026-04-22T13:37:00Z" w16du:dateUtc="2026-04-22T19:37:00Z">
                  <w:rPr>
                    <w:ins w:id="1062" w:author="Licencia Office" w:date="2026-04-22T13:36:00Z" w16du:dateUtc="2026-04-22T19:36:00Z"/>
                    <w:rFonts w:ascii="Montserrat" w:hAnsi="Montserrat" w:cs="Arial"/>
                    <w:b w:val="0"/>
                    <w:lang w:val="es-MX"/>
                  </w:rPr>
                </w:rPrChange>
              </w:rPr>
            </w:pPr>
            <w:ins w:id="1063" w:author="Licencia Office" w:date="2026-04-22T13:36:00Z" w16du:dateUtc="2026-04-22T19:36:00Z">
              <w:r w:rsidRPr="00AE7BF3">
                <w:rPr>
                  <w:rFonts w:ascii="Montserrat" w:hAnsi="Montserrat" w:cs="Arial"/>
                  <w:b w:val="0"/>
                  <w:highlight w:val="cyan"/>
                  <w:lang w:val="es-MX"/>
                  <w:rPrChange w:id="1064" w:author="Licencia Office" w:date="2026-04-22T13:37:00Z" w16du:dateUtc="2026-04-22T19:37:00Z">
                    <w:rPr>
                      <w:rFonts w:ascii="Montserrat" w:hAnsi="Montserrat" w:cs="Arial"/>
                      <w:b w:val="0"/>
                      <w:lang w:val="es-MX"/>
                    </w:rPr>
                  </w:rPrChange>
                </w:rPr>
                <w:t>N/A</w:t>
              </w:r>
            </w:ins>
          </w:p>
        </w:tc>
        <w:tc>
          <w:tcPr>
            <w:tcW w:w="1701" w:type="dxa"/>
            <w:tcBorders>
              <w:top w:val="single" w:sz="6" w:space="0" w:color="auto"/>
              <w:left w:val="single" w:sz="6" w:space="0" w:color="auto"/>
              <w:bottom w:val="single" w:sz="6" w:space="0" w:color="auto"/>
              <w:right w:val="single" w:sz="6" w:space="0" w:color="auto"/>
            </w:tcBorders>
            <w:vAlign w:val="center"/>
          </w:tcPr>
          <w:p w14:paraId="7E4A8A56" w14:textId="77777777" w:rsidR="00AE7BF3" w:rsidRPr="00AE7BF3" w:rsidRDefault="00AE7BF3" w:rsidP="00B04EE0">
            <w:pPr>
              <w:jc w:val="both"/>
              <w:rPr>
                <w:ins w:id="1065" w:author="Licencia Office" w:date="2026-04-22T13:36:00Z" w16du:dateUtc="2026-04-22T19:36:00Z"/>
                <w:rFonts w:ascii="Montserrat" w:hAnsi="Montserrat" w:cs="Arial"/>
                <w:i/>
                <w:sz w:val="18"/>
                <w:szCs w:val="18"/>
                <w:highlight w:val="cyan"/>
                <w:rPrChange w:id="1066" w:author="Licencia Office" w:date="2026-04-22T13:37:00Z" w16du:dateUtc="2026-04-22T19:37:00Z">
                  <w:rPr>
                    <w:ins w:id="1067" w:author="Licencia Office" w:date="2026-04-22T13:36:00Z" w16du:dateUtc="2026-04-22T19:36:00Z"/>
                    <w:rFonts w:ascii="Montserrat" w:hAnsi="Montserrat" w:cs="Arial"/>
                    <w:i/>
                    <w:sz w:val="18"/>
                    <w:szCs w:val="18"/>
                  </w:rPr>
                </w:rPrChange>
              </w:rPr>
            </w:pPr>
            <w:ins w:id="1068" w:author="Licencia Office" w:date="2026-04-22T13:36:00Z" w16du:dateUtc="2026-04-22T19:36:00Z">
              <w:r w:rsidRPr="00AE7BF3">
                <w:rPr>
                  <w:rFonts w:ascii="Montserrat" w:hAnsi="Montserrat" w:cs="Arial"/>
                  <w:b/>
                  <w:i/>
                  <w:sz w:val="18"/>
                  <w:szCs w:val="18"/>
                  <w:highlight w:val="cyan"/>
                  <w:rPrChange w:id="1069" w:author="Licencia Office" w:date="2026-04-22T13:37:00Z" w16du:dateUtc="2026-04-22T19:37:00Z">
                    <w:rPr>
                      <w:rFonts w:ascii="Montserrat" w:hAnsi="Montserrat" w:cs="Arial"/>
                      <w:b/>
                      <w:i/>
                      <w:sz w:val="18"/>
                      <w:szCs w:val="18"/>
                    </w:rPr>
                  </w:rPrChange>
                </w:rPr>
                <w:t xml:space="preserve">0 </w:t>
              </w:r>
              <w:r w:rsidRPr="00AE7BF3">
                <w:rPr>
                  <w:rFonts w:ascii="Montserrat" w:hAnsi="Montserrat" w:cs="Arial"/>
                  <w:i/>
                  <w:sz w:val="18"/>
                  <w:szCs w:val="18"/>
                  <w:highlight w:val="cyan"/>
                  <w:rPrChange w:id="1070" w:author="Licencia Office" w:date="2026-04-22T13:37:00Z" w16du:dateUtc="2026-04-22T19:37:00Z">
                    <w:rPr>
                      <w:rFonts w:ascii="Montserrat" w:hAnsi="Montserrat" w:cs="Arial"/>
                      <w:i/>
                      <w:sz w:val="18"/>
                      <w:szCs w:val="18"/>
                    </w:rPr>
                  </w:rPrChange>
                </w:rPr>
                <w:t>=</w:t>
              </w:r>
              <w:r w:rsidRPr="00AE7BF3">
                <w:rPr>
                  <w:rFonts w:ascii="Montserrat" w:hAnsi="Montserrat" w:cs="Arial"/>
                  <w:b/>
                  <w:i/>
                  <w:sz w:val="18"/>
                  <w:szCs w:val="18"/>
                  <w:highlight w:val="cyan"/>
                  <w:rPrChange w:id="1071" w:author="Licencia Office" w:date="2026-04-22T13:37:00Z" w16du:dateUtc="2026-04-22T19:37:00Z">
                    <w:rPr>
                      <w:rFonts w:ascii="Montserrat" w:hAnsi="Montserrat" w:cs="Arial"/>
                      <w:b/>
                      <w:i/>
                      <w:sz w:val="18"/>
                      <w:szCs w:val="18"/>
                    </w:rPr>
                  </w:rPrChange>
                </w:rPr>
                <w:t xml:space="preserve"> </w:t>
              </w:r>
              <w:r w:rsidRPr="00AE7BF3">
                <w:rPr>
                  <w:rFonts w:ascii="Montserrat" w:hAnsi="Montserrat" w:cs="Arial"/>
                  <w:i/>
                  <w:sz w:val="18"/>
                  <w:szCs w:val="18"/>
                  <w:highlight w:val="cyan"/>
                  <w:rPrChange w:id="1072" w:author="Licencia Office" w:date="2026-04-22T13:37:00Z" w16du:dateUtc="2026-04-22T19:37:00Z">
                    <w:rPr>
                      <w:rFonts w:ascii="Montserrat" w:hAnsi="Montserrat" w:cs="Arial"/>
                      <w:i/>
                      <w:sz w:val="18"/>
                      <w:szCs w:val="18"/>
                    </w:rPr>
                  </w:rPrChange>
                </w:rPr>
                <w:t xml:space="preserve">Estado Cancelado </w:t>
              </w:r>
            </w:ins>
          </w:p>
          <w:p w14:paraId="0CAA0898" w14:textId="77777777" w:rsidR="00AE7BF3" w:rsidRPr="00AE7BF3" w:rsidRDefault="00AE7BF3" w:rsidP="00B04EE0">
            <w:pPr>
              <w:jc w:val="both"/>
              <w:rPr>
                <w:ins w:id="1073" w:author="Licencia Office" w:date="2026-04-22T13:36:00Z" w16du:dateUtc="2026-04-22T19:36:00Z"/>
                <w:rFonts w:ascii="Montserrat" w:hAnsi="Montserrat" w:cs="Arial"/>
                <w:i/>
                <w:sz w:val="18"/>
                <w:szCs w:val="18"/>
                <w:highlight w:val="cyan"/>
                <w:rPrChange w:id="1074" w:author="Licencia Office" w:date="2026-04-22T13:37:00Z" w16du:dateUtc="2026-04-22T19:37:00Z">
                  <w:rPr>
                    <w:ins w:id="1075" w:author="Licencia Office" w:date="2026-04-22T13:36:00Z" w16du:dateUtc="2026-04-22T19:36:00Z"/>
                    <w:rFonts w:ascii="Montserrat" w:hAnsi="Montserrat" w:cs="Arial"/>
                    <w:i/>
                    <w:sz w:val="18"/>
                    <w:szCs w:val="18"/>
                  </w:rPr>
                </w:rPrChange>
              </w:rPr>
            </w:pPr>
            <w:ins w:id="1076" w:author="Licencia Office" w:date="2026-04-22T13:36:00Z" w16du:dateUtc="2026-04-22T19:36:00Z">
              <w:r w:rsidRPr="00AE7BF3">
                <w:rPr>
                  <w:rFonts w:ascii="Montserrat" w:hAnsi="Montserrat" w:cs="Arial"/>
                  <w:b/>
                  <w:i/>
                  <w:sz w:val="18"/>
                  <w:szCs w:val="18"/>
                  <w:highlight w:val="cyan"/>
                  <w:rPrChange w:id="1077" w:author="Licencia Office" w:date="2026-04-22T13:37:00Z" w16du:dateUtc="2026-04-22T19:37:00Z">
                    <w:rPr>
                      <w:rFonts w:ascii="Montserrat" w:hAnsi="Montserrat" w:cs="Arial"/>
                      <w:b/>
                      <w:i/>
                      <w:sz w:val="18"/>
                      <w:szCs w:val="18"/>
                    </w:rPr>
                  </w:rPrChange>
                </w:rPr>
                <w:t xml:space="preserve">0 </w:t>
              </w:r>
              <w:r w:rsidRPr="00AE7BF3">
                <w:rPr>
                  <w:rFonts w:ascii="Montserrat" w:hAnsi="Montserrat" w:cs="Arial"/>
                  <w:i/>
                  <w:sz w:val="18"/>
                  <w:szCs w:val="18"/>
                  <w:highlight w:val="cyan"/>
                  <w:rPrChange w:id="1078" w:author="Licencia Office" w:date="2026-04-22T13:37:00Z" w16du:dateUtc="2026-04-22T19:37:00Z">
                    <w:rPr>
                      <w:rFonts w:ascii="Montserrat" w:hAnsi="Montserrat" w:cs="Arial"/>
                      <w:i/>
                      <w:sz w:val="18"/>
                      <w:szCs w:val="18"/>
                    </w:rPr>
                  </w:rPrChange>
                </w:rPr>
                <w:t>= Estado Suspendido</w:t>
              </w:r>
            </w:ins>
          </w:p>
          <w:p w14:paraId="721872BA" w14:textId="77777777" w:rsidR="00AE7BF3" w:rsidRPr="00AE7BF3" w:rsidRDefault="00AE7BF3" w:rsidP="00B04EE0">
            <w:pPr>
              <w:jc w:val="both"/>
              <w:rPr>
                <w:ins w:id="1079" w:author="Licencia Office" w:date="2026-04-22T13:36:00Z" w16du:dateUtc="2026-04-22T19:36:00Z"/>
                <w:rFonts w:ascii="Montserrat" w:hAnsi="Montserrat" w:cs="Arial"/>
                <w:i/>
                <w:sz w:val="18"/>
                <w:szCs w:val="18"/>
                <w:highlight w:val="cyan"/>
                <w:rPrChange w:id="1080" w:author="Licencia Office" w:date="2026-04-22T13:37:00Z" w16du:dateUtc="2026-04-22T19:37:00Z">
                  <w:rPr>
                    <w:ins w:id="1081" w:author="Licencia Office" w:date="2026-04-22T13:36:00Z" w16du:dateUtc="2026-04-22T19:36:00Z"/>
                    <w:rFonts w:ascii="Montserrat" w:hAnsi="Montserrat" w:cs="Arial"/>
                    <w:i/>
                    <w:sz w:val="18"/>
                    <w:szCs w:val="18"/>
                  </w:rPr>
                </w:rPrChange>
              </w:rPr>
            </w:pPr>
          </w:p>
          <w:p w14:paraId="2EF63CA9" w14:textId="77777777" w:rsidR="00AE7BF3" w:rsidRPr="00AE7BF3" w:rsidRDefault="00AE7BF3" w:rsidP="00B04EE0">
            <w:pPr>
              <w:jc w:val="both"/>
              <w:rPr>
                <w:ins w:id="1082" w:author="Licencia Office" w:date="2026-04-22T13:36:00Z" w16du:dateUtc="2026-04-22T19:36:00Z"/>
                <w:rFonts w:ascii="Montserrat" w:hAnsi="Montserrat" w:cs="Arial"/>
                <w:i/>
                <w:sz w:val="18"/>
                <w:szCs w:val="18"/>
                <w:highlight w:val="cyan"/>
                <w:rPrChange w:id="1083" w:author="Licencia Office" w:date="2026-04-22T13:37:00Z" w16du:dateUtc="2026-04-22T19:37:00Z">
                  <w:rPr>
                    <w:ins w:id="1084" w:author="Licencia Office" w:date="2026-04-22T13:36:00Z" w16du:dateUtc="2026-04-22T19:36:00Z"/>
                    <w:rFonts w:ascii="Montserrat" w:hAnsi="Montserrat" w:cs="Arial"/>
                    <w:i/>
                    <w:sz w:val="18"/>
                    <w:szCs w:val="18"/>
                  </w:rPr>
                </w:rPrChange>
              </w:rPr>
            </w:pPr>
            <w:ins w:id="1085" w:author="Licencia Office" w:date="2026-04-22T13:36:00Z" w16du:dateUtc="2026-04-22T19:36:00Z">
              <w:r w:rsidRPr="00AE7BF3">
                <w:rPr>
                  <w:rFonts w:ascii="Montserrat" w:hAnsi="Montserrat" w:cs="Arial"/>
                  <w:b/>
                  <w:i/>
                  <w:sz w:val="18"/>
                  <w:szCs w:val="18"/>
                  <w:highlight w:val="cyan"/>
                  <w:rPrChange w:id="1086" w:author="Licencia Office" w:date="2026-04-22T13:37:00Z" w16du:dateUtc="2026-04-22T19:37:00Z">
                    <w:rPr>
                      <w:rFonts w:ascii="Montserrat" w:hAnsi="Montserrat" w:cs="Arial"/>
                      <w:b/>
                      <w:i/>
                      <w:sz w:val="18"/>
                      <w:szCs w:val="18"/>
                    </w:rPr>
                  </w:rPrChange>
                </w:rPr>
                <w:t xml:space="preserve">1 </w:t>
              </w:r>
              <w:r w:rsidRPr="00AE7BF3">
                <w:rPr>
                  <w:rFonts w:ascii="Montserrat" w:hAnsi="Montserrat" w:cs="Arial"/>
                  <w:i/>
                  <w:sz w:val="18"/>
                  <w:szCs w:val="18"/>
                  <w:highlight w:val="cyan"/>
                  <w:rPrChange w:id="1087" w:author="Licencia Office" w:date="2026-04-22T13:37:00Z" w16du:dateUtc="2026-04-22T19:37:00Z">
                    <w:rPr>
                      <w:rFonts w:ascii="Montserrat" w:hAnsi="Montserrat" w:cs="Arial"/>
                      <w:i/>
                      <w:sz w:val="18"/>
                      <w:szCs w:val="18"/>
                    </w:rPr>
                  </w:rPrChange>
                </w:rPr>
                <w:t>= Estado diferente a Cancelado o Suspendido</w:t>
              </w:r>
            </w:ins>
          </w:p>
          <w:p w14:paraId="3781F93C" w14:textId="77777777" w:rsidR="00AE7BF3" w:rsidRPr="00AE7BF3" w:rsidRDefault="00AE7BF3" w:rsidP="00B04EE0">
            <w:pPr>
              <w:jc w:val="both"/>
              <w:rPr>
                <w:ins w:id="1088" w:author="Licencia Office" w:date="2026-04-22T13:36:00Z" w16du:dateUtc="2026-04-22T19:36:00Z"/>
                <w:rFonts w:ascii="Montserrat" w:hAnsi="Montserrat" w:cs="Arial"/>
                <w:i/>
                <w:sz w:val="18"/>
                <w:szCs w:val="18"/>
                <w:highlight w:val="cyan"/>
                <w:rPrChange w:id="1089" w:author="Licencia Office" w:date="2026-04-22T13:37:00Z" w16du:dateUtc="2026-04-22T19:37:00Z">
                  <w:rPr>
                    <w:ins w:id="1090" w:author="Licencia Office" w:date="2026-04-22T13:36:00Z" w16du:dateUtc="2026-04-22T19:36:00Z"/>
                    <w:rFonts w:ascii="Montserrat" w:hAnsi="Montserrat" w:cs="Arial"/>
                    <w:i/>
                    <w:sz w:val="18"/>
                    <w:szCs w:val="18"/>
                  </w:rPr>
                </w:rPrChange>
              </w:rPr>
            </w:pPr>
          </w:p>
          <w:p w14:paraId="10434479" w14:textId="77777777" w:rsidR="00AE7BF3" w:rsidRPr="00AE7BF3" w:rsidRDefault="00AE7BF3" w:rsidP="00B04EE0">
            <w:pPr>
              <w:jc w:val="both"/>
              <w:rPr>
                <w:ins w:id="1091" w:author="Licencia Office" w:date="2026-04-22T13:36:00Z" w16du:dateUtc="2026-04-22T19:36:00Z"/>
                <w:rFonts w:ascii="Montserrat" w:hAnsi="Montserrat" w:cs="Arial"/>
                <w:i/>
                <w:sz w:val="18"/>
                <w:szCs w:val="18"/>
                <w:highlight w:val="cyan"/>
                <w:rPrChange w:id="1092" w:author="Licencia Office" w:date="2026-04-22T13:37:00Z" w16du:dateUtc="2026-04-22T19:37:00Z">
                  <w:rPr>
                    <w:ins w:id="1093" w:author="Licencia Office" w:date="2026-04-22T13:36:00Z" w16du:dateUtc="2026-04-22T19:36:00Z"/>
                    <w:rFonts w:ascii="Montserrat" w:hAnsi="Montserrat" w:cs="Arial"/>
                    <w:i/>
                    <w:sz w:val="18"/>
                    <w:szCs w:val="18"/>
                  </w:rPr>
                </w:rPrChange>
              </w:rPr>
            </w:pPr>
            <w:ins w:id="1094" w:author="Licencia Office" w:date="2026-04-22T13:36:00Z" w16du:dateUtc="2026-04-22T19:36:00Z">
              <w:r w:rsidRPr="00AE7BF3">
                <w:rPr>
                  <w:rFonts w:ascii="Montserrat" w:hAnsi="Montserrat" w:cs="Arial"/>
                  <w:b/>
                  <w:i/>
                  <w:sz w:val="18"/>
                  <w:szCs w:val="18"/>
                  <w:highlight w:val="cyan"/>
                  <w:rPrChange w:id="1095" w:author="Licencia Office" w:date="2026-04-22T13:37:00Z" w16du:dateUtc="2026-04-22T19:37:00Z">
                    <w:rPr>
                      <w:rFonts w:ascii="Montserrat" w:hAnsi="Montserrat" w:cs="Arial"/>
                      <w:b/>
                      <w:i/>
                      <w:sz w:val="18"/>
                      <w:szCs w:val="18"/>
                    </w:rPr>
                  </w:rPrChange>
                </w:rPr>
                <w:t xml:space="preserve">2 </w:t>
              </w:r>
              <w:r w:rsidRPr="00AE7BF3">
                <w:rPr>
                  <w:rFonts w:ascii="Montserrat" w:hAnsi="Montserrat" w:cs="Arial"/>
                  <w:i/>
                  <w:sz w:val="18"/>
                  <w:szCs w:val="18"/>
                  <w:highlight w:val="cyan"/>
                  <w:rPrChange w:id="1096" w:author="Licencia Office" w:date="2026-04-22T13:37:00Z" w16du:dateUtc="2026-04-22T19:37:00Z">
                    <w:rPr>
                      <w:rFonts w:ascii="Montserrat" w:hAnsi="Montserrat" w:cs="Arial"/>
                      <w:i/>
                      <w:sz w:val="18"/>
                      <w:szCs w:val="18"/>
                    </w:rPr>
                  </w:rPrChange>
                </w:rPr>
                <w:t>= Estado diferente a Cancelado o Suspendido más ROLES 300665 o 300667</w:t>
              </w:r>
            </w:ins>
          </w:p>
          <w:p w14:paraId="7FA688FB" w14:textId="77777777" w:rsidR="00AE7BF3" w:rsidRPr="00AE7BF3" w:rsidRDefault="00AE7BF3" w:rsidP="00B04EE0">
            <w:pPr>
              <w:jc w:val="both"/>
              <w:rPr>
                <w:ins w:id="1097" w:author="Licencia Office" w:date="2026-04-22T13:36:00Z" w16du:dateUtc="2026-04-22T19:36:00Z"/>
                <w:rFonts w:ascii="Montserrat" w:hAnsi="Montserrat" w:cs="Arial"/>
                <w:i/>
                <w:sz w:val="18"/>
                <w:szCs w:val="18"/>
                <w:highlight w:val="cyan"/>
                <w:rPrChange w:id="1098" w:author="Licencia Office" w:date="2026-04-22T13:37:00Z" w16du:dateUtc="2026-04-22T19:37:00Z">
                  <w:rPr>
                    <w:ins w:id="1099" w:author="Licencia Office" w:date="2026-04-22T13:36:00Z" w16du:dateUtc="2026-04-22T19:36:00Z"/>
                    <w:rFonts w:ascii="Montserrat" w:hAnsi="Montserrat" w:cs="Arial"/>
                    <w:i/>
                    <w:sz w:val="18"/>
                    <w:szCs w:val="18"/>
                  </w:rPr>
                </w:rPrChange>
              </w:rPr>
            </w:pPr>
          </w:p>
          <w:p w14:paraId="32E1F9C6" w14:textId="77777777" w:rsidR="00AE7BF3" w:rsidRPr="00AE7BF3" w:rsidRDefault="00AE7BF3" w:rsidP="00B04EE0">
            <w:pPr>
              <w:jc w:val="both"/>
              <w:rPr>
                <w:ins w:id="1100" w:author="Licencia Office" w:date="2026-04-22T13:36:00Z" w16du:dateUtc="2026-04-22T19:36:00Z"/>
                <w:rFonts w:ascii="Montserrat" w:hAnsi="Montserrat"/>
                <w:highlight w:val="cyan"/>
                <w:rPrChange w:id="1101" w:author="Licencia Office" w:date="2026-04-22T13:37:00Z" w16du:dateUtc="2026-04-22T19:37:00Z">
                  <w:rPr>
                    <w:ins w:id="1102" w:author="Licencia Office" w:date="2026-04-22T13:36:00Z" w16du:dateUtc="2026-04-22T19:36:00Z"/>
                    <w:rFonts w:ascii="Montserrat" w:hAnsi="Montserrat"/>
                  </w:rPr>
                </w:rPrChange>
              </w:rPr>
            </w:pPr>
            <w:ins w:id="1103" w:author="Licencia Office" w:date="2026-04-22T13:36:00Z" w16du:dateUtc="2026-04-22T19:36:00Z">
              <w:r w:rsidRPr="00AE7BF3">
                <w:rPr>
                  <w:rFonts w:ascii="Montserrat" w:hAnsi="Montserrat" w:cs="Arial"/>
                  <w:b/>
                  <w:i/>
                  <w:sz w:val="18"/>
                  <w:highlight w:val="cyan"/>
                  <w:rPrChange w:id="1104" w:author="Licencia Office" w:date="2026-04-22T13:37:00Z" w16du:dateUtc="2026-04-22T19:37:00Z">
                    <w:rPr>
                      <w:rFonts w:ascii="Montserrat" w:hAnsi="Montserrat" w:cs="Arial"/>
                      <w:b/>
                      <w:i/>
                      <w:sz w:val="18"/>
                    </w:rPr>
                  </w:rPrChange>
                </w:rPr>
                <w:t xml:space="preserve">3 </w:t>
              </w:r>
              <w:r w:rsidRPr="00AE7BF3">
                <w:rPr>
                  <w:rFonts w:ascii="Montserrat" w:hAnsi="Montserrat" w:cs="Arial"/>
                  <w:i/>
                  <w:sz w:val="18"/>
                  <w:highlight w:val="cyan"/>
                  <w:rPrChange w:id="1105" w:author="Licencia Office" w:date="2026-04-22T13:37:00Z" w16du:dateUtc="2026-04-22T19:37:00Z">
                    <w:rPr>
                      <w:rFonts w:ascii="Montserrat" w:hAnsi="Montserrat" w:cs="Arial"/>
                      <w:i/>
                      <w:sz w:val="18"/>
                    </w:rPr>
                  </w:rPrChange>
                </w:rPr>
                <w:t xml:space="preserve">= Estado diferente a Cancelado o Suspendido más ROLES </w:t>
              </w:r>
              <w:r w:rsidRPr="00AE7BF3">
                <w:rPr>
                  <w:rFonts w:ascii="Montserrat" w:hAnsi="Montserrat"/>
                  <w:highlight w:val="cyan"/>
                  <w:rPrChange w:id="1106" w:author="Licencia Office" w:date="2026-04-22T13:37:00Z" w16du:dateUtc="2026-04-22T19:37:00Z">
                    <w:rPr>
                      <w:rFonts w:ascii="Montserrat" w:hAnsi="Montserrat"/>
                    </w:rPr>
                  </w:rPrChange>
                </w:rPr>
                <w:t>300682 o 300684</w:t>
              </w:r>
            </w:ins>
          </w:p>
          <w:p w14:paraId="2237ECAF" w14:textId="77777777" w:rsidR="00AE7BF3" w:rsidRPr="00AE7BF3" w:rsidRDefault="00AE7BF3" w:rsidP="00B04EE0">
            <w:pPr>
              <w:jc w:val="both"/>
              <w:rPr>
                <w:ins w:id="1107" w:author="Licencia Office" w:date="2026-04-22T13:36:00Z" w16du:dateUtc="2026-04-22T19:36:00Z"/>
                <w:rFonts w:ascii="Montserrat" w:hAnsi="Montserrat"/>
                <w:highlight w:val="cyan"/>
                <w:rPrChange w:id="1108" w:author="Licencia Office" w:date="2026-04-22T13:37:00Z" w16du:dateUtc="2026-04-22T19:37:00Z">
                  <w:rPr>
                    <w:ins w:id="1109" w:author="Licencia Office" w:date="2026-04-22T13:36:00Z" w16du:dateUtc="2026-04-22T19:36:00Z"/>
                    <w:rFonts w:ascii="Montserrat" w:hAnsi="Montserrat"/>
                  </w:rPr>
                </w:rPrChange>
              </w:rPr>
            </w:pPr>
          </w:p>
          <w:p w14:paraId="567FC18D" w14:textId="77777777" w:rsidR="00AE7BF3" w:rsidRPr="00AE7BF3" w:rsidRDefault="00AE7BF3" w:rsidP="00B04EE0">
            <w:pPr>
              <w:jc w:val="both"/>
              <w:rPr>
                <w:ins w:id="1110" w:author="Licencia Office" w:date="2026-04-22T13:36:00Z" w16du:dateUtc="2026-04-22T19:36:00Z"/>
                <w:rFonts w:ascii="Montserrat" w:hAnsi="Montserrat"/>
                <w:highlight w:val="cyan"/>
                <w:rPrChange w:id="1111" w:author="Licencia Office" w:date="2026-04-22T13:37:00Z" w16du:dateUtc="2026-04-22T19:37:00Z">
                  <w:rPr>
                    <w:ins w:id="1112" w:author="Licencia Office" w:date="2026-04-22T13:36:00Z" w16du:dateUtc="2026-04-22T19:36:00Z"/>
                    <w:rFonts w:ascii="Montserrat" w:hAnsi="Montserrat"/>
                  </w:rPr>
                </w:rPrChange>
              </w:rPr>
            </w:pPr>
            <w:ins w:id="1113" w:author="Licencia Office" w:date="2026-04-22T13:36:00Z" w16du:dateUtc="2026-04-22T19:36:00Z">
              <w:r w:rsidRPr="00AE7BF3">
                <w:rPr>
                  <w:rFonts w:ascii="Montserrat" w:hAnsi="Montserrat"/>
                  <w:b/>
                  <w:highlight w:val="cyan"/>
                  <w:rPrChange w:id="1114" w:author="Licencia Office" w:date="2026-04-22T13:37:00Z" w16du:dateUtc="2026-04-22T19:37:00Z">
                    <w:rPr>
                      <w:rFonts w:ascii="Montserrat" w:hAnsi="Montserrat"/>
                      <w:b/>
                    </w:rPr>
                  </w:rPrChange>
                </w:rPr>
                <w:t xml:space="preserve">4 </w:t>
              </w:r>
              <w:r w:rsidRPr="00AE7BF3">
                <w:rPr>
                  <w:rFonts w:ascii="Montserrat" w:hAnsi="Montserrat"/>
                  <w:highlight w:val="cyan"/>
                  <w:rPrChange w:id="1115" w:author="Licencia Office" w:date="2026-04-22T13:37:00Z" w16du:dateUtc="2026-04-22T19:37:00Z">
                    <w:rPr>
                      <w:rFonts w:ascii="Montserrat" w:hAnsi="Montserrat"/>
                    </w:rPr>
                  </w:rPrChange>
                </w:rPr>
                <w:t xml:space="preserve">= </w:t>
              </w:r>
              <w:r w:rsidRPr="00AE7BF3">
                <w:rPr>
                  <w:rFonts w:ascii="Montserrat" w:hAnsi="Montserrat" w:cs="Arial"/>
                  <w:i/>
                  <w:sz w:val="18"/>
                  <w:highlight w:val="cyan"/>
                  <w:rPrChange w:id="1116" w:author="Licencia Office" w:date="2026-04-22T13:37:00Z" w16du:dateUtc="2026-04-22T19:37:00Z">
                    <w:rPr>
                      <w:rFonts w:ascii="Montserrat" w:hAnsi="Montserrat" w:cs="Arial"/>
                      <w:i/>
                      <w:sz w:val="18"/>
                    </w:rPr>
                  </w:rPrChange>
                </w:rPr>
                <w:t>Estado diferente a Cancelado o Suspendido más la combinación de ROLES (</w:t>
              </w:r>
              <w:r w:rsidRPr="00AE7BF3">
                <w:rPr>
                  <w:rFonts w:ascii="Montserrat" w:hAnsi="Montserrat"/>
                  <w:highlight w:val="cyan"/>
                  <w:rPrChange w:id="1117" w:author="Licencia Office" w:date="2026-04-22T13:37:00Z" w16du:dateUtc="2026-04-22T19:37:00Z">
                    <w:rPr>
                      <w:rFonts w:ascii="Montserrat" w:hAnsi="Montserrat"/>
                    </w:rPr>
                  </w:rPrChange>
                </w:rPr>
                <w:t>300682 o 300684) y (</w:t>
              </w:r>
              <w:r w:rsidRPr="00AE7BF3">
                <w:rPr>
                  <w:rFonts w:ascii="Montserrat" w:hAnsi="Montserrat" w:cs="Arial"/>
                  <w:i/>
                  <w:sz w:val="18"/>
                  <w:szCs w:val="18"/>
                  <w:highlight w:val="cyan"/>
                  <w:rPrChange w:id="1118" w:author="Licencia Office" w:date="2026-04-22T13:37:00Z" w16du:dateUtc="2026-04-22T19:37:00Z">
                    <w:rPr>
                      <w:rFonts w:ascii="Montserrat" w:hAnsi="Montserrat" w:cs="Arial"/>
                      <w:i/>
                      <w:sz w:val="18"/>
                      <w:szCs w:val="18"/>
                    </w:rPr>
                  </w:rPrChange>
                </w:rPr>
                <w:t>300665 o 300667</w:t>
              </w:r>
              <w:r w:rsidRPr="00AE7BF3">
                <w:rPr>
                  <w:rFonts w:ascii="Montserrat" w:hAnsi="Montserrat"/>
                  <w:highlight w:val="cyan"/>
                  <w:rPrChange w:id="1119" w:author="Licencia Office" w:date="2026-04-22T13:37:00Z" w16du:dateUtc="2026-04-22T19:37:00Z">
                    <w:rPr>
                      <w:rFonts w:ascii="Montserrat" w:hAnsi="Montserrat"/>
                    </w:rPr>
                  </w:rPrChange>
                </w:rPr>
                <w:t>)</w:t>
              </w:r>
            </w:ins>
          </w:p>
          <w:p w14:paraId="7E311F1A" w14:textId="77777777" w:rsidR="00AE7BF3" w:rsidRPr="00AE7BF3" w:rsidRDefault="00AE7BF3" w:rsidP="00B04EE0">
            <w:pPr>
              <w:jc w:val="both"/>
              <w:rPr>
                <w:ins w:id="1120" w:author="Licencia Office" w:date="2026-04-22T13:36:00Z" w16du:dateUtc="2026-04-22T19:36:00Z"/>
                <w:rFonts w:ascii="Montserrat" w:hAnsi="Montserrat" w:cs="Arial"/>
                <w:b/>
                <w:i/>
                <w:sz w:val="18"/>
                <w:szCs w:val="18"/>
                <w:highlight w:val="cyan"/>
                <w:rPrChange w:id="1121" w:author="Licencia Office" w:date="2026-04-22T13:37:00Z" w16du:dateUtc="2026-04-22T19:37:00Z">
                  <w:rPr>
                    <w:ins w:id="1122" w:author="Licencia Office" w:date="2026-04-22T13:36:00Z" w16du:dateUtc="2026-04-22T19:36:00Z"/>
                    <w:rFonts w:ascii="Montserrat" w:hAnsi="Montserrat" w:cs="Arial"/>
                    <w:b/>
                    <w:i/>
                    <w:sz w:val="18"/>
                    <w:szCs w:val="18"/>
                  </w:rPr>
                </w:rPrChange>
              </w:rPr>
            </w:pPr>
          </w:p>
        </w:tc>
      </w:tr>
    </w:tbl>
    <w:p w14:paraId="6AEF2328" w14:textId="77777777" w:rsidR="00AE7BF3" w:rsidRPr="00AE7BF3" w:rsidRDefault="00AE7BF3" w:rsidP="00AE7BF3">
      <w:pPr>
        <w:rPr>
          <w:ins w:id="1123" w:author="Licencia Office" w:date="2026-04-22T13:36:00Z" w16du:dateUtc="2026-04-22T19:36:00Z"/>
          <w:highlight w:val="cyan"/>
          <w:rPrChange w:id="1124" w:author="Licencia Office" w:date="2026-04-22T13:37:00Z" w16du:dateUtc="2026-04-22T19:37:00Z">
            <w:rPr>
              <w:ins w:id="1125" w:author="Licencia Office" w:date="2026-04-22T13:36:00Z" w16du:dateUtc="2026-04-22T19:36:00Z"/>
            </w:rPr>
          </w:rPrChange>
        </w:rPr>
      </w:pPr>
    </w:p>
    <w:p w14:paraId="7324A6F8" w14:textId="77777777" w:rsidR="00AE7BF3" w:rsidRPr="00AE7BF3" w:rsidRDefault="00AE7BF3" w:rsidP="00AE7BF3">
      <w:pPr>
        <w:pStyle w:val="BodyText"/>
        <w:spacing w:before="0" w:after="0"/>
        <w:rPr>
          <w:ins w:id="1126" w:author="Licencia Office" w:date="2026-04-22T13:36:00Z" w16du:dateUtc="2026-04-22T19:36:00Z"/>
          <w:rFonts w:ascii="Montserrat" w:hAnsi="Montserrat" w:cs="Arial"/>
          <w:sz w:val="20"/>
          <w:highlight w:val="cyan"/>
          <w:rPrChange w:id="1127" w:author="Licencia Office" w:date="2026-04-22T13:37:00Z" w16du:dateUtc="2026-04-22T19:37:00Z">
            <w:rPr>
              <w:ins w:id="1128" w:author="Licencia Office" w:date="2026-04-22T13:36:00Z" w16du:dateUtc="2026-04-22T19:36:00Z"/>
              <w:rFonts w:ascii="Montserrat" w:hAnsi="Montserrat" w:cs="Arial"/>
              <w:sz w:val="20"/>
            </w:rPr>
          </w:rPrChange>
        </w:rPr>
      </w:pPr>
    </w:p>
    <w:p w14:paraId="60267898" w14:textId="77777777" w:rsidR="00AE7BF3" w:rsidRPr="00AE7BF3" w:rsidRDefault="00AE7BF3" w:rsidP="00AE7BF3">
      <w:pPr>
        <w:pStyle w:val="BodyText"/>
        <w:spacing w:before="0" w:after="0"/>
        <w:rPr>
          <w:ins w:id="1129" w:author="Licencia Office" w:date="2026-04-22T13:36:00Z" w16du:dateUtc="2026-04-22T19:36:00Z"/>
          <w:rFonts w:ascii="Montserrat" w:hAnsi="Montserrat" w:cs="Arial"/>
          <w:sz w:val="20"/>
          <w:highlight w:val="cyan"/>
          <w:rPrChange w:id="1130" w:author="Licencia Office" w:date="2026-04-22T13:37:00Z" w16du:dateUtc="2026-04-22T19:37:00Z">
            <w:rPr>
              <w:ins w:id="1131" w:author="Licencia Office" w:date="2026-04-22T13:36:00Z" w16du:dateUtc="2026-04-22T19:36:00Z"/>
              <w:rFonts w:ascii="Montserrat" w:hAnsi="Montserrat" w:cs="Arial"/>
              <w:sz w:val="20"/>
            </w:rPr>
          </w:rPrChange>
        </w:rPr>
      </w:pPr>
    </w:p>
    <w:p w14:paraId="3EED4CD7" w14:textId="77777777" w:rsidR="00AE7BF3" w:rsidRPr="00AE7BF3" w:rsidRDefault="00AE7BF3" w:rsidP="00AE7BF3">
      <w:pPr>
        <w:pStyle w:val="BodyText"/>
        <w:spacing w:before="0" w:after="0"/>
        <w:rPr>
          <w:ins w:id="1132" w:author="Licencia Office" w:date="2026-04-22T13:36:00Z" w16du:dateUtc="2026-04-22T19:36:00Z"/>
          <w:rFonts w:ascii="Montserrat" w:hAnsi="Montserrat" w:cs="Arial"/>
          <w:sz w:val="20"/>
          <w:highlight w:val="cyan"/>
          <w:rPrChange w:id="1133" w:author="Licencia Office" w:date="2026-04-22T13:37:00Z" w16du:dateUtc="2026-04-22T19:37:00Z">
            <w:rPr>
              <w:ins w:id="1134" w:author="Licencia Office" w:date="2026-04-22T13:36:00Z" w16du:dateUtc="2026-04-22T19:36:00Z"/>
              <w:rFonts w:ascii="Montserrat" w:hAnsi="Montserrat" w:cs="Arial"/>
              <w:sz w:val="20"/>
            </w:rPr>
          </w:rPrChange>
        </w:rPr>
      </w:pPr>
    </w:p>
    <w:p w14:paraId="30A9A3FB" w14:textId="77777777" w:rsidR="00AE7BF3" w:rsidRPr="00AE7BF3" w:rsidRDefault="00AE7BF3" w:rsidP="00AE7BF3">
      <w:pPr>
        <w:pStyle w:val="BodyText"/>
        <w:spacing w:before="0" w:after="0"/>
        <w:rPr>
          <w:ins w:id="1135" w:author="Licencia Office" w:date="2026-04-22T13:36:00Z" w16du:dateUtc="2026-04-22T19:36:00Z"/>
          <w:rFonts w:ascii="Montserrat" w:hAnsi="Montserrat" w:cs="Arial"/>
          <w:sz w:val="20"/>
          <w:highlight w:val="cyan"/>
          <w:rPrChange w:id="1136" w:author="Licencia Office" w:date="2026-04-22T13:37:00Z" w16du:dateUtc="2026-04-22T19:37:00Z">
            <w:rPr>
              <w:ins w:id="1137" w:author="Licencia Office" w:date="2026-04-22T13:36:00Z" w16du:dateUtc="2026-04-22T19:36:00Z"/>
              <w:rFonts w:ascii="Montserrat" w:hAnsi="Montserrat" w:cs="Arial"/>
              <w:sz w:val="20"/>
            </w:rPr>
          </w:rPrChange>
        </w:rPr>
      </w:pPr>
    </w:p>
    <w:tbl>
      <w:tblPr>
        <w:tblW w:w="1018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843"/>
      </w:tblGrid>
      <w:tr w:rsidR="00AE7BF3" w:rsidRPr="00AE7BF3" w14:paraId="5263F682" w14:textId="77777777" w:rsidTr="00B04EE0">
        <w:trPr>
          <w:trHeight w:val="454"/>
          <w:tblHeader/>
          <w:jc w:val="center"/>
          <w:ins w:id="1138"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77049FC9" w14:textId="77777777" w:rsidR="00AE7BF3" w:rsidRPr="00AE7BF3" w:rsidRDefault="00AE7BF3" w:rsidP="00B04EE0">
            <w:pPr>
              <w:pStyle w:val="TableHeading0"/>
              <w:rPr>
                <w:ins w:id="1139" w:author="Licencia Office" w:date="2026-04-22T13:36:00Z" w16du:dateUtc="2026-04-22T19:36:00Z"/>
                <w:rFonts w:ascii="Montserrat" w:hAnsi="Montserrat" w:cs="Arial"/>
                <w:highlight w:val="cyan"/>
                <w:lang w:val="es-MX"/>
                <w:rPrChange w:id="1140" w:author="Licencia Office" w:date="2026-04-22T13:37:00Z" w16du:dateUtc="2026-04-22T19:37:00Z">
                  <w:rPr>
                    <w:ins w:id="1141" w:author="Licencia Office" w:date="2026-04-22T13:36:00Z" w16du:dateUtc="2026-04-22T19:36:00Z"/>
                    <w:rFonts w:ascii="Montserrat" w:hAnsi="Montserrat" w:cs="Arial"/>
                    <w:lang w:val="es-MX"/>
                  </w:rPr>
                </w:rPrChange>
              </w:rPr>
            </w:pPr>
            <w:ins w:id="1142" w:author="Licencia Office" w:date="2026-04-22T13:36:00Z" w16du:dateUtc="2026-04-22T19:36:00Z">
              <w:r w:rsidRPr="00AE7BF3">
                <w:rPr>
                  <w:rFonts w:ascii="Montserrat" w:hAnsi="Montserrat" w:cs="Arial"/>
                  <w:highlight w:val="cyan"/>
                  <w:lang w:val="es-MX"/>
                  <w:rPrChange w:id="1143" w:author="Licencia Office" w:date="2026-04-22T13:37:00Z" w16du:dateUtc="2026-04-22T19:37:00Z">
                    <w:rPr>
                      <w:rFonts w:ascii="Montserrat" w:hAnsi="Montserrat" w:cs="Arial"/>
                      <w:lang w:val="es-MX"/>
                    </w:rPr>
                  </w:rPrChange>
                </w:rPr>
                <w:lastRenderedPageBreak/>
                <w:t>Posición</w:t>
              </w:r>
            </w:ins>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0772C66D" w14:textId="77777777" w:rsidR="00AE7BF3" w:rsidRPr="00AE7BF3" w:rsidRDefault="00AE7BF3" w:rsidP="00B04EE0">
            <w:pPr>
              <w:pStyle w:val="TableHeading0"/>
              <w:rPr>
                <w:ins w:id="1144" w:author="Licencia Office" w:date="2026-04-22T13:36:00Z" w16du:dateUtc="2026-04-22T19:36:00Z"/>
                <w:rFonts w:ascii="Montserrat" w:hAnsi="Montserrat" w:cs="Arial"/>
                <w:highlight w:val="cyan"/>
                <w:lang w:val="es-MX"/>
                <w:rPrChange w:id="1145" w:author="Licencia Office" w:date="2026-04-22T13:37:00Z" w16du:dateUtc="2026-04-22T19:37:00Z">
                  <w:rPr>
                    <w:ins w:id="1146" w:author="Licencia Office" w:date="2026-04-22T13:36:00Z" w16du:dateUtc="2026-04-22T19:36:00Z"/>
                    <w:rFonts w:ascii="Montserrat" w:hAnsi="Montserrat" w:cs="Arial"/>
                    <w:lang w:val="es-MX"/>
                  </w:rPr>
                </w:rPrChange>
              </w:rPr>
            </w:pPr>
            <w:ins w:id="1147" w:author="Licencia Office" w:date="2026-04-22T13:36:00Z" w16du:dateUtc="2026-04-22T19:36:00Z">
              <w:r w:rsidRPr="00AE7BF3">
                <w:rPr>
                  <w:rFonts w:ascii="Montserrat" w:hAnsi="Montserrat" w:cs="Arial"/>
                  <w:highlight w:val="cyan"/>
                  <w:lang w:val="es-MX"/>
                  <w:rPrChange w:id="1148" w:author="Licencia Office" w:date="2026-04-22T13:37:00Z" w16du:dateUtc="2026-04-22T19:37:00Z">
                    <w:rPr>
                      <w:rFonts w:ascii="Montserrat" w:hAnsi="Montserrat" w:cs="Arial"/>
                      <w:lang w:val="es-MX"/>
                    </w:rPr>
                  </w:rPrChange>
                </w:rPr>
                <w:t>Nombre Dato</w:t>
              </w:r>
            </w:ins>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5933065C" w14:textId="77777777" w:rsidR="00AE7BF3" w:rsidRPr="00AE7BF3" w:rsidRDefault="00AE7BF3" w:rsidP="00B04EE0">
            <w:pPr>
              <w:pStyle w:val="TableHeading0"/>
              <w:rPr>
                <w:ins w:id="1149" w:author="Licencia Office" w:date="2026-04-22T13:36:00Z" w16du:dateUtc="2026-04-22T19:36:00Z"/>
                <w:rFonts w:ascii="Montserrat" w:hAnsi="Montserrat" w:cs="Arial"/>
                <w:highlight w:val="cyan"/>
                <w:lang w:val="es-MX"/>
                <w:rPrChange w:id="1150" w:author="Licencia Office" w:date="2026-04-22T13:37:00Z" w16du:dateUtc="2026-04-22T19:37:00Z">
                  <w:rPr>
                    <w:ins w:id="1151" w:author="Licencia Office" w:date="2026-04-22T13:36:00Z" w16du:dateUtc="2026-04-22T19:36:00Z"/>
                    <w:rFonts w:ascii="Montserrat" w:hAnsi="Montserrat" w:cs="Arial"/>
                    <w:lang w:val="es-MX"/>
                  </w:rPr>
                </w:rPrChange>
              </w:rPr>
            </w:pPr>
            <w:ins w:id="1152" w:author="Licencia Office" w:date="2026-04-22T13:36:00Z" w16du:dateUtc="2026-04-22T19:36:00Z">
              <w:r w:rsidRPr="00AE7BF3">
                <w:rPr>
                  <w:rFonts w:ascii="Montserrat" w:hAnsi="Montserrat" w:cs="Arial"/>
                  <w:highlight w:val="cyan"/>
                  <w:lang w:val="es-MX"/>
                  <w:rPrChange w:id="1153" w:author="Licencia Office" w:date="2026-04-22T13:37:00Z" w16du:dateUtc="2026-04-22T19:37:00Z">
                    <w:rPr>
                      <w:rFonts w:ascii="Montserrat" w:hAnsi="Montserrat" w:cs="Arial"/>
                      <w:lang w:val="es-MX"/>
                    </w:rPr>
                  </w:rPrChange>
                </w:rPr>
                <w:t>Tipo Dato</w:t>
              </w:r>
            </w:ins>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1587CB32" w14:textId="77777777" w:rsidR="00AE7BF3" w:rsidRPr="00AE7BF3" w:rsidRDefault="00AE7BF3" w:rsidP="00B04EE0">
            <w:pPr>
              <w:pStyle w:val="TableHeading0"/>
              <w:rPr>
                <w:ins w:id="1154" w:author="Licencia Office" w:date="2026-04-22T13:36:00Z" w16du:dateUtc="2026-04-22T19:36:00Z"/>
                <w:rFonts w:ascii="Montserrat" w:hAnsi="Montserrat" w:cs="Arial"/>
                <w:highlight w:val="cyan"/>
                <w:lang w:val="es-MX"/>
                <w:rPrChange w:id="1155" w:author="Licencia Office" w:date="2026-04-22T13:37:00Z" w16du:dateUtc="2026-04-22T19:37:00Z">
                  <w:rPr>
                    <w:ins w:id="1156" w:author="Licencia Office" w:date="2026-04-22T13:36:00Z" w16du:dateUtc="2026-04-22T19:36:00Z"/>
                    <w:rFonts w:ascii="Montserrat" w:hAnsi="Montserrat" w:cs="Arial"/>
                    <w:lang w:val="es-MX"/>
                  </w:rPr>
                </w:rPrChange>
              </w:rPr>
            </w:pPr>
            <w:ins w:id="1157" w:author="Licencia Office" w:date="2026-04-22T13:36:00Z" w16du:dateUtc="2026-04-22T19:36:00Z">
              <w:r w:rsidRPr="00AE7BF3">
                <w:rPr>
                  <w:rFonts w:ascii="Montserrat" w:hAnsi="Montserrat" w:cs="Arial"/>
                  <w:highlight w:val="cyan"/>
                  <w:lang w:val="es-MX"/>
                  <w:rPrChange w:id="1158" w:author="Licencia Office" w:date="2026-04-22T13:37:00Z" w16du:dateUtc="2026-04-22T19:37:00Z">
                    <w:rPr>
                      <w:rFonts w:ascii="Montserrat" w:hAnsi="Montserrat" w:cs="Arial"/>
                      <w:lang w:val="es-MX"/>
                    </w:rPr>
                  </w:rPrChange>
                </w:rPr>
                <w:t>Tamaño</w:t>
              </w:r>
            </w:ins>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158AF37D" w14:textId="77777777" w:rsidR="00AE7BF3" w:rsidRPr="00AE7BF3" w:rsidRDefault="00AE7BF3" w:rsidP="00B04EE0">
            <w:pPr>
              <w:pStyle w:val="TableHeading0"/>
              <w:rPr>
                <w:ins w:id="1159" w:author="Licencia Office" w:date="2026-04-22T13:36:00Z" w16du:dateUtc="2026-04-22T19:36:00Z"/>
                <w:rFonts w:ascii="Montserrat" w:hAnsi="Montserrat" w:cs="Arial"/>
                <w:highlight w:val="cyan"/>
                <w:lang w:val="es-MX"/>
                <w:rPrChange w:id="1160" w:author="Licencia Office" w:date="2026-04-22T13:37:00Z" w16du:dateUtc="2026-04-22T19:37:00Z">
                  <w:rPr>
                    <w:ins w:id="1161" w:author="Licencia Office" w:date="2026-04-22T13:36:00Z" w16du:dateUtc="2026-04-22T19:36:00Z"/>
                    <w:rFonts w:ascii="Montserrat" w:hAnsi="Montserrat" w:cs="Arial"/>
                    <w:lang w:val="es-MX"/>
                  </w:rPr>
                </w:rPrChange>
              </w:rPr>
            </w:pPr>
            <w:ins w:id="1162" w:author="Licencia Office" w:date="2026-04-22T13:36:00Z" w16du:dateUtc="2026-04-22T19:36:00Z">
              <w:r w:rsidRPr="00AE7BF3">
                <w:rPr>
                  <w:rFonts w:ascii="Montserrat" w:hAnsi="Montserrat" w:cs="Arial"/>
                  <w:highlight w:val="cyan"/>
                  <w:lang w:val="es-MX"/>
                  <w:rPrChange w:id="1163" w:author="Licencia Office" w:date="2026-04-22T13:37:00Z" w16du:dateUtc="2026-04-22T19:37:00Z">
                    <w:rPr>
                      <w:rFonts w:ascii="Montserrat" w:hAnsi="Montserrat" w:cs="Arial"/>
                      <w:lang w:val="es-MX"/>
                    </w:rPr>
                  </w:rPrChange>
                </w:rPr>
                <w:t>Referencia</w:t>
              </w:r>
            </w:ins>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0EABD057" w14:textId="77777777" w:rsidR="00AE7BF3" w:rsidRPr="00AE7BF3" w:rsidRDefault="00AE7BF3" w:rsidP="00B04EE0">
            <w:pPr>
              <w:pStyle w:val="TableHeading0"/>
              <w:rPr>
                <w:ins w:id="1164" w:author="Licencia Office" w:date="2026-04-22T13:36:00Z" w16du:dateUtc="2026-04-22T19:36:00Z"/>
                <w:rFonts w:ascii="Montserrat" w:hAnsi="Montserrat" w:cs="Arial"/>
                <w:highlight w:val="cyan"/>
                <w:lang w:val="es-MX"/>
                <w:rPrChange w:id="1165" w:author="Licencia Office" w:date="2026-04-22T13:37:00Z" w16du:dateUtc="2026-04-22T19:37:00Z">
                  <w:rPr>
                    <w:ins w:id="1166" w:author="Licencia Office" w:date="2026-04-22T13:36:00Z" w16du:dateUtc="2026-04-22T19:36:00Z"/>
                    <w:rFonts w:ascii="Montserrat" w:hAnsi="Montserrat" w:cs="Arial"/>
                    <w:lang w:val="es-MX"/>
                  </w:rPr>
                </w:rPrChange>
              </w:rPr>
            </w:pPr>
            <w:ins w:id="1167" w:author="Licencia Office" w:date="2026-04-22T13:36:00Z" w16du:dateUtc="2026-04-22T19:36:00Z">
              <w:r w:rsidRPr="00AE7BF3">
                <w:rPr>
                  <w:rFonts w:ascii="Montserrat" w:hAnsi="Montserrat" w:cs="Arial"/>
                  <w:highlight w:val="cyan"/>
                  <w:lang w:val="es-MX"/>
                  <w:rPrChange w:id="1168" w:author="Licencia Office" w:date="2026-04-22T13:37:00Z" w16du:dateUtc="2026-04-22T19:37:00Z">
                    <w:rPr>
                      <w:rFonts w:ascii="Montserrat" w:hAnsi="Montserrat" w:cs="Arial"/>
                      <w:lang w:val="es-MX"/>
                    </w:rPr>
                  </w:rPrChange>
                </w:rPr>
                <w:t>Asociación</w:t>
              </w:r>
            </w:ins>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7064497B" w14:textId="77777777" w:rsidR="00AE7BF3" w:rsidRPr="00AE7BF3" w:rsidRDefault="00AE7BF3" w:rsidP="00B04EE0">
            <w:pPr>
              <w:pStyle w:val="TableHeading0"/>
              <w:rPr>
                <w:ins w:id="1169" w:author="Licencia Office" w:date="2026-04-22T13:36:00Z" w16du:dateUtc="2026-04-22T19:36:00Z"/>
                <w:rFonts w:ascii="Montserrat" w:hAnsi="Montserrat" w:cs="Arial"/>
                <w:highlight w:val="cyan"/>
                <w:lang w:val="es-MX"/>
                <w:rPrChange w:id="1170" w:author="Licencia Office" w:date="2026-04-22T13:37:00Z" w16du:dateUtc="2026-04-22T19:37:00Z">
                  <w:rPr>
                    <w:ins w:id="1171" w:author="Licencia Office" w:date="2026-04-22T13:36:00Z" w16du:dateUtc="2026-04-22T19:36:00Z"/>
                    <w:rFonts w:ascii="Montserrat" w:hAnsi="Montserrat" w:cs="Arial"/>
                    <w:lang w:val="es-MX"/>
                  </w:rPr>
                </w:rPrChange>
              </w:rPr>
            </w:pPr>
            <w:ins w:id="1172" w:author="Licencia Office" w:date="2026-04-22T13:36:00Z" w16du:dateUtc="2026-04-22T19:36:00Z">
              <w:r w:rsidRPr="00AE7BF3">
                <w:rPr>
                  <w:rFonts w:ascii="Montserrat" w:hAnsi="Montserrat" w:cs="Arial"/>
                  <w:highlight w:val="cyan"/>
                  <w:lang w:val="es-MX"/>
                  <w:rPrChange w:id="1173" w:author="Licencia Office" w:date="2026-04-22T13:37:00Z" w16du:dateUtc="2026-04-22T19:37:00Z">
                    <w:rPr>
                      <w:rFonts w:ascii="Montserrat" w:hAnsi="Montserrat" w:cs="Arial"/>
                      <w:lang w:val="es-MX"/>
                    </w:rPr>
                  </w:rPrChange>
                </w:rPr>
                <w:t>Ejemplo</w:t>
              </w:r>
            </w:ins>
          </w:p>
        </w:tc>
      </w:tr>
      <w:tr w:rsidR="00AE7BF3" w:rsidRPr="00AE7BF3" w14:paraId="544D5342" w14:textId="77777777" w:rsidTr="00B04EE0">
        <w:trPr>
          <w:trHeight w:val="454"/>
          <w:tblHeader/>
          <w:jc w:val="center"/>
          <w:ins w:id="1174"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5FF4B8C2" w14:textId="77777777" w:rsidR="00AE7BF3" w:rsidRPr="00AE7BF3" w:rsidRDefault="00AE7BF3" w:rsidP="00B04EE0">
            <w:pPr>
              <w:pStyle w:val="TableHeading0"/>
              <w:rPr>
                <w:ins w:id="1175" w:author="Licencia Office" w:date="2026-04-22T13:36:00Z" w16du:dateUtc="2026-04-22T19:36:00Z"/>
                <w:rFonts w:ascii="Montserrat" w:hAnsi="Montserrat" w:cs="Arial"/>
                <w:highlight w:val="cyan"/>
                <w:lang w:val="es-MX"/>
                <w:rPrChange w:id="1176" w:author="Licencia Office" w:date="2026-04-22T13:37:00Z" w16du:dateUtc="2026-04-22T19:37:00Z">
                  <w:rPr>
                    <w:ins w:id="1177" w:author="Licencia Office" w:date="2026-04-22T13:36:00Z" w16du:dateUtc="2026-04-22T19:36:00Z"/>
                    <w:rFonts w:ascii="Montserrat" w:hAnsi="Montserrat" w:cs="Arial"/>
                    <w:lang w:val="es-MX"/>
                  </w:rPr>
                </w:rPrChange>
              </w:rPr>
            </w:pPr>
            <w:ins w:id="1178" w:author="Licencia Office" w:date="2026-04-22T13:36:00Z" w16du:dateUtc="2026-04-22T19:36:00Z">
              <w:r w:rsidRPr="00AE7BF3">
                <w:rPr>
                  <w:rFonts w:ascii="Montserrat" w:hAnsi="Montserrat" w:cs="Arial"/>
                  <w:b w:val="0"/>
                  <w:highlight w:val="cyan"/>
                  <w:lang w:val="es-MX"/>
                  <w:rPrChange w:id="1179" w:author="Licencia Office" w:date="2026-04-22T13:37:00Z" w16du:dateUtc="2026-04-22T19:37:00Z">
                    <w:rPr>
                      <w:rFonts w:ascii="Montserrat" w:hAnsi="Montserrat" w:cs="Arial"/>
                      <w:b w:val="0"/>
                      <w:lang w:val="es-MX"/>
                    </w:rPr>
                  </w:rPrChange>
                </w:rPr>
                <w:t>3</w:t>
              </w:r>
            </w:ins>
          </w:p>
        </w:tc>
        <w:tc>
          <w:tcPr>
            <w:tcW w:w="1204" w:type="dxa"/>
            <w:tcBorders>
              <w:top w:val="single" w:sz="6" w:space="0" w:color="auto"/>
              <w:left w:val="single" w:sz="6" w:space="0" w:color="auto"/>
              <w:bottom w:val="single" w:sz="6" w:space="0" w:color="auto"/>
              <w:right w:val="single" w:sz="6" w:space="0" w:color="auto"/>
            </w:tcBorders>
            <w:vAlign w:val="center"/>
          </w:tcPr>
          <w:p w14:paraId="4A60DB05" w14:textId="77777777" w:rsidR="00AE7BF3" w:rsidRPr="00AE7BF3" w:rsidRDefault="00AE7BF3" w:rsidP="00B04EE0">
            <w:pPr>
              <w:pStyle w:val="TableHeading0"/>
              <w:rPr>
                <w:ins w:id="1180" w:author="Licencia Office" w:date="2026-04-22T13:36:00Z" w16du:dateUtc="2026-04-22T19:36:00Z"/>
                <w:rFonts w:ascii="Montserrat" w:hAnsi="Montserrat" w:cs="Arial"/>
                <w:b w:val="0"/>
                <w:highlight w:val="cyan"/>
                <w:lang w:val="es-MX"/>
                <w:rPrChange w:id="1181" w:author="Licencia Office" w:date="2026-04-22T13:37:00Z" w16du:dateUtc="2026-04-22T19:37:00Z">
                  <w:rPr>
                    <w:ins w:id="1182" w:author="Licencia Office" w:date="2026-04-22T13:36:00Z" w16du:dateUtc="2026-04-22T19:36:00Z"/>
                    <w:rFonts w:ascii="Montserrat" w:hAnsi="Montserrat" w:cs="Arial"/>
                    <w:b w:val="0"/>
                    <w:lang w:val="es-MX"/>
                  </w:rPr>
                </w:rPrChange>
              </w:rPr>
            </w:pPr>
            <w:ins w:id="1183" w:author="Licencia Office" w:date="2026-04-22T13:36:00Z" w16du:dateUtc="2026-04-22T19:36:00Z">
              <w:r w:rsidRPr="00AE7BF3">
                <w:rPr>
                  <w:rFonts w:ascii="Montserrat" w:hAnsi="Montserrat" w:cs="Arial"/>
                  <w:b w:val="0"/>
                  <w:highlight w:val="cyan"/>
                  <w:lang w:val="es-MX"/>
                  <w:rPrChange w:id="1184" w:author="Licencia Office" w:date="2026-04-22T13:37:00Z" w16du:dateUtc="2026-04-22T19:37:00Z">
                    <w:rPr>
                      <w:rFonts w:ascii="Montserrat" w:hAnsi="Montserrat" w:cs="Arial"/>
                      <w:b w:val="0"/>
                      <w:lang w:val="es-MX"/>
                    </w:rPr>
                  </w:rPrChange>
                </w:rPr>
                <w:t>Validez de Facturación a través del adquirente</w:t>
              </w:r>
            </w:ins>
          </w:p>
          <w:p w14:paraId="00BF21EB" w14:textId="77777777" w:rsidR="00AE7BF3" w:rsidRPr="00AE7BF3" w:rsidRDefault="00AE7BF3" w:rsidP="00B04EE0">
            <w:pPr>
              <w:pStyle w:val="TableHeading0"/>
              <w:rPr>
                <w:ins w:id="1185" w:author="Licencia Office" w:date="2026-04-22T13:36:00Z" w16du:dateUtc="2026-04-22T19:36:00Z"/>
                <w:rFonts w:ascii="Montserrat" w:hAnsi="Montserrat" w:cs="Arial"/>
                <w:highlight w:val="cyan"/>
                <w:lang w:val="es-MX"/>
                <w:rPrChange w:id="1186" w:author="Licencia Office" w:date="2026-04-22T13:37:00Z" w16du:dateUtc="2026-04-22T19:37:00Z">
                  <w:rPr>
                    <w:ins w:id="1187" w:author="Licencia Office" w:date="2026-04-22T13:36:00Z" w16du:dateUtc="2026-04-22T19:36:00Z"/>
                    <w:rFonts w:ascii="Montserrat" w:hAnsi="Montserrat" w:cs="Arial"/>
                    <w:lang w:val="es-MX"/>
                  </w:rPr>
                </w:rPrChange>
              </w:rPr>
            </w:pPr>
            <w:ins w:id="1188" w:author="Licencia Office" w:date="2026-04-22T13:36:00Z" w16du:dateUtc="2026-04-22T19:36:00Z">
              <w:r w:rsidRPr="00AE7BF3">
                <w:rPr>
                  <w:rFonts w:ascii="Montserrat" w:hAnsi="Montserrat" w:cs="Arial"/>
                  <w:b w:val="0"/>
                  <w:highlight w:val="cyan"/>
                  <w:lang w:val="es-MX"/>
                  <w:rPrChange w:id="1189" w:author="Licencia Office" w:date="2026-04-22T13:37:00Z" w16du:dateUtc="2026-04-22T19:37:00Z">
                    <w:rPr>
                      <w:rFonts w:ascii="Montserrat" w:hAnsi="Montserrat" w:cs="Arial"/>
                      <w:b w:val="0"/>
                      <w:lang w:val="es-MX"/>
                    </w:rPr>
                  </w:rPrChange>
                </w:rPr>
                <w:t>RFC emisor</w:t>
              </w:r>
            </w:ins>
          </w:p>
        </w:tc>
        <w:tc>
          <w:tcPr>
            <w:tcW w:w="1232" w:type="dxa"/>
            <w:tcBorders>
              <w:top w:val="single" w:sz="6" w:space="0" w:color="auto"/>
              <w:left w:val="single" w:sz="6" w:space="0" w:color="auto"/>
              <w:bottom w:val="single" w:sz="6" w:space="0" w:color="auto"/>
              <w:right w:val="single" w:sz="6" w:space="0" w:color="auto"/>
            </w:tcBorders>
            <w:vAlign w:val="center"/>
          </w:tcPr>
          <w:p w14:paraId="3F84D258" w14:textId="77777777" w:rsidR="00AE7BF3" w:rsidRPr="00AE7BF3" w:rsidRDefault="00AE7BF3" w:rsidP="00B04EE0">
            <w:pPr>
              <w:pStyle w:val="TableHeading0"/>
              <w:rPr>
                <w:ins w:id="1190" w:author="Licencia Office" w:date="2026-04-22T13:36:00Z" w16du:dateUtc="2026-04-22T19:36:00Z"/>
                <w:rFonts w:ascii="Montserrat" w:hAnsi="Montserrat" w:cs="Arial"/>
                <w:highlight w:val="cyan"/>
                <w:lang w:val="es-MX"/>
                <w:rPrChange w:id="1191" w:author="Licencia Office" w:date="2026-04-22T13:37:00Z" w16du:dateUtc="2026-04-22T19:37:00Z">
                  <w:rPr>
                    <w:ins w:id="1192" w:author="Licencia Office" w:date="2026-04-22T13:36:00Z" w16du:dateUtc="2026-04-22T19:36:00Z"/>
                    <w:rFonts w:ascii="Montserrat" w:hAnsi="Montserrat" w:cs="Arial"/>
                    <w:lang w:val="es-MX"/>
                  </w:rPr>
                </w:rPrChange>
              </w:rPr>
            </w:pPr>
            <w:ins w:id="1193" w:author="Licencia Office" w:date="2026-04-22T13:36:00Z" w16du:dateUtc="2026-04-22T19:36:00Z">
              <w:r w:rsidRPr="00AE7BF3">
                <w:rPr>
                  <w:rFonts w:ascii="Montserrat" w:hAnsi="Montserrat" w:cs="Arial"/>
                  <w:b w:val="0"/>
                  <w:highlight w:val="cyan"/>
                  <w:lang w:val="es-MX"/>
                  <w:rPrChange w:id="1194"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6586469F" w14:textId="77777777" w:rsidR="00AE7BF3" w:rsidRPr="00AE7BF3" w:rsidRDefault="00AE7BF3" w:rsidP="00B04EE0">
            <w:pPr>
              <w:pStyle w:val="TableHeading0"/>
              <w:rPr>
                <w:ins w:id="1195" w:author="Licencia Office" w:date="2026-04-22T13:36:00Z" w16du:dateUtc="2026-04-22T19:36:00Z"/>
                <w:rFonts w:ascii="Montserrat" w:hAnsi="Montserrat" w:cs="Arial"/>
                <w:highlight w:val="cyan"/>
                <w:lang w:val="es-MX"/>
                <w:rPrChange w:id="1196" w:author="Licencia Office" w:date="2026-04-22T13:37:00Z" w16du:dateUtc="2026-04-22T19:37:00Z">
                  <w:rPr>
                    <w:ins w:id="1197" w:author="Licencia Office" w:date="2026-04-22T13:36:00Z" w16du:dateUtc="2026-04-22T19:36:00Z"/>
                    <w:rFonts w:ascii="Montserrat" w:hAnsi="Montserrat" w:cs="Arial"/>
                    <w:lang w:val="es-MX"/>
                  </w:rPr>
                </w:rPrChange>
              </w:rPr>
            </w:pPr>
            <w:ins w:id="1198" w:author="Licencia Office" w:date="2026-04-22T13:36:00Z" w16du:dateUtc="2026-04-22T19:36:00Z">
              <w:r w:rsidRPr="00AE7BF3">
                <w:rPr>
                  <w:rFonts w:ascii="Montserrat" w:hAnsi="Montserrat" w:cs="Arial"/>
                  <w:b w:val="0"/>
                  <w:highlight w:val="cyan"/>
                  <w:lang w:val="es-MX"/>
                  <w:rPrChange w:id="1199" w:author="Licencia Office" w:date="2026-04-22T13:37:00Z" w16du:dateUtc="2026-04-22T19:37:00Z">
                    <w:rPr>
                      <w:rFonts w:ascii="Montserrat" w:hAnsi="Montserrat" w:cs="Arial"/>
                      <w:b w:val="0"/>
                      <w:lang w:val="es-MX"/>
                    </w:rPr>
                  </w:rPrChange>
                </w:rPr>
                <w:t>1</w:t>
              </w:r>
            </w:ins>
          </w:p>
        </w:tc>
        <w:tc>
          <w:tcPr>
            <w:tcW w:w="1842" w:type="dxa"/>
            <w:tcBorders>
              <w:top w:val="single" w:sz="6" w:space="0" w:color="auto"/>
              <w:left w:val="single" w:sz="6" w:space="0" w:color="auto"/>
              <w:bottom w:val="single" w:sz="6" w:space="0" w:color="auto"/>
              <w:right w:val="single" w:sz="6" w:space="0" w:color="auto"/>
            </w:tcBorders>
            <w:vAlign w:val="center"/>
          </w:tcPr>
          <w:p w14:paraId="6B502018" w14:textId="77777777" w:rsidR="00AE7BF3" w:rsidRPr="00AE7BF3" w:rsidRDefault="00AE7BF3" w:rsidP="00B04EE0">
            <w:pPr>
              <w:pStyle w:val="TableHeading0"/>
              <w:rPr>
                <w:ins w:id="1200" w:author="Licencia Office" w:date="2026-04-22T13:36:00Z" w16du:dateUtc="2026-04-22T19:36:00Z"/>
                <w:rFonts w:ascii="Montserrat" w:hAnsi="Montserrat" w:cs="Arial"/>
                <w:highlight w:val="cyan"/>
                <w:lang w:val="es-MX"/>
                <w:rPrChange w:id="1201" w:author="Licencia Office" w:date="2026-04-22T13:37:00Z" w16du:dateUtc="2026-04-22T19:37:00Z">
                  <w:rPr>
                    <w:ins w:id="1202" w:author="Licencia Office" w:date="2026-04-22T13:36:00Z" w16du:dateUtc="2026-04-22T19:36:00Z"/>
                    <w:rFonts w:ascii="Montserrat" w:hAnsi="Montserrat" w:cs="Arial"/>
                    <w:lang w:val="es-MX"/>
                  </w:rPr>
                </w:rPrChange>
              </w:rPr>
            </w:pPr>
            <w:ins w:id="1203" w:author="Licencia Office" w:date="2026-04-22T13:36:00Z" w16du:dateUtc="2026-04-22T19:36:00Z">
              <w:r w:rsidRPr="00AE7BF3">
                <w:rPr>
                  <w:rFonts w:ascii="Montserrat" w:hAnsi="Montserrat" w:cs="Arial"/>
                  <w:b w:val="0"/>
                  <w:highlight w:val="cyan"/>
                  <w:lang w:val="es-MX"/>
                  <w:rPrChange w:id="1204"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7BEC2CDB" w14:textId="77777777" w:rsidR="00AE7BF3" w:rsidRPr="00AE7BF3" w:rsidRDefault="00AE7BF3" w:rsidP="00B04EE0">
            <w:pPr>
              <w:pStyle w:val="TableHeading0"/>
              <w:rPr>
                <w:ins w:id="1205" w:author="Licencia Office" w:date="2026-04-22T13:36:00Z" w16du:dateUtc="2026-04-22T19:36:00Z"/>
                <w:rFonts w:ascii="Montserrat" w:hAnsi="Montserrat" w:cs="Arial"/>
                <w:highlight w:val="cyan"/>
                <w:lang w:val="es-MX"/>
                <w:rPrChange w:id="1206" w:author="Licencia Office" w:date="2026-04-22T13:37:00Z" w16du:dateUtc="2026-04-22T19:37:00Z">
                  <w:rPr>
                    <w:ins w:id="1207" w:author="Licencia Office" w:date="2026-04-22T13:36:00Z" w16du:dateUtc="2026-04-22T19:36:00Z"/>
                    <w:rFonts w:ascii="Montserrat" w:hAnsi="Montserrat" w:cs="Arial"/>
                    <w:lang w:val="es-MX"/>
                  </w:rPr>
                </w:rPrChange>
              </w:rPr>
            </w:pPr>
            <w:ins w:id="1208" w:author="Licencia Office" w:date="2026-04-22T13:36:00Z" w16du:dateUtc="2026-04-22T19:36:00Z">
              <w:r w:rsidRPr="00AE7BF3">
                <w:rPr>
                  <w:rFonts w:ascii="Montserrat" w:hAnsi="Montserrat" w:cs="Arial"/>
                  <w:b w:val="0"/>
                  <w:highlight w:val="cyan"/>
                  <w:lang w:val="es-MX"/>
                  <w:rPrChange w:id="1209"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2E81BC61" w14:textId="77777777" w:rsidR="00AE7BF3" w:rsidRPr="00AE7BF3" w:rsidRDefault="00AE7BF3" w:rsidP="00B04EE0">
            <w:pPr>
              <w:jc w:val="both"/>
              <w:rPr>
                <w:ins w:id="1210" w:author="Licencia Office" w:date="2026-04-22T13:36:00Z" w16du:dateUtc="2026-04-22T19:36:00Z"/>
                <w:rFonts w:ascii="Montserrat" w:hAnsi="Montserrat" w:cs="Arial"/>
                <w:i/>
                <w:sz w:val="18"/>
                <w:szCs w:val="18"/>
                <w:highlight w:val="cyan"/>
                <w:rPrChange w:id="1211" w:author="Licencia Office" w:date="2026-04-22T13:37:00Z" w16du:dateUtc="2026-04-22T19:37:00Z">
                  <w:rPr>
                    <w:ins w:id="1212" w:author="Licencia Office" w:date="2026-04-22T13:36:00Z" w16du:dateUtc="2026-04-22T19:36:00Z"/>
                    <w:rFonts w:ascii="Montserrat" w:hAnsi="Montserrat" w:cs="Arial"/>
                    <w:i/>
                    <w:sz w:val="18"/>
                    <w:szCs w:val="18"/>
                  </w:rPr>
                </w:rPrChange>
              </w:rPr>
            </w:pPr>
            <w:ins w:id="1213" w:author="Licencia Office" w:date="2026-04-22T13:36:00Z" w16du:dateUtc="2026-04-22T19:36:00Z">
              <w:r w:rsidRPr="00AE7BF3">
                <w:rPr>
                  <w:rFonts w:ascii="Montserrat" w:hAnsi="Montserrat" w:cs="Arial"/>
                  <w:b/>
                  <w:i/>
                  <w:sz w:val="18"/>
                  <w:szCs w:val="18"/>
                  <w:highlight w:val="cyan"/>
                  <w:rPrChange w:id="1214" w:author="Licencia Office" w:date="2026-04-22T13:37:00Z" w16du:dateUtc="2026-04-22T19:37:00Z">
                    <w:rPr>
                      <w:rFonts w:ascii="Montserrat" w:hAnsi="Montserrat" w:cs="Arial"/>
                      <w:b/>
                      <w:i/>
                      <w:sz w:val="18"/>
                      <w:szCs w:val="18"/>
                    </w:rPr>
                  </w:rPrChange>
                </w:rPr>
                <w:t>0</w:t>
              </w:r>
              <w:r w:rsidRPr="00AE7BF3">
                <w:rPr>
                  <w:rFonts w:ascii="Montserrat" w:hAnsi="Montserrat" w:cs="Arial"/>
                  <w:i/>
                  <w:sz w:val="18"/>
                  <w:szCs w:val="18"/>
                  <w:highlight w:val="cyan"/>
                  <w:rPrChange w:id="1215" w:author="Licencia Office" w:date="2026-04-22T13:37:00Z" w16du:dateUtc="2026-04-22T19:37:00Z">
                    <w:rPr>
                      <w:rFonts w:ascii="Montserrat" w:hAnsi="Montserrat" w:cs="Arial"/>
                      <w:i/>
                      <w:sz w:val="18"/>
                      <w:szCs w:val="18"/>
                    </w:rPr>
                  </w:rPrChange>
                </w:rPr>
                <w:t xml:space="preserve"> = No cumple</w:t>
              </w:r>
            </w:ins>
          </w:p>
          <w:p w14:paraId="4224A197" w14:textId="77777777" w:rsidR="00AE7BF3" w:rsidRPr="00AE7BF3" w:rsidRDefault="00AE7BF3" w:rsidP="00B04EE0">
            <w:pPr>
              <w:jc w:val="both"/>
              <w:rPr>
                <w:ins w:id="1216" w:author="Licencia Office" w:date="2026-04-22T13:36:00Z" w16du:dateUtc="2026-04-22T19:36:00Z"/>
                <w:rFonts w:ascii="Montserrat" w:hAnsi="Montserrat" w:cs="Arial"/>
                <w:i/>
                <w:sz w:val="18"/>
                <w:szCs w:val="18"/>
                <w:highlight w:val="cyan"/>
                <w:rPrChange w:id="1217" w:author="Licencia Office" w:date="2026-04-22T13:37:00Z" w16du:dateUtc="2026-04-22T19:37:00Z">
                  <w:rPr>
                    <w:ins w:id="1218" w:author="Licencia Office" w:date="2026-04-22T13:36:00Z" w16du:dateUtc="2026-04-22T19:36:00Z"/>
                    <w:rFonts w:ascii="Montserrat" w:hAnsi="Montserrat" w:cs="Arial"/>
                    <w:i/>
                    <w:sz w:val="18"/>
                    <w:szCs w:val="18"/>
                  </w:rPr>
                </w:rPrChange>
              </w:rPr>
            </w:pPr>
          </w:p>
          <w:p w14:paraId="1257FB38" w14:textId="77777777" w:rsidR="00AE7BF3" w:rsidRPr="00AE7BF3" w:rsidRDefault="00AE7BF3" w:rsidP="00B04EE0">
            <w:pPr>
              <w:pStyle w:val="TableHeading0"/>
              <w:jc w:val="both"/>
              <w:rPr>
                <w:ins w:id="1219" w:author="Licencia Office" w:date="2026-04-22T13:36:00Z" w16du:dateUtc="2026-04-22T19:36:00Z"/>
                <w:rFonts w:ascii="Montserrat" w:hAnsi="Montserrat" w:cs="Arial"/>
                <w:i/>
                <w:sz w:val="18"/>
                <w:szCs w:val="18"/>
                <w:highlight w:val="cyan"/>
                <w:lang w:val="es-MX"/>
                <w:rPrChange w:id="1220" w:author="Licencia Office" w:date="2026-04-22T13:37:00Z" w16du:dateUtc="2026-04-22T19:37:00Z">
                  <w:rPr>
                    <w:ins w:id="1221" w:author="Licencia Office" w:date="2026-04-22T13:36:00Z" w16du:dateUtc="2026-04-22T19:36:00Z"/>
                    <w:rFonts w:ascii="Montserrat" w:hAnsi="Montserrat" w:cs="Arial"/>
                    <w:i/>
                    <w:sz w:val="18"/>
                    <w:szCs w:val="18"/>
                    <w:lang w:val="es-MX"/>
                  </w:rPr>
                </w:rPrChange>
              </w:rPr>
            </w:pPr>
            <w:ins w:id="1222" w:author="Licencia Office" w:date="2026-04-22T13:36:00Z" w16du:dateUtc="2026-04-22T19:36:00Z">
              <w:r w:rsidRPr="00AE7BF3">
                <w:rPr>
                  <w:rFonts w:ascii="Montserrat" w:hAnsi="Montserrat" w:cs="Arial"/>
                  <w:i/>
                  <w:sz w:val="18"/>
                  <w:szCs w:val="18"/>
                  <w:highlight w:val="cyan"/>
                  <w:rPrChange w:id="1223" w:author="Licencia Office" w:date="2026-04-22T13:37:00Z" w16du:dateUtc="2026-04-22T19:37:00Z">
                    <w:rPr>
                      <w:rFonts w:ascii="Montserrat" w:hAnsi="Montserrat" w:cs="Arial"/>
                      <w:i/>
                      <w:sz w:val="18"/>
                      <w:szCs w:val="18"/>
                    </w:rPr>
                  </w:rPrChange>
                </w:rPr>
                <w:t xml:space="preserve"> </w:t>
              </w:r>
              <w:proofErr w:type="gramStart"/>
              <w:r w:rsidRPr="00AE7BF3">
                <w:rPr>
                  <w:rFonts w:ascii="Montserrat" w:hAnsi="Montserrat" w:cs="Arial"/>
                  <w:i/>
                  <w:sz w:val="18"/>
                  <w:szCs w:val="18"/>
                  <w:highlight w:val="cyan"/>
                  <w:rPrChange w:id="1224" w:author="Licencia Office" w:date="2026-04-22T13:37:00Z" w16du:dateUtc="2026-04-22T19:37:00Z">
                    <w:rPr>
                      <w:rFonts w:ascii="Montserrat" w:hAnsi="Montserrat" w:cs="Arial"/>
                      <w:i/>
                      <w:sz w:val="18"/>
                      <w:szCs w:val="18"/>
                    </w:rPr>
                  </w:rPrChange>
                </w:rPr>
                <w:t>1  =</w:t>
              </w:r>
              <w:proofErr w:type="gramEnd"/>
              <w:r w:rsidRPr="00AE7BF3">
                <w:rPr>
                  <w:rFonts w:ascii="Montserrat" w:hAnsi="Montserrat" w:cs="Arial"/>
                  <w:i/>
                  <w:sz w:val="18"/>
                  <w:szCs w:val="18"/>
                  <w:highlight w:val="cyan"/>
                  <w:rPrChange w:id="1225" w:author="Licencia Office" w:date="2026-04-22T13:37:00Z" w16du:dateUtc="2026-04-22T19:37:00Z">
                    <w:rPr>
                      <w:rFonts w:ascii="Montserrat" w:hAnsi="Montserrat" w:cs="Arial"/>
                      <w:i/>
                      <w:sz w:val="18"/>
                      <w:szCs w:val="18"/>
                    </w:rPr>
                  </w:rPrChange>
                </w:rPr>
                <w:t xml:space="preserve">  </w:t>
              </w:r>
              <w:proofErr w:type="spellStart"/>
              <w:r w:rsidRPr="00AE7BF3">
                <w:rPr>
                  <w:rFonts w:ascii="Montserrat" w:hAnsi="Montserrat" w:cs="Arial"/>
                  <w:b w:val="0"/>
                  <w:i/>
                  <w:sz w:val="18"/>
                  <w:szCs w:val="18"/>
                  <w:highlight w:val="cyan"/>
                  <w:rPrChange w:id="1226" w:author="Licencia Office" w:date="2026-04-22T13:37:00Z" w16du:dateUtc="2026-04-22T19:37:00Z">
                    <w:rPr>
                      <w:rFonts w:ascii="Montserrat" w:hAnsi="Montserrat" w:cs="Arial"/>
                      <w:b w:val="0"/>
                      <w:i/>
                      <w:sz w:val="18"/>
                      <w:szCs w:val="18"/>
                    </w:rPr>
                  </w:rPrChange>
                </w:rPr>
                <w:t>Cumple</w:t>
              </w:r>
              <w:proofErr w:type="spellEnd"/>
              <w:r w:rsidRPr="00AE7BF3">
                <w:rPr>
                  <w:rFonts w:ascii="Montserrat" w:hAnsi="Montserrat" w:cs="Arial"/>
                  <w:b w:val="0"/>
                  <w:i/>
                  <w:sz w:val="18"/>
                  <w:szCs w:val="18"/>
                  <w:highlight w:val="cyan"/>
                  <w:rPrChange w:id="1227" w:author="Licencia Office" w:date="2026-04-22T13:37:00Z" w16du:dateUtc="2026-04-22T19:37:00Z">
                    <w:rPr>
                      <w:rFonts w:ascii="Montserrat" w:hAnsi="Montserrat" w:cs="Arial"/>
                      <w:b w:val="0"/>
                      <w:i/>
                      <w:sz w:val="18"/>
                      <w:szCs w:val="18"/>
                    </w:rPr>
                  </w:rPrChange>
                </w:rPr>
                <w:t xml:space="preserve"> </w:t>
              </w:r>
            </w:ins>
          </w:p>
        </w:tc>
      </w:tr>
      <w:tr w:rsidR="00AE7BF3" w:rsidRPr="00AE7BF3" w14:paraId="5B22BFB9" w14:textId="77777777" w:rsidTr="00B04EE0">
        <w:trPr>
          <w:trHeight w:val="454"/>
          <w:tblHeader/>
          <w:jc w:val="center"/>
          <w:ins w:id="1228"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357FE27E" w14:textId="77777777" w:rsidR="00AE7BF3" w:rsidRPr="00AE7BF3" w:rsidRDefault="00AE7BF3" w:rsidP="00B04EE0">
            <w:pPr>
              <w:pStyle w:val="TableHeading0"/>
              <w:rPr>
                <w:ins w:id="1229" w:author="Licencia Office" w:date="2026-04-22T13:36:00Z" w16du:dateUtc="2026-04-22T19:36:00Z"/>
                <w:rFonts w:ascii="Montserrat" w:hAnsi="Montserrat" w:cs="Arial"/>
                <w:b w:val="0"/>
                <w:highlight w:val="cyan"/>
                <w:lang w:val="es-MX"/>
                <w:rPrChange w:id="1230" w:author="Licencia Office" w:date="2026-04-22T13:37:00Z" w16du:dateUtc="2026-04-22T19:37:00Z">
                  <w:rPr>
                    <w:ins w:id="1231" w:author="Licencia Office" w:date="2026-04-22T13:36:00Z" w16du:dateUtc="2026-04-22T19:36:00Z"/>
                    <w:rFonts w:ascii="Montserrat" w:hAnsi="Montserrat" w:cs="Arial"/>
                    <w:b w:val="0"/>
                    <w:lang w:val="es-MX"/>
                  </w:rPr>
                </w:rPrChange>
              </w:rPr>
            </w:pPr>
            <w:ins w:id="1232" w:author="Licencia Office" w:date="2026-04-22T13:36:00Z" w16du:dateUtc="2026-04-22T19:36:00Z">
              <w:r w:rsidRPr="00AE7BF3">
                <w:rPr>
                  <w:rFonts w:ascii="Montserrat" w:hAnsi="Montserrat" w:cs="Arial"/>
                  <w:b w:val="0"/>
                  <w:highlight w:val="cyan"/>
                  <w:lang w:val="es-MX"/>
                  <w:rPrChange w:id="1233" w:author="Licencia Office" w:date="2026-04-22T13:37:00Z" w16du:dateUtc="2026-04-22T19:37:00Z">
                    <w:rPr>
                      <w:rFonts w:ascii="Montserrat" w:hAnsi="Montserrat" w:cs="Arial"/>
                      <w:b w:val="0"/>
                      <w:lang w:val="es-MX"/>
                    </w:rPr>
                  </w:rPrChange>
                </w:rPr>
                <w:t>4</w:t>
              </w:r>
            </w:ins>
          </w:p>
        </w:tc>
        <w:tc>
          <w:tcPr>
            <w:tcW w:w="1204" w:type="dxa"/>
            <w:tcBorders>
              <w:top w:val="single" w:sz="6" w:space="0" w:color="auto"/>
              <w:left w:val="single" w:sz="6" w:space="0" w:color="auto"/>
              <w:bottom w:val="single" w:sz="6" w:space="0" w:color="auto"/>
              <w:right w:val="single" w:sz="6" w:space="0" w:color="auto"/>
            </w:tcBorders>
            <w:vAlign w:val="center"/>
          </w:tcPr>
          <w:p w14:paraId="0620DB9C" w14:textId="77777777" w:rsidR="00AE7BF3" w:rsidRPr="00AE7BF3" w:rsidRDefault="00AE7BF3" w:rsidP="00B04EE0">
            <w:pPr>
              <w:pStyle w:val="TableHeading0"/>
              <w:rPr>
                <w:ins w:id="1234" w:author="Licencia Office" w:date="2026-04-22T13:36:00Z" w16du:dateUtc="2026-04-22T19:36:00Z"/>
                <w:rFonts w:ascii="Montserrat" w:hAnsi="Montserrat" w:cs="Arial"/>
                <w:b w:val="0"/>
                <w:highlight w:val="cyan"/>
                <w:lang w:val="es-MX"/>
                <w:rPrChange w:id="1235" w:author="Licencia Office" w:date="2026-04-22T13:37:00Z" w16du:dateUtc="2026-04-22T19:37:00Z">
                  <w:rPr>
                    <w:ins w:id="1236" w:author="Licencia Office" w:date="2026-04-22T13:36:00Z" w16du:dateUtc="2026-04-22T19:36:00Z"/>
                    <w:rFonts w:ascii="Montserrat" w:hAnsi="Montserrat" w:cs="Arial"/>
                    <w:b w:val="0"/>
                    <w:lang w:val="es-MX"/>
                  </w:rPr>
                </w:rPrChange>
              </w:rPr>
            </w:pPr>
          </w:p>
          <w:p w14:paraId="3595AF5D" w14:textId="77777777" w:rsidR="00AE7BF3" w:rsidRPr="00AE7BF3" w:rsidRDefault="00AE7BF3" w:rsidP="00B04EE0">
            <w:pPr>
              <w:pStyle w:val="TableHeading0"/>
              <w:rPr>
                <w:ins w:id="1237" w:author="Licencia Office" w:date="2026-04-22T13:36:00Z" w16du:dateUtc="2026-04-22T19:36:00Z"/>
                <w:rFonts w:ascii="Montserrat" w:hAnsi="Montserrat" w:cs="Arial"/>
                <w:b w:val="0"/>
                <w:highlight w:val="cyan"/>
                <w:lang w:val="es-MX"/>
                <w:rPrChange w:id="1238" w:author="Licencia Office" w:date="2026-04-22T13:37:00Z" w16du:dateUtc="2026-04-22T19:37:00Z">
                  <w:rPr>
                    <w:ins w:id="1239" w:author="Licencia Office" w:date="2026-04-22T13:36:00Z" w16du:dateUtc="2026-04-22T19:36:00Z"/>
                    <w:rFonts w:ascii="Montserrat" w:hAnsi="Montserrat" w:cs="Arial"/>
                    <w:b w:val="0"/>
                    <w:lang w:val="es-MX"/>
                  </w:rPr>
                </w:rPrChange>
              </w:rPr>
            </w:pPr>
            <w:ins w:id="1240" w:author="Licencia Office" w:date="2026-04-22T13:36:00Z" w16du:dateUtc="2026-04-22T19:36:00Z">
              <w:r w:rsidRPr="00AE7BF3">
                <w:rPr>
                  <w:rFonts w:ascii="Montserrat" w:hAnsi="Montserrat" w:cs="Arial"/>
                  <w:b w:val="0"/>
                  <w:highlight w:val="cyan"/>
                  <w:lang w:val="es-MX"/>
                  <w:rPrChange w:id="1241" w:author="Licencia Office" w:date="2026-04-22T13:37:00Z" w16du:dateUtc="2026-04-22T19:37:00Z">
                    <w:rPr>
                      <w:rFonts w:ascii="Montserrat" w:hAnsi="Montserrat" w:cs="Arial"/>
                      <w:b w:val="0"/>
                      <w:lang w:val="es-MX"/>
                    </w:rPr>
                  </w:rPrChange>
                </w:rPr>
                <w:t>SNCF</w:t>
              </w:r>
            </w:ins>
          </w:p>
          <w:p w14:paraId="4A754565" w14:textId="77777777" w:rsidR="00AE7BF3" w:rsidRPr="00AE7BF3" w:rsidRDefault="00AE7BF3" w:rsidP="00B04EE0">
            <w:pPr>
              <w:pStyle w:val="TableHeading0"/>
              <w:rPr>
                <w:ins w:id="1242" w:author="Licencia Office" w:date="2026-04-22T13:36:00Z" w16du:dateUtc="2026-04-22T19:36:00Z"/>
                <w:rFonts w:ascii="Montserrat" w:hAnsi="Montserrat" w:cs="Arial"/>
                <w:b w:val="0"/>
                <w:highlight w:val="cyan"/>
                <w:lang w:val="es-MX"/>
                <w:rPrChange w:id="1243" w:author="Licencia Office" w:date="2026-04-22T13:37:00Z" w16du:dateUtc="2026-04-22T19:37:00Z">
                  <w:rPr>
                    <w:ins w:id="1244" w:author="Licencia Office" w:date="2026-04-22T13:36:00Z" w16du:dateUtc="2026-04-22T19:36:00Z"/>
                    <w:rFonts w:ascii="Montserrat" w:hAnsi="Montserrat" w:cs="Arial"/>
                    <w:b w:val="0"/>
                    <w:lang w:val="es-MX"/>
                  </w:rPr>
                </w:rPrChange>
              </w:rPr>
            </w:pPr>
            <w:ins w:id="1245" w:author="Licencia Office" w:date="2026-04-22T13:36:00Z" w16du:dateUtc="2026-04-22T19:36:00Z">
              <w:r w:rsidRPr="00AE7BF3">
                <w:rPr>
                  <w:rFonts w:ascii="Montserrat" w:hAnsi="Montserrat" w:cs="Arial"/>
                  <w:b w:val="0"/>
                  <w:highlight w:val="cyan"/>
                  <w:lang w:val="es-MX"/>
                  <w:rPrChange w:id="1246" w:author="Licencia Office" w:date="2026-04-22T13:37:00Z" w16du:dateUtc="2026-04-22T19:37:00Z">
                    <w:rPr>
                      <w:rFonts w:ascii="Montserrat" w:hAnsi="Montserrat" w:cs="Arial"/>
                      <w:b w:val="0"/>
                      <w:lang w:val="es-MX"/>
                    </w:rPr>
                  </w:rPrChange>
                </w:rPr>
                <w:t>RFC del emisor</w:t>
              </w:r>
            </w:ins>
          </w:p>
        </w:tc>
        <w:tc>
          <w:tcPr>
            <w:tcW w:w="1232" w:type="dxa"/>
            <w:tcBorders>
              <w:top w:val="single" w:sz="6" w:space="0" w:color="auto"/>
              <w:left w:val="single" w:sz="6" w:space="0" w:color="auto"/>
              <w:bottom w:val="single" w:sz="6" w:space="0" w:color="auto"/>
              <w:right w:val="single" w:sz="6" w:space="0" w:color="auto"/>
            </w:tcBorders>
            <w:vAlign w:val="center"/>
          </w:tcPr>
          <w:p w14:paraId="0FF41FE4" w14:textId="77777777" w:rsidR="00AE7BF3" w:rsidRPr="00AE7BF3" w:rsidRDefault="00AE7BF3" w:rsidP="00B04EE0">
            <w:pPr>
              <w:pStyle w:val="TableHeading0"/>
              <w:rPr>
                <w:ins w:id="1247" w:author="Licencia Office" w:date="2026-04-22T13:36:00Z" w16du:dateUtc="2026-04-22T19:36:00Z"/>
                <w:rFonts w:ascii="Montserrat" w:hAnsi="Montserrat" w:cs="Arial"/>
                <w:b w:val="0"/>
                <w:highlight w:val="cyan"/>
                <w:lang w:val="es-MX"/>
                <w:rPrChange w:id="1248" w:author="Licencia Office" w:date="2026-04-22T13:37:00Z" w16du:dateUtc="2026-04-22T19:37:00Z">
                  <w:rPr>
                    <w:ins w:id="1249" w:author="Licencia Office" w:date="2026-04-22T13:36:00Z" w16du:dateUtc="2026-04-22T19:36:00Z"/>
                    <w:rFonts w:ascii="Montserrat" w:hAnsi="Montserrat" w:cs="Arial"/>
                    <w:b w:val="0"/>
                    <w:lang w:val="es-MX"/>
                  </w:rPr>
                </w:rPrChange>
              </w:rPr>
            </w:pPr>
            <w:ins w:id="1250" w:author="Licencia Office" w:date="2026-04-22T13:36:00Z" w16du:dateUtc="2026-04-22T19:36:00Z">
              <w:r w:rsidRPr="00AE7BF3">
                <w:rPr>
                  <w:rFonts w:ascii="Montserrat" w:hAnsi="Montserrat" w:cs="Arial"/>
                  <w:b w:val="0"/>
                  <w:highlight w:val="cyan"/>
                  <w:lang w:val="es-MX"/>
                  <w:rPrChange w:id="1251"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23782C65" w14:textId="77777777" w:rsidR="00AE7BF3" w:rsidRPr="00AE7BF3" w:rsidRDefault="00AE7BF3" w:rsidP="00B04EE0">
            <w:pPr>
              <w:pStyle w:val="TableHeading0"/>
              <w:rPr>
                <w:ins w:id="1252" w:author="Licencia Office" w:date="2026-04-22T13:36:00Z" w16du:dateUtc="2026-04-22T19:36:00Z"/>
                <w:rFonts w:ascii="Montserrat" w:hAnsi="Montserrat" w:cs="Arial"/>
                <w:b w:val="0"/>
                <w:highlight w:val="cyan"/>
                <w:lang w:val="es-MX"/>
                <w:rPrChange w:id="1253" w:author="Licencia Office" w:date="2026-04-22T13:37:00Z" w16du:dateUtc="2026-04-22T19:37:00Z">
                  <w:rPr>
                    <w:ins w:id="1254" w:author="Licencia Office" w:date="2026-04-22T13:36:00Z" w16du:dateUtc="2026-04-22T19:36:00Z"/>
                    <w:rFonts w:ascii="Montserrat" w:hAnsi="Montserrat" w:cs="Arial"/>
                    <w:b w:val="0"/>
                    <w:lang w:val="es-MX"/>
                  </w:rPr>
                </w:rPrChange>
              </w:rPr>
            </w:pPr>
            <w:ins w:id="1255" w:author="Licencia Office" w:date="2026-04-22T13:36:00Z" w16du:dateUtc="2026-04-22T19:36:00Z">
              <w:r w:rsidRPr="00AE7BF3">
                <w:rPr>
                  <w:rFonts w:ascii="Montserrat" w:hAnsi="Montserrat" w:cs="Arial"/>
                  <w:b w:val="0"/>
                  <w:highlight w:val="cyan"/>
                  <w:lang w:val="es-MX"/>
                  <w:rPrChange w:id="1256" w:author="Licencia Office" w:date="2026-04-22T13:37:00Z" w16du:dateUtc="2026-04-22T19:37:00Z">
                    <w:rPr>
                      <w:rFonts w:ascii="Montserrat" w:hAnsi="Montserrat" w:cs="Arial"/>
                      <w:b w:val="0"/>
                      <w:lang w:val="es-MX"/>
                    </w:rPr>
                  </w:rPrChange>
                </w:rPr>
                <w:t>1</w:t>
              </w:r>
            </w:ins>
          </w:p>
        </w:tc>
        <w:tc>
          <w:tcPr>
            <w:tcW w:w="1842" w:type="dxa"/>
            <w:tcBorders>
              <w:top w:val="single" w:sz="6" w:space="0" w:color="auto"/>
              <w:left w:val="single" w:sz="6" w:space="0" w:color="auto"/>
              <w:bottom w:val="single" w:sz="6" w:space="0" w:color="auto"/>
              <w:right w:val="single" w:sz="6" w:space="0" w:color="auto"/>
            </w:tcBorders>
            <w:vAlign w:val="center"/>
          </w:tcPr>
          <w:p w14:paraId="544BEBDE" w14:textId="77777777" w:rsidR="00AE7BF3" w:rsidRPr="00AE7BF3" w:rsidRDefault="00AE7BF3" w:rsidP="00B04EE0">
            <w:pPr>
              <w:pStyle w:val="TableHeading0"/>
              <w:rPr>
                <w:ins w:id="1257" w:author="Licencia Office" w:date="2026-04-22T13:36:00Z" w16du:dateUtc="2026-04-22T19:36:00Z"/>
                <w:rFonts w:ascii="Montserrat" w:hAnsi="Montserrat" w:cs="Arial"/>
                <w:b w:val="0"/>
                <w:highlight w:val="cyan"/>
                <w:lang w:val="es-MX"/>
                <w:rPrChange w:id="1258" w:author="Licencia Office" w:date="2026-04-22T13:37:00Z" w16du:dateUtc="2026-04-22T19:37:00Z">
                  <w:rPr>
                    <w:ins w:id="1259" w:author="Licencia Office" w:date="2026-04-22T13:36:00Z" w16du:dateUtc="2026-04-22T19:36:00Z"/>
                    <w:rFonts w:ascii="Montserrat" w:hAnsi="Montserrat" w:cs="Arial"/>
                    <w:b w:val="0"/>
                    <w:lang w:val="es-MX"/>
                  </w:rPr>
                </w:rPrChange>
              </w:rPr>
            </w:pPr>
            <w:ins w:id="1260" w:author="Licencia Office" w:date="2026-04-22T13:36:00Z" w16du:dateUtc="2026-04-22T19:36:00Z">
              <w:r w:rsidRPr="00AE7BF3">
                <w:rPr>
                  <w:rFonts w:ascii="Montserrat" w:hAnsi="Montserrat" w:cs="Arial"/>
                  <w:b w:val="0"/>
                  <w:highlight w:val="cyan"/>
                  <w:lang w:val="es-MX"/>
                  <w:rPrChange w:id="1261"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7FA480EE" w14:textId="77777777" w:rsidR="00AE7BF3" w:rsidRPr="00AE7BF3" w:rsidRDefault="00AE7BF3" w:rsidP="00B04EE0">
            <w:pPr>
              <w:pStyle w:val="TableHeading0"/>
              <w:rPr>
                <w:ins w:id="1262" w:author="Licencia Office" w:date="2026-04-22T13:36:00Z" w16du:dateUtc="2026-04-22T19:36:00Z"/>
                <w:rFonts w:ascii="Montserrat" w:hAnsi="Montserrat" w:cs="Arial"/>
                <w:b w:val="0"/>
                <w:highlight w:val="cyan"/>
                <w:lang w:val="es-MX"/>
                <w:rPrChange w:id="1263" w:author="Licencia Office" w:date="2026-04-22T13:37:00Z" w16du:dateUtc="2026-04-22T19:37:00Z">
                  <w:rPr>
                    <w:ins w:id="1264" w:author="Licencia Office" w:date="2026-04-22T13:36:00Z" w16du:dateUtc="2026-04-22T19:36:00Z"/>
                    <w:rFonts w:ascii="Montserrat" w:hAnsi="Montserrat" w:cs="Arial"/>
                    <w:b w:val="0"/>
                    <w:lang w:val="es-MX"/>
                  </w:rPr>
                </w:rPrChange>
              </w:rPr>
            </w:pPr>
            <w:ins w:id="1265" w:author="Licencia Office" w:date="2026-04-22T13:36:00Z" w16du:dateUtc="2026-04-22T19:36:00Z">
              <w:r w:rsidRPr="00AE7BF3">
                <w:rPr>
                  <w:rFonts w:ascii="Montserrat" w:hAnsi="Montserrat" w:cs="Arial"/>
                  <w:b w:val="0"/>
                  <w:highlight w:val="cyan"/>
                  <w:lang w:val="es-MX"/>
                  <w:rPrChange w:id="1266"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64F33022" w14:textId="77777777" w:rsidR="00AE7BF3" w:rsidRPr="00AE7BF3" w:rsidRDefault="00AE7BF3" w:rsidP="00B04EE0">
            <w:pPr>
              <w:jc w:val="both"/>
              <w:rPr>
                <w:ins w:id="1267" w:author="Licencia Office" w:date="2026-04-22T13:36:00Z" w16du:dateUtc="2026-04-22T19:36:00Z"/>
                <w:rFonts w:ascii="Montserrat" w:hAnsi="Montserrat" w:cs="Arial"/>
                <w:i/>
                <w:sz w:val="18"/>
                <w:szCs w:val="18"/>
                <w:highlight w:val="cyan"/>
                <w:rPrChange w:id="1268" w:author="Licencia Office" w:date="2026-04-22T13:37:00Z" w16du:dateUtc="2026-04-22T19:37:00Z">
                  <w:rPr>
                    <w:ins w:id="1269" w:author="Licencia Office" w:date="2026-04-22T13:36:00Z" w16du:dateUtc="2026-04-22T19:36:00Z"/>
                    <w:rFonts w:ascii="Montserrat" w:hAnsi="Montserrat" w:cs="Arial"/>
                    <w:i/>
                    <w:sz w:val="18"/>
                    <w:szCs w:val="18"/>
                  </w:rPr>
                </w:rPrChange>
              </w:rPr>
            </w:pPr>
            <w:ins w:id="1270" w:author="Licencia Office" w:date="2026-04-22T13:36:00Z" w16du:dateUtc="2026-04-22T19:36:00Z">
              <w:r w:rsidRPr="00AE7BF3">
                <w:rPr>
                  <w:rFonts w:ascii="Montserrat" w:hAnsi="Montserrat" w:cs="Arial"/>
                  <w:b/>
                  <w:i/>
                  <w:sz w:val="18"/>
                  <w:szCs w:val="18"/>
                  <w:highlight w:val="cyan"/>
                  <w:rPrChange w:id="1271" w:author="Licencia Office" w:date="2026-04-22T13:37:00Z" w16du:dateUtc="2026-04-22T19:37:00Z">
                    <w:rPr>
                      <w:rFonts w:ascii="Montserrat" w:hAnsi="Montserrat" w:cs="Arial"/>
                      <w:b/>
                      <w:i/>
                      <w:sz w:val="18"/>
                      <w:szCs w:val="18"/>
                    </w:rPr>
                  </w:rPrChange>
                </w:rPr>
                <w:t>0</w:t>
              </w:r>
              <w:r w:rsidRPr="00AE7BF3">
                <w:rPr>
                  <w:rFonts w:ascii="Montserrat" w:hAnsi="Montserrat" w:cs="Arial"/>
                  <w:i/>
                  <w:sz w:val="18"/>
                  <w:szCs w:val="18"/>
                  <w:highlight w:val="cyan"/>
                  <w:rPrChange w:id="1272" w:author="Licencia Office" w:date="2026-04-22T13:37:00Z" w16du:dateUtc="2026-04-22T19:37:00Z">
                    <w:rPr>
                      <w:rFonts w:ascii="Montserrat" w:hAnsi="Montserrat" w:cs="Arial"/>
                      <w:i/>
                      <w:sz w:val="18"/>
                      <w:szCs w:val="18"/>
                    </w:rPr>
                  </w:rPrChange>
                </w:rPr>
                <w:t xml:space="preserve"> = NO Cuenta con el ROL del SNCF</w:t>
              </w:r>
            </w:ins>
          </w:p>
          <w:p w14:paraId="608A63FD" w14:textId="77777777" w:rsidR="00AE7BF3" w:rsidRPr="00AE7BF3" w:rsidRDefault="00AE7BF3" w:rsidP="00B04EE0">
            <w:pPr>
              <w:jc w:val="both"/>
              <w:rPr>
                <w:ins w:id="1273" w:author="Licencia Office" w:date="2026-04-22T13:36:00Z" w16du:dateUtc="2026-04-22T19:36:00Z"/>
                <w:rFonts w:ascii="Montserrat" w:hAnsi="Montserrat" w:cs="Arial"/>
                <w:i/>
                <w:sz w:val="18"/>
                <w:szCs w:val="18"/>
                <w:highlight w:val="cyan"/>
                <w:rPrChange w:id="1274" w:author="Licencia Office" w:date="2026-04-22T13:37:00Z" w16du:dateUtc="2026-04-22T19:37:00Z">
                  <w:rPr>
                    <w:ins w:id="1275" w:author="Licencia Office" w:date="2026-04-22T13:36:00Z" w16du:dateUtc="2026-04-22T19:36:00Z"/>
                    <w:rFonts w:ascii="Montserrat" w:hAnsi="Montserrat" w:cs="Arial"/>
                    <w:i/>
                    <w:sz w:val="18"/>
                    <w:szCs w:val="18"/>
                  </w:rPr>
                </w:rPrChange>
              </w:rPr>
            </w:pPr>
          </w:p>
          <w:p w14:paraId="382AC05F" w14:textId="77777777" w:rsidR="00AE7BF3" w:rsidRPr="00AE7BF3" w:rsidRDefault="00AE7BF3" w:rsidP="00B04EE0">
            <w:pPr>
              <w:jc w:val="both"/>
              <w:rPr>
                <w:ins w:id="1276" w:author="Licencia Office" w:date="2026-04-22T13:36:00Z" w16du:dateUtc="2026-04-22T19:36:00Z"/>
                <w:rFonts w:ascii="Montserrat" w:hAnsi="Montserrat" w:cs="Arial"/>
                <w:b/>
                <w:i/>
                <w:sz w:val="18"/>
                <w:szCs w:val="18"/>
                <w:highlight w:val="cyan"/>
                <w:rPrChange w:id="1277" w:author="Licencia Office" w:date="2026-04-22T13:37:00Z" w16du:dateUtc="2026-04-22T19:37:00Z">
                  <w:rPr>
                    <w:ins w:id="1278" w:author="Licencia Office" w:date="2026-04-22T13:36:00Z" w16du:dateUtc="2026-04-22T19:36:00Z"/>
                    <w:rFonts w:ascii="Montserrat" w:hAnsi="Montserrat" w:cs="Arial"/>
                    <w:b/>
                    <w:i/>
                    <w:sz w:val="18"/>
                    <w:szCs w:val="18"/>
                  </w:rPr>
                </w:rPrChange>
              </w:rPr>
            </w:pPr>
            <w:ins w:id="1279" w:author="Licencia Office" w:date="2026-04-22T13:36:00Z" w16du:dateUtc="2026-04-22T19:36:00Z">
              <w:r w:rsidRPr="00AE7BF3">
                <w:rPr>
                  <w:rFonts w:ascii="Montserrat" w:hAnsi="Montserrat" w:cs="Arial"/>
                  <w:i/>
                  <w:sz w:val="18"/>
                  <w:szCs w:val="18"/>
                  <w:highlight w:val="cyan"/>
                  <w:rPrChange w:id="1280" w:author="Licencia Office" w:date="2026-04-22T13:37:00Z" w16du:dateUtc="2026-04-22T19:37:00Z">
                    <w:rPr>
                      <w:rFonts w:ascii="Montserrat" w:hAnsi="Montserrat" w:cs="Arial"/>
                      <w:i/>
                      <w:sz w:val="18"/>
                      <w:szCs w:val="18"/>
                    </w:rPr>
                  </w:rPrChange>
                </w:rPr>
                <w:t xml:space="preserve"> </w:t>
              </w:r>
              <w:r w:rsidRPr="00AE7BF3">
                <w:rPr>
                  <w:rFonts w:ascii="Montserrat" w:hAnsi="Montserrat" w:cs="Arial"/>
                  <w:b/>
                  <w:i/>
                  <w:sz w:val="18"/>
                  <w:szCs w:val="18"/>
                  <w:highlight w:val="cyan"/>
                  <w:rPrChange w:id="1281" w:author="Licencia Office" w:date="2026-04-22T13:37:00Z" w16du:dateUtc="2026-04-22T19:37:00Z">
                    <w:rPr>
                      <w:rFonts w:ascii="Montserrat" w:hAnsi="Montserrat" w:cs="Arial"/>
                      <w:b/>
                      <w:i/>
                      <w:sz w:val="18"/>
                      <w:szCs w:val="18"/>
                    </w:rPr>
                  </w:rPrChange>
                </w:rPr>
                <w:t>1</w:t>
              </w:r>
              <w:r w:rsidRPr="00AE7BF3">
                <w:rPr>
                  <w:rFonts w:ascii="Montserrat" w:hAnsi="Montserrat" w:cs="Arial"/>
                  <w:i/>
                  <w:sz w:val="18"/>
                  <w:szCs w:val="18"/>
                  <w:highlight w:val="cyan"/>
                  <w:rPrChange w:id="1282" w:author="Licencia Office" w:date="2026-04-22T13:37:00Z" w16du:dateUtc="2026-04-22T19:37:00Z">
                    <w:rPr>
                      <w:rFonts w:ascii="Montserrat" w:hAnsi="Montserrat" w:cs="Arial"/>
                      <w:i/>
                      <w:sz w:val="18"/>
                      <w:szCs w:val="18"/>
                    </w:rPr>
                  </w:rPrChange>
                </w:rPr>
                <w:t xml:space="preserve"> = SI Cuenta con el ROL del SNCF</w:t>
              </w:r>
            </w:ins>
          </w:p>
        </w:tc>
      </w:tr>
      <w:tr w:rsidR="00AE7BF3" w:rsidRPr="00AE7BF3" w14:paraId="51854BF4" w14:textId="77777777" w:rsidTr="00B04EE0">
        <w:trPr>
          <w:trHeight w:val="454"/>
          <w:tblHeader/>
          <w:jc w:val="center"/>
          <w:ins w:id="1283"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5F21F36C" w14:textId="77777777" w:rsidR="00AE7BF3" w:rsidRPr="00AE7BF3" w:rsidRDefault="00AE7BF3" w:rsidP="00B04EE0">
            <w:pPr>
              <w:pStyle w:val="TableHeading0"/>
              <w:rPr>
                <w:ins w:id="1284" w:author="Licencia Office" w:date="2026-04-22T13:36:00Z" w16du:dateUtc="2026-04-22T19:36:00Z"/>
                <w:rFonts w:ascii="Montserrat" w:hAnsi="Montserrat" w:cs="Arial"/>
                <w:b w:val="0"/>
                <w:highlight w:val="cyan"/>
                <w:lang w:val="es-MX"/>
                <w:rPrChange w:id="1285" w:author="Licencia Office" w:date="2026-04-22T13:37:00Z" w16du:dateUtc="2026-04-22T19:37:00Z">
                  <w:rPr>
                    <w:ins w:id="1286" w:author="Licencia Office" w:date="2026-04-22T13:36:00Z" w16du:dateUtc="2026-04-22T19:36:00Z"/>
                    <w:rFonts w:ascii="Montserrat" w:hAnsi="Montserrat" w:cs="Arial"/>
                    <w:b w:val="0"/>
                    <w:lang w:val="es-MX"/>
                  </w:rPr>
                </w:rPrChange>
              </w:rPr>
            </w:pPr>
            <w:ins w:id="1287" w:author="Licencia Office" w:date="2026-04-22T13:36:00Z" w16du:dateUtc="2026-04-22T19:36:00Z">
              <w:r w:rsidRPr="00AE7BF3">
                <w:rPr>
                  <w:rFonts w:ascii="Montserrat" w:hAnsi="Montserrat" w:cs="Arial"/>
                  <w:b w:val="0"/>
                  <w:highlight w:val="cyan"/>
                  <w:lang w:val="es-MX"/>
                  <w:rPrChange w:id="1288" w:author="Licencia Office" w:date="2026-04-22T13:37:00Z" w16du:dateUtc="2026-04-22T19:37:00Z">
                    <w:rPr>
                      <w:rFonts w:ascii="Montserrat" w:hAnsi="Montserrat" w:cs="Arial"/>
                      <w:b w:val="0"/>
                      <w:lang w:val="es-MX"/>
                    </w:rPr>
                  </w:rPrChange>
                </w:rPr>
                <w:t>5</w:t>
              </w:r>
            </w:ins>
          </w:p>
        </w:tc>
        <w:tc>
          <w:tcPr>
            <w:tcW w:w="1204" w:type="dxa"/>
            <w:tcBorders>
              <w:top w:val="single" w:sz="6" w:space="0" w:color="auto"/>
              <w:left w:val="single" w:sz="6" w:space="0" w:color="auto"/>
              <w:bottom w:val="single" w:sz="6" w:space="0" w:color="auto"/>
              <w:right w:val="single" w:sz="6" w:space="0" w:color="auto"/>
            </w:tcBorders>
            <w:vAlign w:val="center"/>
          </w:tcPr>
          <w:p w14:paraId="3484608F" w14:textId="77777777" w:rsidR="00AE7BF3" w:rsidRPr="00AE7BF3" w:rsidRDefault="00AE7BF3" w:rsidP="00B04EE0">
            <w:pPr>
              <w:pStyle w:val="TableHeading0"/>
              <w:rPr>
                <w:ins w:id="1289" w:author="Licencia Office" w:date="2026-04-22T13:36:00Z" w16du:dateUtc="2026-04-22T19:36:00Z"/>
                <w:rFonts w:ascii="Montserrat" w:hAnsi="Montserrat" w:cs="Arial"/>
                <w:b w:val="0"/>
                <w:highlight w:val="cyan"/>
                <w:lang w:val="es-MX"/>
                <w:rPrChange w:id="1290" w:author="Licencia Office" w:date="2026-04-22T13:37:00Z" w16du:dateUtc="2026-04-22T19:37:00Z">
                  <w:rPr>
                    <w:ins w:id="1291" w:author="Licencia Office" w:date="2026-04-22T13:36:00Z" w16du:dateUtc="2026-04-22T19:36:00Z"/>
                    <w:rFonts w:ascii="Montserrat" w:hAnsi="Montserrat" w:cs="Arial"/>
                    <w:b w:val="0"/>
                    <w:lang w:val="es-MX"/>
                  </w:rPr>
                </w:rPrChange>
              </w:rPr>
            </w:pPr>
            <w:ins w:id="1292" w:author="Licencia Office" w:date="2026-04-22T13:36:00Z" w16du:dateUtc="2026-04-22T19:36:00Z">
              <w:r w:rsidRPr="00AE7BF3">
                <w:rPr>
                  <w:rFonts w:ascii="Montserrat" w:hAnsi="Montserrat" w:cs="Arial"/>
                  <w:b w:val="0"/>
                  <w:highlight w:val="cyan"/>
                  <w:lang w:val="es-MX"/>
                  <w:rPrChange w:id="1293" w:author="Licencia Office" w:date="2026-04-22T13:37:00Z" w16du:dateUtc="2026-04-22T19:37:00Z">
                    <w:rPr>
                      <w:rFonts w:ascii="Montserrat" w:hAnsi="Montserrat" w:cs="Arial"/>
                      <w:b w:val="0"/>
                      <w:lang w:val="es-MX"/>
                    </w:rPr>
                  </w:rPrChange>
                </w:rPr>
                <w:t>RFC del adquirente consultado</w:t>
              </w:r>
            </w:ins>
          </w:p>
        </w:tc>
        <w:tc>
          <w:tcPr>
            <w:tcW w:w="1232" w:type="dxa"/>
            <w:tcBorders>
              <w:top w:val="single" w:sz="6" w:space="0" w:color="auto"/>
              <w:left w:val="single" w:sz="6" w:space="0" w:color="auto"/>
              <w:bottom w:val="single" w:sz="6" w:space="0" w:color="auto"/>
              <w:right w:val="single" w:sz="6" w:space="0" w:color="auto"/>
            </w:tcBorders>
            <w:vAlign w:val="center"/>
          </w:tcPr>
          <w:p w14:paraId="55791E1F" w14:textId="77777777" w:rsidR="00AE7BF3" w:rsidRPr="00AE7BF3" w:rsidRDefault="00AE7BF3" w:rsidP="00B04EE0">
            <w:pPr>
              <w:pStyle w:val="TableHeading0"/>
              <w:rPr>
                <w:ins w:id="1294" w:author="Licencia Office" w:date="2026-04-22T13:36:00Z" w16du:dateUtc="2026-04-22T19:36:00Z"/>
                <w:rFonts w:ascii="Montserrat" w:hAnsi="Montserrat" w:cs="Arial"/>
                <w:b w:val="0"/>
                <w:highlight w:val="cyan"/>
                <w:lang w:val="es-MX"/>
                <w:rPrChange w:id="1295" w:author="Licencia Office" w:date="2026-04-22T13:37:00Z" w16du:dateUtc="2026-04-22T19:37:00Z">
                  <w:rPr>
                    <w:ins w:id="1296" w:author="Licencia Office" w:date="2026-04-22T13:36:00Z" w16du:dateUtc="2026-04-22T19:36:00Z"/>
                    <w:rFonts w:ascii="Montserrat" w:hAnsi="Montserrat" w:cs="Arial"/>
                    <w:b w:val="0"/>
                    <w:lang w:val="es-MX"/>
                  </w:rPr>
                </w:rPrChange>
              </w:rPr>
            </w:pPr>
            <w:ins w:id="1297" w:author="Licencia Office" w:date="2026-04-22T13:36:00Z" w16du:dateUtc="2026-04-22T19:36:00Z">
              <w:r w:rsidRPr="00AE7BF3">
                <w:rPr>
                  <w:rFonts w:ascii="Montserrat" w:hAnsi="Montserrat" w:cs="Arial"/>
                  <w:b w:val="0"/>
                  <w:highlight w:val="cyan"/>
                  <w:lang w:val="es-MX"/>
                  <w:rPrChange w:id="1298" w:author="Licencia Office" w:date="2026-04-22T13:37:00Z" w16du:dateUtc="2026-04-22T19:37:00Z">
                    <w:rPr>
                      <w:rFonts w:ascii="Montserrat" w:hAnsi="Montserrat" w:cs="Arial"/>
                      <w:b w:val="0"/>
                      <w:lang w:val="es-MX"/>
                    </w:rPr>
                  </w:rPrChange>
                </w:rPr>
                <w:t xml:space="preserve">Alfanumérico  </w:t>
              </w:r>
            </w:ins>
          </w:p>
        </w:tc>
        <w:tc>
          <w:tcPr>
            <w:tcW w:w="1498" w:type="dxa"/>
            <w:tcBorders>
              <w:top w:val="single" w:sz="6" w:space="0" w:color="auto"/>
              <w:left w:val="single" w:sz="6" w:space="0" w:color="auto"/>
              <w:bottom w:val="single" w:sz="6" w:space="0" w:color="auto"/>
              <w:right w:val="single" w:sz="6" w:space="0" w:color="auto"/>
            </w:tcBorders>
            <w:vAlign w:val="center"/>
          </w:tcPr>
          <w:p w14:paraId="228572BD" w14:textId="77777777" w:rsidR="00AE7BF3" w:rsidRPr="00AE7BF3" w:rsidRDefault="00AE7BF3" w:rsidP="00B04EE0">
            <w:pPr>
              <w:pStyle w:val="TableHeading0"/>
              <w:rPr>
                <w:ins w:id="1299" w:author="Licencia Office" w:date="2026-04-22T13:36:00Z" w16du:dateUtc="2026-04-22T19:36:00Z"/>
                <w:rFonts w:ascii="Montserrat" w:hAnsi="Montserrat" w:cs="Arial"/>
                <w:b w:val="0"/>
                <w:highlight w:val="cyan"/>
                <w:lang w:val="es-MX"/>
                <w:rPrChange w:id="1300" w:author="Licencia Office" w:date="2026-04-22T13:37:00Z" w16du:dateUtc="2026-04-22T19:37:00Z">
                  <w:rPr>
                    <w:ins w:id="1301" w:author="Licencia Office" w:date="2026-04-22T13:36:00Z" w16du:dateUtc="2026-04-22T19:36:00Z"/>
                    <w:rFonts w:ascii="Montserrat" w:hAnsi="Montserrat" w:cs="Arial"/>
                    <w:b w:val="0"/>
                    <w:lang w:val="es-MX"/>
                  </w:rPr>
                </w:rPrChange>
              </w:rPr>
            </w:pPr>
            <w:ins w:id="1302" w:author="Licencia Office" w:date="2026-04-22T13:36:00Z" w16du:dateUtc="2026-04-22T19:36:00Z">
              <w:r w:rsidRPr="00AE7BF3">
                <w:rPr>
                  <w:rFonts w:ascii="Montserrat" w:hAnsi="Montserrat" w:cs="Arial"/>
                  <w:b w:val="0"/>
                  <w:highlight w:val="cyan"/>
                  <w:lang w:val="es-MX"/>
                  <w:rPrChange w:id="1303" w:author="Licencia Office" w:date="2026-04-22T13:37:00Z" w16du:dateUtc="2026-04-22T19:37:00Z">
                    <w:rPr>
                      <w:rFonts w:ascii="Montserrat" w:hAnsi="Montserrat" w:cs="Arial"/>
                      <w:b w:val="0"/>
                      <w:lang w:val="es-MX"/>
                    </w:rPr>
                  </w:rPrChange>
                </w:rPr>
                <w:t xml:space="preserve">12-13  </w:t>
              </w:r>
            </w:ins>
          </w:p>
        </w:tc>
        <w:tc>
          <w:tcPr>
            <w:tcW w:w="1842" w:type="dxa"/>
            <w:tcBorders>
              <w:top w:val="single" w:sz="6" w:space="0" w:color="auto"/>
              <w:left w:val="single" w:sz="6" w:space="0" w:color="auto"/>
              <w:bottom w:val="single" w:sz="6" w:space="0" w:color="auto"/>
              <w:right w:val="single" w:sz="6" w:space="0" w:color="auto"/>
            </w:tcBorders>
            <w:vAlign w:val="center"/>
          </w:tcPr>
          <w:p w14:paraId="748F9094" w14:textId="77777777" w:rsidR="00AE7BF3" w:rsidRPr="00AE7BF3" w:rsidRDefault="00AE7BF3" w:rsidP="00B04EE0">
            <w:pPr>
              <w:pStyle w:val="TableHeading0"/>
              <w:rPr>
                <w:ins w:id="1304" w:author="Licencia Office" w:date="2026-04-22T13:36:00Z" w16du:dateUtc="2026-04-22T19:36:00Z"/>
                <w:rFonts w:ascii="Montserrat" w:hAnsi="Montserrat" w:cs="Arial"/>
                <w:b w:val="0"/>
                <w:highlight w:val="cyan"/>
                <w:lang w:val="es-MX"/>
                <w:rPrChange w:id="1305" w:author="Licencia Office" w:date="2026-04-22T13:37:00Z" w16du:dateUtc="2026-04-22T19:37:00Z">
                  <w:rPr>
                    <w:ins w:id="1306" w:author="Licencia Office" w:date="2026-04-22T13:36:00Z" w16du:dateUtc="2026-04-22T19:36:00Z"/>
                    <w:rFonts w:ascii="Montserrat" w:hAnsi="Montserrat" w:cs="Arial"/>
                    <w:b w:val="0"/>
                    <w:lang w:val="es-MX"/>
                  </w:rPr>
                </w:rPrChange>
              </w:rPr>
            </w:pPr>
            <w:ins w:id="1307" w:author="Licencia Office" w:date="2026-04-22T13:36:00Z" w16du:dateUtc="2026-04-22T19:36:00Z">
              <w:r w:rsidRPr="00AE7BF3">
                <w:rPr>
                  <w:rFonts w:ascii="Montserrat" w:hAnsi="Montserrat" w:cs="Arial"/>
                  <w:b w:val="0"/>
                  <w:highlight w:val="cyan"/>
                  <w:lang w:val="es-MX"/>
                  <w:rPrChange w:id="1308"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42AA6864" w14:textId="77777777" w:rsidR="00AE7BF3" w:rsidRPr="00AE7BF3" w:rsidRDefault="00AE7BF3" w:rsidP="00B04EE0">
            <w:pPr>
              <w:pStyle w:val="TableHeading0"/>
              <w:rPr>
                <w:ins w:id="1309" w:author="Licencia Office" w:date="2026-04-22T13:36:00Z" w16du:dateUtc="2026-04-22T19:36:00Z"/>
                <w:rFonts w:ascii="Montserrat" w:hAnsi="Montserrat" w:cs="Arial"/>
                <w:b w:val="0"/>
                <w:highlight w:val="cyan"/>
                <w:lang w:val="es-MX"/>
                <w:rPrChange w:id="1310" w:author="Licencia Office" w:date="2026-04-22T13:37:00Z" w16du:dateUtc="2026-04-22T19:37:00Z">
                  <w:rPr>
                    <w:ins w:id="1311" w:author="Licencia Office" w:date="2026-04-22T13:36:00Z" w16du:dateUtc="2026-04-22T19:36:00Z"/>
                    <w:rFonts w:ascii="Montserrat" w:hAnsi="Montserrat" w:cs="Arial"/>
                    <w:b w:val="0"/>
                    <w:lang w:val="es-MX"/>
                  </w:rPr>
                </w:rPrChange>
              </w:rPr>
            </w:pPr>
            <w:ins w:id="1312" w:author="Licencia Office" w:date="2026-04-22T13:36:00Z" w16du:dateUtc="2026-04-22T19:36:00Z">
              <w:r w:rsidRPr="00AE7BF3">
                <w:rPr>
                  <w:rFonts w:ascii="Montserrat" w:hAnsi="Montserrat" w:cs="Arial"/>
                  <w:b w:val="0"/>
                  <w:highlight w:val="cyan"/>
                  <w:lang w:val="es-MX"/>
                  <w:rPrChange w:id="1313"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1E738A17" w14:textId="77777777" w:rsidR="00AE7BF3" w:rsidRPr="00AE7BF3" w:rsidRDefault="00AE7BF3" w:rsidP="00B04EE0">
            <w:pPr>
              <w:jc w:val="center"/>
              <w:rPr>
                <w:ins w:id="1314" w:author="Licencia Office" w:date="2026-04-22T13:36:00Z" w16du:dateUtc="2026-04-22T19:36:00Z"/>
                <w:rFonts w:ascii="Montserrat" w:hAnsi="Montserrat" w:cs="Arial"/>
                <w:b/>
                <w:i/>
                <w:sz w:val="18"/>
                <w:szCs w:val="18"/>
                <w:highlight w:val="cyan"/>
                <w:rPrChange w:id="1315" w:author="Licencia Office" w:date="2026-04-22T13:37:00Z" w16du:dateUtc="2026-04-22T19:37:00Z">
                  <w:rPr>
                    <w:ins w:id="1316" w:author="Licencia Office" w:date="2026-04-22T13:36:00Z" w16du:dateUtc="2026-04-22T19:36:00Z"/>
                    <w:rFonts w:ascii="Montserrat" w:hAnsi="Montserrat" w:cs="Arial"/>
                    <w:b/>
                    <w:i/>
                    <w:sz w:val="18"/>
                    <w:szCs w:val="18"/>
                  </w:rPr>
                </w:rPrChange>
              </w:rPr>
            </w:pPr>
            <w:ins w:id="1317" w:author="Licencia Office" w:date="2026-04-22T13:36:00Z" w16du:dateUtc="2026-04-22T19:36:00Z">
              <w:r w:rsidRPr="00AE7BF3">
                <w:rPr>
                  <w:rFonts w:ascii="Montserrat" w:hAnsi="Montserrat" w:cs="Arial"/>
                  <w:i/>
                  <w:sz w:val="18"/>
                  <w:szCs w:val="18"/>
                  <w:highlight w:val="cyan"/>
                  <w:rPrChange w:id="1318" w:author="Licencia Office" w:date="2026-04-22T13:37:00Z" w16du:dateUtc="2026-04-22T19:37:00Z">
                    <w:rPr>
                      <w:rFonts w:ascii="Montserrat" w:hAnsi="Montserrat" w:cs="Arial"/>
                      <w:i/>
                      <w:sz w:val="18"/>
                      <w:szCs w:val="18"/>
                    </w:rPr>
                  </w:rPrChange>
                </w:rPr>
                <w:t>“AAAA560522T96”</w:t>
              </w:r>
            </w:ins>
          </w:p>
        </w:tc>
      </w:tr>
      <w:tr w:rsidR="00AE7BF3" w:rsidRPr="00AE7BF3" w14:paraId="1DA99EC0" w14:textId="77777777" w:rsidTr="00B04EE0">
        <w:trPr>
          <w:trHeight w:val="454"/>
          <w:tblHeader/>
          <w:jc w:val="center"/>
          <w:ins w:id="1319"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01BFA0F1" w14:textId="77777777" w:rsidR="00AE7BF3" w:rsidRPr="00AE7BF3" w:rsidRDefault="00AE7BF3" w:rsidP="00B04EE0">
            <w:pPr>
              <w:pStyle w:val="TableHeading0"/>
              <w:rPr>
                <w:ins w:id="1320" w:author="Licencia Office" w:date="2026-04-22T13:36:00Z" w16du:dateUtc="2026-04-22T19:36:00Z"/>
                <w:rFonts w:ascii="Montserrat" w:hAnsi="Montserrat" w:cs="Arial"/>
                <w:b w:val="0"/>
                <w:highlight w:val="cyan"/>
                <w:lang w:val="es-MX"/>
                <w:rPrChange w:id="1321" w:author="Licencia Office" w:date="2026-04-22T13:37:00Z" w16du:dateUtc="2026-04-22T19:37:00Z">
                  <w:rPr>
                    <w:ins w:id="1322" w:author="Licencia Office" w:date="2026-04-22T13:36:00Z" w16du:dateUtc="2026-04-22T19:36:00Z"/>
                    <w:rFonts w:ascii="Montserrat" w:hAnsi="Montserrat" w:cs="Arial"/>
                    <w:b w:val="0"/>
                    <w:lang w:val="es-MX"/>
                  </w:rPr>
                </w:rPrChange>
              </w:rPr>
            </w:pPr>
            <w:ins w:id="1323" w:author="Licencia Office" w:date="2026-04-22T13:36:00Z" w16du:dateUtc="2026-04-22T19:36:00Z">
              <w:r w:rsidRPr="00AE7BF3">
                <w:rPr>
                  <w:rFonts w:ascii="Montserrat" w:hAnsi="Montserrat" w:cs="Arial"/>
                  <w:b w:val="0"/>
                  <w:highlight w:val="cyan"/>
                  <w:lang w:val="es-MX"/>
                  <w:rPrChange w:id="1324" w:author="Licencia Office" w:date="2026-04-22T13:37:00Z" w16du:dateUtc="2026-04-22T19:37:00Z">
                    <w:rPr>
                      <w:rFonts w:ascii="Montserrat" w:hAnsi="Montserrat" w:cs="Arial"/>
                      <w:b w:val="0"/>
                      <w:lang w:val="es-MX"/>
                    </w:rPr>
                  </w:rPrChange>
                </w:rPr>
                <w:t>6</w:t>
              </w:r>
            </w:ins>
          </w:p>
        </w:tc>
        <w:tc>
          <w:tcPr>
            <w:tcW w:w="1204" w:type="dxa"/>
            <w:tcBorders>
              <w:top w:val="single" w:sz="6" w:space="0" w:color="auto"/>
              <w:left w:val="single" w:sz="6" w:space="0" w:color="auto"/>
              <w:bottom w:val="single" w:sz="6" w:space="0" w:color="auto"/>
              <w:right w:val="single" w:sz="6" w:space="0" w:color="auto"/>
            </w:tcBorders>
            <w:vAlign w:val="center"/>
          </w:tcPr>
          <w:p w14:paraId="2F8DF41A" w14:textId="77777777" w:rsidR="00AE7BF3" w:rsidRPr="00AE7BF3" w:rsidRDefault="00AE7BF3" w:rsidP="00B04EE0">
            <w:pPr>
              <w:pStyle w:val="TableHeading0"/>
              <w:rPr>
                <w:ins w:id="1325" w:author="Licencia Office" w:date="2026-04-22T13:36:00Z" w16du:dateUtc="2026-04-22T19:36:00Z"/>
                <w:rFonts w:ascii="Montserrat" w:hAnsi="Montserrat" w:cs="Arial"/>
                <w:b w:val="0"/>
                <w:highlight w:val="cyan"/>
                <w:lang w:val="es-MX"/>
                <w:rPrChange w:id="1326" w:author="Licencia Office" w:date="2026-04-22T13:37:00Z" w16du:dateUtc="2026-04-22T19:37:00Z">
                  <w:rPr>
                    <w:ins w:id="1327" w:author="Licencia Office" w:date="2026-04-22T13:36:00Z" w16du:dateUtc="2026-04-22T19:36:00Z"/>
                    <w:rFonts w:ascii="Montserrat" w:hAnsi="Montserrat" w:cs="Arial"/>
                    <w:b w:val="0"/>
                    <w:lang w:val="es-MX"/>
                  </w:rPr>
                </w:rPrChange>
              </w:rPr>
            </w:pPr>
            <w:ins w:id="1328" w:author="Licencia Office" w:date="2026-04-22T13:36:00Z" w16du:dateUtc="2026-04-22T19:36:00Z">
              <w:r w:rsidRPr="00AE7BF3">
                <w:rPr>
                  <w:rFonts w:ascii="Montserrat" w:hAnsi="Montserrat" w:cs="Arial"/>
                  <w:b w:val="0"/>
                  <w:highlight w:val="cyan"/>
                  <w:lang w:val="es-MX"/>
                  <w:rPrChange w:id="1329" w:author="Licencia Office" w:date="2026-04-22T13:37:00Z" w16du:dateUtc="2026-04-22T19:37:00Z">
                    <w:rPr>
                      <w:rFonts w:ascii="Montserrat" w:hAnsi="Montserrat" w:cs="Arial"/>
                      <w:b w:val="0"/>
                      <w:lang w:val="es-MX"/>
                    </w:rPr>
                  </w:rPrChange>
                </w:rPr>
                <w:t>Tipo operación consultado</w:t>
              </w:r>
            </w:ins>
          </w:p>
        </w:tc>
        <w:tc>
          <w:tcPr>
            <w:tcW w:w="1232" w:type="dxa"/>
            <w:tcBorders>
              <w:top w:val="single" w:sz="6" w:space="0" w:color="auto"/>
              <w:left w:val="single" w:sz="6" w:space="0" w:color="auto"/>
              <w:bottom w:val="single" w:sz="6" w:space="0" w:color="auto"/>
              <w:right w:val="single" w:sz="6" w:space="0" w:color="auto"/>
            </w:tcBorders>
            <w:vAlign w:val="center"/>
          </w:tcPr>
          <w:p w14:paraId="73DA45E9" w14:textId="77777777" w:rsidR="00AE7BF3" w:rsidRPr="00AE7BF3" w:rsidRDefault="00AE7BF3" w:rsidP="00B04EE0">
            <w:pPr>
              <w:pStyle w:val="TableHeading0"/>
              <w:rPr>
                <w:ins w:id="1330" w:author="Licencia Office" w:date="2026-04-22T13:36:00Z" w16du:dateUtc="2026-04-22T19:36:00Z"/>
                <w:rFonts w:ascii="Montserrat" w:hAnsi="Montserrat" w:cs="Arial"/>
                <w:b w:val="0"/>
                <w:highlight w:val="cyan"/>
                <w:lang w:val="es-MX"/>
                <w:rPrChange w:id="1331" w:author="Licencia Office" w:date="2026-04-22T13:37:00Z" w16du:dateUtc="2026-04-22T19:37:00Z">
                  <w:rPr>
                    <w:ins w:id="1332" w:author="Licencia Office" w:date="2026-04-22T13:36:00Z" w16du:dateUtc="2026-04-22T19:36:00Z"/>
                    <w:rFonts w:ascii="Montserrat" w:hAnsi="Montserrat" w:cs="Arial"/>
                    <w:b w:val="0"/>
                    <w:lang w:val="es-MX"/>
                  </w:rPr>
                </w:rPrChange>
              </w:rPr>
            </w:pPr>
            <w:ins w:id="1333" w:author="Licencia Office" w:date="2026-04-22T13:36:00Z" w16du:dateUtc="2026-04-22T19:36:00Z">
              <w:r w:rsidRPr="00AE7BF3">
                <w:rPr>
                  <w:rFonts w:ascii="Montserrat" w:hAnsi="Montserrat" w:cs="Arial"/>
                  <w:b w:val="0"/>
                  <w:highlight w:val="cyan"/>
                  <w:lang w:val="es-MX"/>
                  <w:rPrChange w:id="1334"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17B902E5" w14:textId="77777777" w:rsidR="00AE7BF3" w:rsidRPr="00AE7BF3" w:rsidRDefault="00AE7BF3" w:rsidP="00B04EE0">
            <w:pPr>
              <w:pStyle w:val="TableHeading0"/>
              <w:rPr>
                <w:ins w:id="1335" w:author="Licencia Office" w:date="2026-04-22T13:36:00Z" w16du:dateUtc="2026-04-22T19:36:00Z"/>
                <w:rFonts w:ascii="Montserrat" w:hAnsi="Montserrat" w:cs="Arial"/>
                <w:b w:val="0"/>
                <w:highlight w:val="cyan"/>
                <w:lang w:val="es-MX"/>
                <w:rPrChange w:id="1336" w:author="Licencia Office" w:date="2026-04-22T13:37:00Z" w16du:dateUtc="2026-04-22T19:37:00Z">
                  <w:rPr>
                    <w:ins w:id="1337" w:author="Licencia Office" w:date="2026-04-22T13:36:00Z" w16du:dateUtc="2026-04-22T19:36:00Z"/>
                    <w:rFonts w:ascii="Montserrat" w:hAnsi="Montserrat" w:cs="Arial"/>
                    <w:b w:val="0"/>
                    <w:lang w:val="es-MX"/>
                  </w:rPr>
                </w:rPrChange>
              </w:rPr>
            </w:pPr>
            <w:ins w:id="1338" w:author="Licencia Office" w:date="2026-04-22T13:36:00Z" w16du:dateUtc="2026-04-22T19:36:00Z">
              <w:r w:rsidRPr="00AE7BF3">
                <w:rPr>
                  <w:rFonts w:ascii="Montserrat" w:hAnsi="Montserrat" w:cs="Arial"/>
                  <w:b w:val="0"/>
                  <w:highlight w:val="cyan"/>
                  <w:lang w:val="es-MX"/>
                  <w:rPrChange w:id="1339" w:author="Licencia Office" w:date="2026-04-22T13:37:00Z" w16du:dateUtc="2026-04-22T19:37:00Z">
                    <w:rPr>
                      <w:rFonts w:ascii="Montserrat" w:hAnsi="Montserrat" w:cs="Arial"/>
                      <w:b w:val="0"/>
                      <w:lang w:val="es-MX"/>
                    </w:rPr>
                  </w:rPrChange>
                </w:rPr>
                <w:t>2</w:t>
              </w:r>
            </w:ins>
          </w:p>
        </w:tc>
        <w:tc>
          <w:tcPr>
            <w:tcW w:w="1842" w:type="dxa"/>
            <w:tcBorders>
              <w:top w:val="single" w:sz="6" w:space="0" w:color="auto"/>
              <w:left w:val="single" w:sz="6" w:space="0" w:color="auto"/>
              <w:bottom w:val="single" w:sz="6" w:space="0" w:color="auto"/>
              <w:right w:val="single" w:sz="6" w:space="0" w:color="auto"/>
            </w:tcBorders>
            <w:vAlign w:val="center"/>
          </w:tcPr>
          <w:p w14:paraId="2FB0B96C" w14:textId="77777777" w:rsidR="00AE7BF3" w:rsidRPr="00AE7BF3" w:rsidRDefault="00AE7BF3" w:rsidP="00B04EE0">
            <w:pPr>
              <w:pStyle w:val="TableHeading0"/>
              <w:rPr>
                <w:ins w:id="1340" w:author="Licencia Office" w:date="2026-04-22T13:36:00Z" w16du:dateUtc="2026-04-22T19:36:00Z"/>
                <w:rFonts w:ascii="Montserrat" w:hAnsi="Montserrat" w:cs="Arial"/>
                <w:b w:val="0"/>
                <w:highlight w:val="cyan"/>
                <w:lang w:val="es-MX"/>
                <w:rPrChange w:id="1341" w:author="Licencia Office" w:date="2026-04-22T13:37:00Z" w16du:dateUtc="2026-04-22T19:37:00Z">
                  <w:rPr>
                    <w:ins w:id="1342" w:author="Licencia Office" w:date="2026-04-22T13:36:00Z" w16du:dateUtc="2026-04-22T19:36:00Z"/>
                    <w:rFonts w:ascii="Montserrat" w:hAnsi="Montserrat" w:cs="Arial"/>
                    <w:b w:val="0"/>
                    <w:lang w:val="es-MX"/>
                  </w:rPr>
                </w:rPrChange>
              </w:rPr>
            </w:pPr>
            <w:ins w:id="1343" w:author="Licencia Office" w:date="2026-04-22T13:36:00Z" w16du:dateUtc="2026-04-22T19:36:00Z">
              <w:r w:rsidRPr="00AE7BF3">
                <w:rPr>
                  <w:rFonts w:ascii="Montserrat" w:hAnsi="Montserrat" w:cs="Arial"/>
                  <w:b w:val="0"/>
                  <w:highlight w:val="cyan"/>
                  <w:lang w:val="es-MX"/>
                  <w:rPrChange w:id="1344"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29C640D9" w14:textId="77777777" w:rsidR="00AE7BF3" w:rsidRPr="00AE7BF3" w:rsidRDefault="00AE7BF3" w:rsidP="00B04EE0">
            <w:pPr>
              <w:pStyle w:val="TableHeading0"/>
              <w:rPr>
                <w:ins w:id="1345" w:author="Licencia Office" w:date="2026-04-22T13:36:00Z" w16du:dateUtc="2026-04-22T19:36:00Z"/>
                <w:rFonts w:ascii="Montserrat" w:hAnsi="Montserrat" w:cs="Arial"/>
                <w:b w:val="0"/>
                <w:highlight w:val="cyan"/>
                <w:lang w:val="es-MX"/>
                <w:rPrChange w:id="1346" w:author="Licencia Office" w:date="2026-04-22T13:37:00Z" w16du:dateUtc="2026-04-22T19:37:00Z">
                  <w:rPr>
                    <w:ins w:id="1347" w:author="Licencia Office" w:date="2026-04-22T13:36:00Z" w16du:dateUtc="2026-04-22T19:36:00Z"/>
                    <w:rFonts w:ascii="Montserrat" w:hAnsi="Montserrat" w:cs="Arial"/>
                    <w:b w:val="0"/>
                    <w:lang w:val="es-MX"/>
                  </w:rPr>
                </w:rPrChange>
              </w:rPr>
            </w:pPr>
            <w:ins w:id="1348" w:author="Licencia Office" w:date="2026-04-22T13:36:00Z" w16du:dateUtc="2026-04-22T19:36:00Z">
              <w:r w:rsidRPr="00AE7BF3">
                <w:rPr>
                  <w:rFonts w:ascii="Montserrat" w:hAnsi="Montserrat" w:cs="Arial"/>
                  <w:b w:val="0"/>
                  <w:highlight w:val="cyan"/>
                  <w:lang w:val="es-MX"/>
                  <w:rPrChange w:id="1349"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35B28BCA" w14:textId="77777777" w:rsidR="00AE7BF3" w:rsidRPr="00AE7BF3" w:rsidRDefault="00AE7BF3" w:rsidP="00B04EE0">
            <w:pPr>
              <w:jc w:val="center"/>
              <w:rPr>
                <w:ins w:id="1350" w:author="Licencia Office" w:date="2026-04-22T13:36:00Z" w16du:dateUtc="2026-04-22T19:36:00Z"/>
                <w:rFonts w:ascii="Montserrat" w:hAnsi="Montserrat" w:cs="Arial"/>
                <w:i/>
                <w:sz w:val="18"/>
                <w:szCs w:val="18"/>
                <w:highlight w:val="cyan"/>
                <w:rPrChange w:id="1351" w:author="Licencia Office" w:date="2026-04-22T13:37:00Z" w16du:dateUtc="2026-04-22T19:37:00Z">
                  <w:rPr>
                    <w:ins w:id="1352" w:author="Licencia Office" w:date="2026-04-22T13:36:00Z" w16du:dateUtc="2026-04-22T19:36:00Z"/>
                    <w:rFonts w:ascii="Montserrat" w:hAnsi="Montserrat" w:cs="Arial"/>
                    <w:i/>
                    <w:sz w:val="18"/>
                    <w:szCs w:val="18"/>
                  </w:rPr>
                </w:rPrChange>
              </w:rPr>
            </w:pPr>
            <w:ins w:id="1353" w:author="Licencia Office" w:date="2026-04-22T13:36:00Z" w16du:dateUtc="2026-04-22T19:36:00Z">
              <w:r w:rsidRPr="00AE7BF3">
                <w:rPr>
                  <w:rFonts w:ascii="Montserrat" w:hAnsi="Montserrat" w:cs="Arial"/>
                  <w:i/>
                  <w:sz w:val="18"/>
                  <w:szCs w:val="18"/>
                  <w:highlight w:val="cyan"/>
                  <w:rPrChange w:id="1354" w:author="Licencia Office" w:date="2026-04-22T13:37:00Z" w16du:dateUtc="2026-04-22T19:37:00Z">
                    <w:rPr>
                      <w:rFonts w:ascii="Montserrat" w:hAnsi="Montserrat" w:cs="Arial"/>
                      <w:i/>
                      <w:sz w:val="18"/>
                      <w:szCs w:val="18"/>
                    </w:rPr>
                  </w:rPrChange>
                </w:rPr>
                <w:t>“01,02,03…”</w:t>
              </w:r>
            </w:ins>
          </w:p>
        </w:tc>
      </w:tr>
      <w:tr w:rsidR="00AE7BF3" w:rsidRPr="00AE7BF3" w14:paraId="7ADF1F27" w14:textId="77777777" w:rsidTr="00B04EE0">
        <w:trPr>
          <w:trHeight w:val="454"/>
          <w:tblHeader/>
          <w:jc w:val="center"/>
          <w:ins w:id="1355"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0F3BE17A" w14:textId="77777777" w:rsidR="00AE7BF3" w:rsidRPr="00AE7BF3" w:rsidRDefault="00AE7BF3" w:rsidP="00B04EE0">
            <w:pPr>
              <w:pStyle w:val="TableHeading0"/>
              <w:rPr>
                <w:ins w:id="1356" w:author="Licencia Office" w:date="2026-04-22T13:36:00Z" w16du:dateUtc="2026-04-22T19:36:00Z"/>
                <w:rFonts w:ascii="Montserrat" w:hAnsi="Montserrat" w:cs="Arial"/>
                <w:b w:val="0"/>
                <w:highlight w:val="cyan"/>
                <w:lang w:val="es-MX"/>
                <w:rPrChange w:id="1357" w:author="Licencia Office" w:date="2026-04-22T13:37:00Z" w16du:dateUtc="2026-04-22T19:37:00Z">
                  <w:rPr>
                    <w:ins w:id="1358" w:author="Licencia Office" w:date="2026-04-22T13:36:00Z" w16du:dateUtc="2026-04-22T19:36:00Z"/>
                    <w:rFonts w:ascii="Montserrat" w:hAnsi="Montserrat" w:cs="Arial"/>
                    <w:b w:val="0"/>
                    <w:lang w:val="es-MX"/>
                  </w:rPr>
                </w:rPrChange>
              </w:rPr>
            </w:pPr>
            <w:ins w:id="1359" w:author="Licencia Office" w:date="2026-04-22T13:36:00Z" w16du:dateUtc="2026-04-22T19:36:00Z">
              <w:r w:rsidRPr="00AE7BF3">
                <w:rPr>
                  <w:rFonts w:ascii="Montserrat" w:hAnsi="Montserrat" w:cs="Arial"/>
                  <w:b w:val="0"/>
                  <w:highlight w:val="cyan"/>
                  <w:lang w:val="es-MX"/>
                  <w:rPrChange w:id="1360" w:author="Licencia Office" w:date="2026-04-22T13:37:00Z" w16du:dateUtc="2026-04-22T19:37:00Z">
                    <w:rPr>
                      <w:rFonts w:ascii="Montserrat" w:hAnsi="Montserrat" w:cs="Arial"/>
                      <w:b w:val="0"/>
                      <w:lang w:val="es-MX"/>
                    </w:rPr>
                  </w:rPrChange>
                </w:rPr>
                <w:t>7</w:t>
              </w:r>
            </w:ins>
          </w:p>
        </w:tc>
        <w:tc>
          <w:tcPr>
            <w:tcW w:w="1204" w:type="dxa"/>
            <w:tcBorders>
              <w:top w:val="single" w:sz="6" w:space="0" w:color="auto"/>
              <w:left w:val="single" w:sz="6" w:space="0" w:color="auto"/>
              <w:bottom w:val="single" w:sz="6" w:space="0" w:color="auto"/>
              <w:right w:val="single" w:sz="6" w:space="0" w:color="auto"/>
            </w:tcBorders>
            <w:vAlign w:val="center"/>
          </w:tcPr>
          <w:p w14:paraId="0745C1DE" w14:textId="77777777" w:rsidR="00AE7BF3" w:rsidRPr="00AE7BF3" w:rsidRDefault="00AE7BF3" w:rsidP="00B04EE0">
            <w:pPr>
              <w:pStyle w:val="TableHeading0"/>
              <w:rPr>
                <w:ins w:id="1361" w:author="Licencia Office" w:date="2026-04-22T13:36:00Z" w16du:dateUtc="2026-04-22T19:36:00Z"/>
                <w:rFonts w:ascii="Montserrat" w:hAnsi="Montserrat" w:cs="Arial"/>
                <w:b w:val="0"/>
                <w:highlight w:val="cyan"/>
                <w:lang w:val="es-MX"/>
                <w:rPrChange w:id="1362" w:author="Licencia Office" w:date="2026-04-22T13:37:00Z" w16du:dateUtc="2026-04-22T19:37:00Z">
                  <w:rPr>
                    <w:ins w:id="1363" w:author="Licencia Office" w:date="2026-04-22T13:36:00Z" w16du:dateUtc="2026-04-22T19:36:00Z"/>
                    <w:rFonts w:ascii="Montserrat" w:hAnsi="Montserrat" w:cs="Arial"/>
                    <w:b w:val="0"/>
                    <w:lang w:val="es-MX"/>
                  </w:rPr>
                </w:rPrChange>
              </w:rPr>
            </w:pPr>
            <w:ins w:id="1364" w:author="Licencia Office" w:date="2026-04-22T13:36:00Z" w16du:dateUtc="2026-04-22T19:36:00Z">
              <w:r w:rsidRPr="00AE7BF3">
                <w:rPr>
                  <w:rFonts w:ascii="Montserrat" w:hAnsi="Montserrat" w:cs="Arial"/>
                  <w:b w:val="0"/>
                  <w:highlight w:val="cyan"/>
                  <w:lang w:val="es-MX"/>
                  <w:rPrChange w:id="1365" w:author="Licencia Office" w:date="2026-04-22T13:37:00Z" w16du:dateUtc="2026-04-22T19:37:00Z">
                    <w:rPr>
                      <w:rFonts w:ascii="Montserrat" w:hAnsi="Montserrat" w:cs="Arial"/>
                      <w:b w:val="0"/>
                      <w:lang w:val="es-MX"/>
                    </w:rPr>
                  </w:rPrChange>
                </w:rPr>
                <w:t>Validez de obligaciones</w:t>
              </w:r>
            </w:ins>
          </w:p>
          <w:p w14:paraId="1A2B0C23" w14:textId="77777777" w:rsidR="00AE7BF3" w:rsidRPr="00AE7BF3" w:rsidRDefault="00AE7BF3" w:rsidP="00B04EE0">
            <w:pPr>
              <w:pStyle w:val="TableHeading0"/>
              <w:rPr>
                <w:ins w:id="1366" w:author="Licencia Office" w:date="2026-04-22T13:36:00Z" w16du:dateUtc="2026-04-22T19:36:00Z"/>
                <w:rFonts w:ascii="Montserrat" w:hAnsi="Montserrat" w:cs="Arial"/>
                <w:b w:val="0"/>
                <w:highlight w:val="cyan"/>
                <w:lang w:val="es-MX"/>
                <w:rPrChange w:id="1367" w:author="Licencia Office" w:date="2026-04-22T13:37:00Z" w16du:dateUtc="2026-04-22T19:37:00Z">
                  <w:rPr>
                    <w:ins w:id="1368" w:author="Licencia Office" w:date="2026-04-22T13:36:00Z" w16du:dateUtc="2026-04-22T19:36:00Z"/>
                    <w:rFonts w:ascii="Montserrat" w:hAnsi="Montserrat" w:cs="Arial"/>
                    <w:b w:val="0"/>
                    <w:lang w:val="es-MX"/>
                  </w:rPr>
                </w:rPrChange>
              </w:rPr>
            </w:pPr>
            <w:ins w:id="1369" w:author="Licencia Office" w:date="2026-04-22T13:36:00Z" w16du:dateUtc="2026-04-22T19:36:00Z">
              <w:r w:rsidRPr="00AE7BF3">
                <w:rPr>
                  <w:rFonts w:ascii="Montserrat" w:hAnsi="Montserrat" w:cs="Arial"/>
                  <w:b w:val="0"/>
                  <w:highlight w:val="cyan"/>
                  <w:lang w:val="es-MX"/>
                  <w:rPrChange w:id="1370" w:author="Licencia Office" w:date="2026-04-22T13:37:00Z" w16du:dateUtc="2026-04-22T19:37:00Z">
                    <w:rPr>
                      <w:rFonts w:ascii="Montserrat" w:hAnsi="Montserrat" w:cs="Arial"/>
                      <w:b w:val="0"/>
                      <w:lang w:val="es-MX"/>
                    </w:rPr>
                  </w:rPrChange>
                </w:rPr>
                <w:t>RFC adquirente</w:t>
              </w:r>
            </w:ins>
          </w:p>
        </w:tc>
        <w:tc>
          <w:tcPr>
            <w:tcW w:w="1232" w:type="dxa"/>
            <w:tcBorders>
              <w:top w:val="single" w:sz="6" w:space="0" w:color="auto"/>
              <w:left w:val="single" w:sz="6" w:space="0" w:color="auto"/>
              <w:bottom w:val="single" w:sz="6" w:space="0" w:color="auto"/>
              <w:right w:val="single" w:sz="6" w:space="0" w:color="auto"/>
            </w:tcBorders>
            <w:vAlign w:val="center"/>
          </w:tcPr>
          <w:p w14:paraId="007D4DD2" w14:textId="77777777" w:rsidR="00AE7BF3" w:rsidRPr="00AE7BF3" w:rsidRDefault="00AE7BF3" w:rsidP="00B04EE0">
            <w:pPr>
              <w:pStyle w:val="TableHeading0"/>
              <w:rPr>
                <w:ins w:id="1371" w:author="Licencia Office" w:date="2026-04-22T13:36:00Z" w16du:dateUtc="2026-04-22T19:36:00Z"/>
                <w:rFonts w:ascii="Montserrat" w:hAnsi="Montserrat" w:cs="Arial"/>
                <w:b w:val="0"/>
                <w:highlight w:val="cyan"/>
                <w:lang w:val="es-MX"/>
                <w:rPrChange w:id="1372" w:author="Licencia Office" w:date="2026-04-22T13:37:00Z" w16du:dateUtc="2026-04-22T19:37:00Z">
                  <w:rPr>
                    <w:ins w:id="1373" w:author="Licencia Office" w:date="2026-04-22T13:36:00Z" w16du:dateUtc="2026-04-22T19:36:00Z"/>
                    <w:rFonts w:ascii="Montserrat" w:hAnsi="Montserrat" w:cs="Arial"/>
                    <w:b w:val="0"/>
                    <w:lang w:val="es-MX"/>
                  </w:rPr>
                </w:rPrChange>
              </w:rPr>
            </w:pPr>
            <w:ins w:id="1374" w:author="Licencia Office" w:date="2026-04-22T13:36:00Z" w16du:dateUtc="2026-04-22T19:36:00Z">
              <w:r w:rsidRPr="00AE7BF3">
                <w:rPr>
                  <w:rFonts w:ascii="Montserrat" w:hAnsi="Montserrat" w:cs="Arial"/>
                  <w:b w:val="0"/>
                  <w:highlight w:val="cyan"/>
                  <w:lang w:val="es-MX"/>
                  <w:rPrChange w:id="1375"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621F201E" w14:textId="77777777" w:rsidR="00AE7BF3" w:rsidRPr="00AE7BF3" w:rsidRDefault="00AE7BF3" w:rsidP="00B04EE0">
            <w:pPr>
              <w:pStyle w:val="TableHeading0"/>
              <w:rPr>
                <w:ins w:id="1376" w:author="Licencia Office" w:date="2026-04-22T13:36:00Z" w16du:dateUtc="2026-04-22T19:36:00Z"/>
                <w:rFonts w:ascii="Montserrat" w:hAnsi="Montserrat" w:cs="Arial"/>
                <w:b w:val="0"/>
                <w:highlight w:val="cyan"/>
                <w:lang w:val="es-MX"/>
                <w:rPrChange w:id="1377" w:author="Licencia Office" w:date="2026-04-22T13:37:00Z" w16du:dateUtc="2026-04-22T19:37:00Z">
                  <w:rPr>
                    <w:ins w:id="1378" w:author="Licencia Office" w:date="2026-04-22T13:36:00Z" w16du:dateUtc="2026-04-22T19:36:00Z"/>
                    <w:rFonts w:ascii="Montserrat" w:hAnsi="Montserrat" w:cs="Arial"/>
                    <w:b w:val="0"/>
                    <w:lang w:val="es-MX"/>
                  </w:rPr>
                </w:rPrChange>
              </w:rPr>
            </w:pPr>
            <w:ins w:id="1379" w:author="Licencia Office" w:date="2026-04-22T13:36:00Z" w16du:dateUtc="2026-04-22T19:36:00Z">
              <w:r w:rsidRPr="00AE7BF3">
                <w:rPr>
                  <w:rFonts w:ascii="Montserrat" w:hAnsi="Montserrat" w:cs="Arial"/>
                  <w:b w:val="0"/>
                  <w:highlight w:val="cyan"/>
                  <w:lang w:val="es-MX"/>
                  <w:rPrChange w:id="1380" w:author="Licencia Office" w:date="2026-04-22T13:37:00Z" w16du:dateUtc="2026-04-22T19:37:00Z">
                    <w:rPr>
                      <w:rFonts w:ascii="Montserrat" w:hAnsi="Montserrat" w:cs="Arial"/>
                      <w:b w:val="0"/>
                      <w:lang w:val="es-MX"/>
                    </w:rPr>
                  </w:rPrChange>
                </w:rPr>
                <w:t>1</w:t>
              </w:r>
            </w:ins>
          </w:p>
        </w:tc>
        <w:tc>
          <w:tcPr>
            <w:tcW w:w="1842" w:type="dxa"/>
            <w:tcBorders>
              <w:top w:val="single" w:sz="6" w:space="0" w:color="auto"/>
              <w:left w:val="single" w:sz="6" w:space="0" w:color="auto"/>
              <w:bottom w:val="single" w:sz="6" w:space="0" w:color="auto"/>
              <w:right w:val="single" w:sz="6" w:space="0" w:color="auto"/>
            </w:tcBorders>
            <w:vAlign w:val="center"/>
          </w:tcPr>
          <w:p w14:paraId="5F200CE5" w14:textId="77777777" w:rsidR="00AE7BF3" w:rsidRPr="00AE7BF3" w:rsidRDefault="00AE7BF3" w:rsidP="00B04EE0">
            <w:pPr>
              <w:pStyle w:val="TableHeading0"/>
              <w:rPr>
                <w:ins w:id="1381" w:author="Licencia Office" w:date="2026-04-22T13:36:00Z" w16du:dateUtc="2026-04-22T19:36:00Z"/>
                <w:rFonts w:ascii="Montserrat" w:hAnsi="Montserrat" w:cs="Arial"/>
                <w:b w:val="0"/>
                <w:highlight w:val="cyan"/>
                <w:lang w:val="es-MX"/>
                <w:rPrChange w:id="1382" w:author="Licencia Office" w:date="2026-04-22T13:37:00Z" w16du:dateUtc="2026-04-22T19:37:00Z">
                  <w:rPr>
                    <w:ins w:id="1383" w:author="Licencia Office" w:date="2026-04-22T13:36:00Z" w16du:dateUtc="2026-04-22T19:36:00Z"/>
                    <w:rFonts w:ascii="Montserrat" w:hAnsi="Montserrat" w:cs="Arial"/>
                    <w:b w:val="0"/>
                    <w:lang w:val="es-MX"/>
                  </w:rPr>
                </w:rPrChange>
              </w:rPr>
            </w:pPr>
            <w:ins w:id="1384" w:author="Licencia Office" w:date="2026-04-22T13:36:00Z" w16du:dateUtc="2026-04-22T19:36:00Z">
              <w:r w:rsidRPr="00AE7BF3">
                <w:rPr>
                  <w:rFonts w:ascii="Montserrat" w:hAnsi="Montserrat" w:cs="Arial"/>
                  <w:b w:val="0"/>
                  <w:highlight w:val="cyan"/>
                  <w:lang w:val="es-MX"/>
                  <w:rPrChange w:id="1385"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6B9B8501" w14:textId="77777777" w:rsidR="00AE7BF3" w:rsidRPr="00AE7BF3" w:rsidRDefault="00AE7BF3" w:rsidP="00B04EE0">
            <w:pPr>
              <w:pStyle w:val="TableHeading0"/>
              <w:rPr>
                <w:ins w:id="1386" w:author="Licencia Office" w:date="2026-04-22T13:36:00Z" w16du:dateUtc="2026-04-22T19:36:00Z"/>
                <w:rFonts w:ascii="Montserrat" w:hAnsi="Montserrat" w:cs="Arial"/>
                <w:b w:val="0"/>
                <w:highlight w:val="cyan"/>
                <w:lang w:val="es-MX"/>
                <w:rPrChange w:id="1387" w:author="Licencia Office" w:date="2026-04-22T13:37:00Z" w16du:dateUtc="2026-04-22T19:37:00Z">
                  <w:rPr>
                    <w:ins w:id="1388" w:author="Licencia Office" w:date="2026-04-22T13:36:00Z" w16du:dateUtc="2026-04-22T19:36:00Z"/>
                    <w:rFonts w:ascii="Montserrat" w:hAnsi="Montserrat" w:cs="Arial"/>
                    <w:b w:val="0"/>
                    <w:lang w:val="es-MX"/>
                  </w:rPr>
                </w:rPrChange>
              </w:rPr>
            </w:pPr>
            <w:ins w:id="1389" w:author="Licencia Office" w:date="2026-04-22T13:36:00Z" w16du:dateUtc="2026-04-22T19:36:00Z">
              <w:r w:rsidRPr="00AE7BF3">
                <w:rPr>
                  <w:rFonts w:ascii="Montserrat" w:hAnsi="Montserrat" w:cs="Arial"/>
                  <w:b w:val="0"/>
                  <w:highlight w:val="cyan"/>
                  <w:lang w:val="es-MX"/>
                  <w:rPrChange w:id="1390"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484A7312" w14:textId="77777777" w:rsidR="00AE7BF3" w:rsidRPr="00AE7BF3" w:rsidRDefault="00AE7BF3" w:rsidP="00B04EE0">
            <w:pPr>
              <w:jc w:val="both"/>
              <w:rPr>
                <w:ins w:id="1391" w:author="Licencia Office" w:date="2026-04-22T13:36:00Z" w16du:dateUtc="2026-04-22T19:36:00Z"/>
                <w:rFonts w:ascii="Montserrat" w:hAnsi="Montserrat" w:cs="Arial"/>
                <w:i/>
                <w:sz w:val="18"/>
                <w:szCs w:val="18"/>
                <w:highlight w:val="cyan"/>
                <w:rPrChange w:id="1392" w:author="Licencia Office" w:date="2026-04-22T13:37:00Z" w16du:dateUtc="2026-04-22T19:37:00Z">
                  <w:rPr>
                    <w:ins w:id="1393" w:author="Licencia Office" w:date="2026-04-22T13:36:00Z" w16du:dateUtc="2026-04-22T19:36:00Z"/>
                    <w:rFonts w:ascii="Montserrat" w:hAnsi="Montserrat" w:cs="Arial"/>
                    <w:i/>
                    <w:sz w:val="18"/>
                    <w:szCs w:val="18"/>
                  </w:rPr>
                </w:rPrChange>
              </w:rPr>
            </w:pPr>
            <w:ins w:id="1394" w:author="Licencia Office" w:date="2026-04-22T13:36:00Z" w16du:dateUtc="2026-04-22T19:36:00Z">
              <w:r w:rsidRPr="00AE7BF3">
                <w:rPr>
                  <w:rFonts w:ascii="Montserrat" w:hAnsi="Montserrat" w:cs="Arial"/>
                  <w:b/>
                  <w:i/>
                  <w:sz w:val="18"/>
                  <w:szCs w:val="18"/>
                  <w:highlight w:val="cyan"/>
                  <w:rPrChange w:id="1395" w:author="Licencia Office" w:date="2026-04-22T13:37:00Z" w16du:dateUtc="2026-04-22T19:37:00Z">
                    <w:rPr>
                      <w:rFonts w:ascii="Montserrat" w:hAnsi="Montserrat" w:cs="Arial"/>
                      <w:b/>
                      <w:i/>
                      <w:sz w:val="18"/>
                      <w:szCs w:val="18"/>
                    </w:rPr>
                  </w:rPrChange>
                </w:rPr>
                <w:t>0</w:t>
              </w:r>
              <w:r w:rsidRPr="00AE7BF3">
                <w:rPr>
                  <w:rFonts w:ascii="Montserrat" w:hAnsi="Montserrat" w:cs="Arial"/>
                  <w:i/>
                  <w:sz w:val="18"/>
                  <w:szCs w:val="18"/>
                  <w:highlight w:val="cyan"/>
                  <w:rPrChange w:id="1396" w:author="Licencia Office" w:date="2026-04-22T13:37:00Z" w16du:dateUtc="2026-04-22T19:37:00Z">
                    <w:rPr>
                      <w:rFonts w:ascii="Montserrat" w:hAnsi="Montserrat" w:cs="Arial"/>
                      <w:i/>
                      <w:sz w:val="18"/>
                      <w:szCs w:val="18"/>
                    </w:rPr>
                  </w:rPrChange>
                </w:rPr>
                <w:t xml:space="preserve"> = Estado Cancelado</w:t>
              </w:r>
            </w:ins>
          </w:p>
          <w:p w14:paraId="6B2D4F2E" w14:textId="77777777" w:rsidR="00AE7BF3" w:rsidRPr="00AE7BF3" w:rsidRDefault="00AE7BF3" w:rsidP="00B04EE0">
            <w:pPr>
              <w:jc w:val="both"/>
              <w:rPr>
                <w:ins w:id="1397" w:author="Licencia Office" w:date="2026-04-22T13:36:00Z" w16du:dateUtc="2026-04-22T19:36:00Z"/>
                <w:rFonts w:ascii="Montserrat" w:hAnsi="Montserrat" w:cs="Arial"/>
                <w:i/>
                <w:sz w:val="18"/>
                <w:szCs w:val="18"/>
                <w:highlight w:val="cyan"/>
                <w:rPrChange w:id="1398" w:author="Licencia Office" w:date="2026-04-22T13:37:00Z" w16du:dateUtc="2026-04-22T19:37:00Z">
                  <w:rPr>
                    <w:ins w:id="1399" w:author="Licencia Office" w:date="2026-04-22T13:36:00Z" w16du:dateUtc="2026-04-22T19:36:00Z"/>
                    <w:rFonts w:ascii="Montserrat" w:hAnsi="Montserrat" w:cs="Arial"/>
                    <w:i/>
                    <w:sz w:val="18"/>
                    <w:szCs w:val="18"/>
                  </w:rPr>
                </w:rPrChange>
              </w:rPr>
            </w:pPr>
            <w:ins w:id="1400" w:author="Licencia Office" w:date="2026-04-22T13:36:00Z" w16du:dateUtc="2026-04-22T19:36:00Z">
              <w:r w:rsidRPr="00AE7BF3">
                <w:rPr>
                  <w:rFonts w:ascii="Montserrat" w:hAnsi="Montserrat" w:cs="Arial"/>
                  <w:b/>
                  <w:i/>
                  <w:sz w:val="18"/>
                  <w:szCs w:val="18"/>
                  <w:highlight w:val="cyan"/>
                  <w:rPrChange w:id="1401" w:author="Licencia Office" w:date="2026-04-22T13:37:00Z" w16du:dateUtc="2026-04-22T19:37:00Z">
                    <w:rPr>
                      <w:rFonts w:ascii="Montserrat" w:hAnsi="Montserrat" w:cs="Arial"/>
                      <w:b/>
                      <w:i/>
                      <w:sz w:val="18"/>
                      <w:szCs w:val="18"/>
                    </w:rPr>
                  </w:rPrChange>
                </w:rPr>
                <w:t xml:space="preserve">0 </w:t>
              </w:r>
              <w:r w:rsidRPr="00AE7BF3">
                <w:rPr>
                  <w:rFonts w:ascii="Montserrat" w:hAnsi="Montserrat" w:cs="Arial"/>
                  <w:i/>
                  <w:sz w:val="18"/>
                  <w:szCs w:val="18"/>
                  <w:highlight w:val="cyan"/>
                  <w:rPrChange w:id="1402" w:author="Licencia Office" w:date="2026-04-22T13:37:00Z" w16du:dateUtc="2026-04-22T19:37:00Z">
                    <w:rPr>
                      <w:rFonts w:ascii="Montserrat" w:hAnsi="Montserrat" w:cs="Arial"/>
                      <w:i/>
                      <w:sz w:val="18"/>
                      <w:szCs w:val="18"/>
                    </w:rPr>
                  </w:rPrChange>
                </w:rPr>
                <w:t>= Está en el listado de contribuyentes excluidos</w:t>
              </w:r>
            </w:ins>
          </w:p>
          <w:p w14:paraId="44438927" w14:textId="77777777" w:rsidR="00AE7BF3" w:rsidRPr="00AE7BF3" w:rsidRDefault="00AE7BF3" w:rsidP="00B04EE0">
            <w:pPr>
              <w:pStyle w:val="TableHeading0"/>
              <w:jc w:val="both"/>
              <w:rPr>
                <w:ins w:id="1403" w:author="Licencia Office" w:date="2026-04-22T13:36:00Z" w16du:dateUtc="2026-04-22T19:36:00Z"/>
                <w:rFonts w:ascii="Montserrat" w:hAnsi="Montserrat" w:cs="Arial"/>
                <w:i/>
                <w:sz w:val="18"/>
                <w:szCs w:val="18"/>
                <w:highlight w:val="cyan"/>
                <w:rPrChange w:id="1404" w:author="Licencia Office" w:date="2026-04-22T13:37:00Z" w16du:dateUtc="2026-04-22T19:37:00Z">
                  <w:rPr>
                    <w:ins w:id="1405" w:author="Licencia Office" w:date="2026-04-22T13:36:00Z" w16du:dateUtc="2026-04-22T19:36:00Z"/>
                    <w:rFonts w:ascii="Montserrat" w:hAnsi="Montserrat" w:cs="Arial"/>
                    <w:i/>
                    <w:sz w:val="18"/>
                    <w:szCs w:val="18"/>
                  </w:rPr>
                </w:rPrChange>
              </w:rPr>
            </w:pPr>
          </w:p>
          <w:p w14:paraId="6DF1774E" w14:textId="77777777" w:rsidR="00AE7BF3" w:rsidRPr="00AE7BF3" w:rsidRDefault="00AE7BF3" w:rsidP="00B04EE0">
            <w:pPr>
              <w:jc w:val="both"/>
              <w:rPr>
                <w:ins w:id="1406" w:author="Licencia Office" w:date="2026-04-22T13:36:00Z" w16du:dateUtc="2026-04-22T19:36:00Z"/>
                <w:rFonts w:ascii="Montserrat" w:hAnsi="Montserrat" w:cs="Arial"/>
                <w:i/>
                <w:sz w:val="18"/>
                <w:szCs w:val="18"/>
                <w:highlight w:val="cyan"/>
                <w:rPrChange w:id="1407" w:author="Licencia Office" w:date="2026-04-22T13:37:00Z" w16du:dateUtc="2026-04-22T19:37:00Z">
                  <w:rPr>
                    <w:ins w:id="1408" w:author="Licencia Office" w:date="2026-04-22T13:36:00Z" w16du:dateUtc="2026-04-22T19:36:00Z"/>
                    <w:rFonts w:ascii="Montserrat" w:hAnsi="Montserrat" w:cs="Arial"/>
                    <w:i/>
                    <w:sz w:val="18"/>
                    <w:szCs w:val="18"/>
                  </w:rPr>
                </w:rPrChange>
              </w:rPr>
            </w:pPr>
            <w:ins w:id="1409" w:author="Licencia Office" w:date="2026-04-22T13:36:00Z" w16du:dateUtc="2026-04-22T19:36:00Z">
              <w:r w:rsidRPr="00AE7BF3">
                <w:rPr>
                  <w:rFonts w:ascii="Montserrat" w:hAnsi="Montserrat" w:cs="Arial"/>
                  <w:b/>
                  <w:i/>
                  <w:sz w:val="18"/>
                  <w:szCs w:val="18"/>
                  <w:highlight w:val="cyan"/>
                  <w:rPrChange w:id="1410" w:author="Licencia Office" w:date="2026-04-22T13:37:00Z" w16du:dateUtc="2026-04-22T19:37:00Z">
                    <w:rPr>
                      <w:rFonts w:ascii="Montserrat" w:hAnsi="Montserrat" w:cs="Arial"/>
                      <w:b/>
                      <w:i/>
                      <w:sz w:val="18"/>
                      <w:szCs w:val="18"/>
                    </w:rPr>
                  </w:rPrChange>
                </w:rPr>
                <w:t xml:space="preserve">1 </w:t>
              </w:r>
              <w:r w:rsidRPr="00AE7BF3">
                <w:rPr>
                  <w:rFonts w:ascii="Montserrat" w:hAnsi="Montserrat" w:cs="Arial"/>
                  <w:i/>
                  <w:sz w:val="18"/>
                  <w:szCs w:val="18"/>
                  <w:highlight w:val="cyan"/>
                  <w:rPrChange w:id="1411" w:author="Licencia Office" w:date="2026-04-22T13:37:00Z" w16du:dateUtc="2026-04-22T19:37:00Z">
                    <w:rPr>
                      <w:rFonts w:ascii="Montserrat" w:hAnsi="Montserrat" w:cs="Arial"/>
                      <w:i/>
                      <w:sz w:val="18"/>
                      <w:szCs w:val="18"/>
                    </w:rPr>
                  </w:rPrChange>
                </w:rPr>
                <w:t>= Cuenta con cualquier estatus diferente a cancelado</w:t>
              </w:r>
            </w:ins>
          </w:p>
          <w:p w14:paraId="637AD8E1" w14:textId="77777777" w:rsidR="00AE7BF3" w:rsidRPr="00AE7BF3" w:rsidRDefault="00AE7BF3" w:rsidP="00B04EE0">
            <w:pPr>
              <w:jc w:val="both"/>
              <w:rPr>
                <w:ins w:id="1412" w:author="Licencia Office" w:date="2026-04-22T13:36:00Z" w16du:dateUtc="2026-04-22T19:36:00Z"/>
                <w:rFonts w:ascii="Montserrat" w:hAnsi="Montserrat" w:cs="Arial"/>
                <w:i/>
                <w:sz w:val="18"/>
                <w:szCs w:val="18"/>
                <w:highlight w:val="cyan"/>
                <w:rPrChange w:id="1413" w:author="Licencia Office" w:date="2026-04-22T13:37:00Z" w16du:dateUtc="2026-04-22T19:37:00Z">
                  <w:rPr>
                    <w:ins w:id="1414" w:author="Licencia Office" w:date="2026-04-22T13:36:00Z" w16du:dateUtc="2026-04-22T19:36:00Z"/>
                    <w:rFonts w:ascii="Montserrat" w:hAnsi="Montserrat" w:cs="Arial"/>
                    <w:i/>
                    <w:sz w:val="18"/>
                    <w:szCs w:val="18"/>
                  </w:rPr>
                </w:rPrChange>
              </w:rPr>
            </w:pPr>
            <w:proofErr w:type="gramStart"/>
            <w:ins w:id="1415" w:author="Licencia Office" w:date="2026-04-22T13:36:00Z" w16du:dateUtc="2026-04-22T19:36:00Z">
              <w:r w:rsidRPr="00AE7BF3">
                <w:rPr>
                  <w:rFonts w:ascii="Montserrat" w:hAnsi="Montserrat" w:cs="Arial"/>
                  <w:b/>
                  <w:i/>
                  <w:sz w:val="18"/>
                  <w:szCs w:val="18"/>
                  <w:highlight w:val="cyan"/>
                  <w:rPrChange w:id="1416" w:author="Licencia Office" w:date="2026-04-22T13:37:00Z" w16du:dateUtc="2026-04-22T19:37:00Z">
                    <w:rPr>
                      <w:rFonts w:ascii="Montserrat" w:hAnsi="Montserrat" w:cs="Arial"/>
                      <w:b/>
                      <w:i/>
                      <w:sz w:val="18"/>
                      <w:szCs w:val="18"/>
                    </w:rPr>
                  </w:rPrChange>
                </w:rPr>
                <w:t xml:space="preserve">1  </w:t>
              </w:r>
              <w:r w:rsidRPr="00AE7BF3">
                <w:rPr>
                  <w:rFonts w:ascii="Montserrat" w:hAnsi="Montserrat" w:cs="Arial"/>
                  <w:i/>
                  <w:sz w:val="18"/>
                  <w:szCs w:val="18"/>
                  <w:highlight w:val="cyan"/>
                  <w:rPrChange w:id="1417" w:author="Licencia Office" w:date="2026-04-22T13:37:00Z" w16du:dateUtc="2026-04-22T19:37:00Z">
                    <w:rPr>
                      <w:rFonts w:ascii="Montserrat" w:hAnsi="Montserrat" w:cs="Arial"/>
                      <w:i/>
                      <w:sz w:val="18"/>
                      <w:szCs w:val="18"/>
                    </w:rPr>
                  </w:rPrChange>
                </w:rPr>
                <w:t>=</w:t>
              </w:r>
              <w:proofErr w:type="gramEnd"/>
              <w:r w:rsidRPr="00AE7BF3">
                <w:rPr>
                  <w:rFonts w:ascii="Montserrat" w:hAnsi="Montserrat" w:cs="Arial"/>
                  <w:i/>
                  <w:sz w:val="18"/>
                  <w:szCs w:val="18"/>
                  <w:highlight w:val="cyan"/>
                  <w:rPrChange w:id="1418" w:author="Licencia Office" w:date="2026-04-22T13:37:00Z" w16du:dateUtc="2026-04-22T19:37:00Z">
                    <w:rPr>
                      <w:rFonts w:ascii="Montserrat" w:hAnsi="Montserrat" w:cs="Arial"/>
                      <w:i/>
                      <w:sz w:val="18"/>
                      <w:szCs w:val="18"/>
                    </w:rPr>
                  </w:rPrChange>
                </w:rPr>
                <w:t xml:space="preserve"> No está en el listado de contribuyentes excluidos</w:t>
              </w:r>
            </w:ins>
          </w:p>
        </w:tc>
      </w:tr>
      <w:tr w:rsidR="00AE7BF3" w:rsidRPr="00AE7BF3" w14:paraId="03879076" w14:textId="77777777" w:rsidTr="00B04EE0">
        <w:trPr>
          <w:trHeight w:val="454"/>
          <w:tblHeader/>
          <w:jc w:val="center"/>
          <w:ins w:id="1419"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5CBB1F31" w14:textId="77777777" w:rsidR="00AE7BF3" w:rsidRPr="00AE7BF3" w:rsidRDefault="00AE7BF3" w:rsidP="00B04EE0">
            <w:pPr>
              <w:pStyle w:val="TableHeading0"/>
              <w:rPr>
                <w:ins w:id="1420" w:author="Licencia Office" w:date="2026-04-22T13:36:00Z" w16du:dateUtc="2026-04-22T19:36:00Z"/>
                <w:rFonts w:ascii="Montserrat" w:hAnsi="Montserrat" w:cs="Arial"/>
                <w:b w:val="0"/>
                <w:highlight w:val="cyan"/>
                <w:lang w:val="es-MX"/>
                <w:rPrChange w:id="1421" w:author="Licencia Office" w:date="2026-04-22T13:37:00Z" w16du:dateUtc="2026-04-22T19:37:00Z">
                  <w:rPr>
                    <w:ins w:id="1422" w:author="Licencia Office" w:date="2026-04-22T13:36:00Z" w16du:dateUtc="2026-04-22T19:36:00Z"/>
                    <w:rFonts w:ascii="Montserrat" w:hAnsi="Montserrat" w:cs="Arial"/>
                    <w:b w:val="0"/>
                    <w:lang w:val="es-MX"/>
                  </w:rPr>
                </w:rPrChange>
              </w:rPr>
            </w:pPr>
            <w:ins w:id="1423" w:author="Licencia Office" w:date="2026-04-22T13:36:00Z" w16du:dateUtc="2026-04-22T19:36:00Z">
              <w:r w:rsidRPr="00AE7BF3">
                <w:rPr>
                  <w:rFonts w:ascii="Montserrat" w:hAnsi="Montserrat" w:cs="Arial"/>
                  <w:b w:val="0"/>
                  <w:highlight w:val="cyan"/>
                  <w:lang w:val="es-MX"/>
                  <w:rPrChange w:id="1424" w:author="Licencia Office" w:date="2026-04-22T13:37:00Z" w16du:dateUtc="2026-04-22T19:37:00Z">
                    <w:rPr>
                      <w:rFonts w:ascii="Montserrat" w:hAnsi="Montserrat" w:cs="Arial"/>
                      <w:b w:val="0"/>
                      <w:lang w:val="es-MX"/>
                    </w:rPr>
                  </w:rPrChange>
                </w:rPr>
                <w:t>8</w:t>
              </w:r>
            </w:ins>
          </w:p>
        </w:tc>
        <w:tc>
          <w:tcPr>
            <w:tcW w:w="1204" w:type="dxa"/>
            <w:tcBorders>
              <w:top w:val="single" w:sz="6" w:space="0" w:color="auto"/>
              <w:left w:val="single" w:sz="6" w:space="0" w:color="auto"/>
              <w:bottom w:val="single" w:sz="6" w:space="0" w:color="auto"/>
              <w:right w:val="single" w:sz="6" w:space="0" w:color="auto"/>
            </w:tcBorders>
            <w:vAlign w:val="center"/>
          </w:tcPr>
          <w:p w14:paraId="11A876BE" w14:textId="77777777" w:rsidR="00AE7BF3" w:rsidRPr="00AE7BF3" w:rsidRDefault="00AE7BF3" w:rsidP="00B04EE0">
            <w:pPr>
              <w:pStyle w:val="TableHeading0"/>
              <w:rPr>
                <w:ins w:id="1425" w:author="Licencia Office" w:date="2026-04-22T13:36:00Z" w16du:dateUtc="2026-04-22T19:36:00Z"/>
                <w:rFonts w:ascii="Montserrat" w:hAnsi="Montserrat" w:cs="Arial"/>
                <w:b w:val="0"/>
                <w:highlight w:val="cyan"/>
                <w:lang w:val="es-MX"/>
                <w:rPrChange w:id="1426" w:author="Licencia Office" w:date="2026-04-22T13:37:00Z" w16du:dateUtc="2026-04-22T19:37:00Z">
                  <w:rPr>
                    <w:ins w:id="1427" w:author="Licencia Office" w:date="2026-04-22T13:36:00Z" w16du:dateUtc="2026-04-22T19:36:00Z"/>
                    <w:rFonts w:ascii="Montserrat" w:hAnsi="Montserrat" w:cs="Arial"/>
                    <w:b w:val="0"/>
                    <w:lang w:val="es-MX"/>
                  </w:rPr>
                </w:rPrChange>
              </w:rPr>
            </w:pPr>
            <w:ins w:id="1428" w:author="Licencia Office" w:date="2026-04-22T13:36:00Z" w16du:dateUtc="2026-04-22T19:36:00Z">
              <w:r w:rsidRPr="00AE7BF3">
                <w:rPr>
                  <w:rFonts w:ascii="Montserrat" w:hAnsi="Montserrat" w:cs="Arial"/>
                  <w:b w:val="0"/>
                  <w:highlight w:val="cyan"/>
                  <w:lang w:val="es-MX"/>
                  <w:rPrChange w:id="1429" w:author="Licencia Office" w:date="2026-04-22T13:37:00Z" w16du:dateUtc="2026-04-22T19:37:00Z">
                    <w:rPr>
                      <w:rFonts w:ascii="Montserrat" w:hAnsi="Montserrat" w:cs="Arial"/>
                      <w:b w:val="0"/>
                      <w:lang w:val="es-MX"/>
                    </w:rPr>
                  </w:rPrChange>
                </w:rPr>
                <w:t>Fecha y hora de la respuesta</w:t>
              </w:r>
            </w:ins>
          </w:p>
        </w:tc>
        <w:tc>
          <w:tcPr>
            <w:tcW w:w="1232" w:type="dxa"/>
            <w:tcBorders>
              <w:top w:val="single" w:sz="6" w:space="0" w:color="auto"/>
              <w:left w:val="single" w:sz="6" w:space="0" w:color="auto"/>
              <w:bottom w:val="single" w:sz="6" w:space="0" w:color="auto"/>
              <w:right w:val="single" w:sz="6" w:space="0" w:color="auto"/>
            </w:tcBorders>
            <w:vAlign w:val="center"/>
          </w:tcPr>
          <w:p w14:paraId="06E005A2" w14:textId="77777777" w:rsidR="00AE7BF3" w:rsidRPr="00AE7BF3" w:rsidRDefault="00AE7BF3" w:rsidP="00B04EE0">
            <w:pPr>
              <w:pStyle w:val="TableHeading0"/>
              <w:rPr>
                <w:ins w:id="1430" w:author="Licencia Office" w:date="2026-04-22T13:36:00Z" w16du:dateUtc="2026-04-22T19:36:00Z"/>
                <w:rFonts w:ascii="Montserrat" w:hAnsi="Montserrat" w:cs="Arial"/>
                <w:b w:val="0"/>
                <w:highlight w:val="cyan"/>
                <w:lang w:val="es-MX"/>
                <w:rPrChange w:id="1431" w:author="Licencia Office" w:date="2026-04-22T13:37:00Z" w16du:dateUtc="2026-04-22T19:37:00Z">
                  <w:rPr>
                    <w:ins w:id="1432" w:author="Licencia Office" w:date="2026-04-22T13:36:00Z" w16du:dateUtc="2026-04-22T19:36:00Z"/>
                    <w:rFonts w:ascii="Montserrat" w:hAnsi="Montserrat" w:cs="Arial"/>
                    <w:b w:val="0"/>
                    <w:lang w:val="es-MX"/>
                  </w:rPr>
                </w:rPrChange>
              </w:rPr>
            </w:pPr>
            <w:ins w:id="1433" w:author="Licencia Office" w:date="2026-04-22T13:36:00Z" w16du:dateUtc="2026-04-22T19:36:00Z">
              <w:r w:rsidRPr="00AE7BF3">
                <w:rPr>
                  <w:rFonts w:ascii="Montserrat" w:hAnsi="Montserrat" w:cs="Arial"/>
                  <w:b w:val="0"/>
                  <w:highlight w:val="cyan"/>
                  <w:lang w:val="es-MX"/>
                  <w:rPrChange w:id="1434" w:author="Licencia Office" w:date="2026-04-22T13:37:00Z" w16du:dateUtc="2026-04-22T19:37:00Z">
                    <w:rPr>
                      <w:rFonts w:ascii="Montserrat" w:hAnsi="Montserrat" w:cs="Arial"/>
                      <w:b w:val="0"/>
                      <w:lang w:val="es-MX"/>
                    </w:rPr>
                  </w:rPrChange>
                </w:rPr>
                <w:t>Date</w:t>
              </w:r>
            </w:ins>
          </w:p>
        </w:tc>
        <w:tc>
          <w:tcPr>
            <w:tcW w:w="1498" w:type="dxa"/>
            <w:tcBorders>
              <w:top w:val="single" w:sz="6" w:space="0" w:color="auto"/>
              <w:left w:val="single" w:sz="6" w:space="0" w:color="auto"/>
              <w:bottom w:val="single" w:sz="6" w:space="0" w:color="auto"/>
              <w:right w:val="single" w:sz="6" w:space="0" w:color="auto"/>
            </w:tcBorders>
            <w:vAlign w:val="center"/>
          </w:tcPr>
          <w:p w14:paraId="5B44CA94" w14:textId="77777777" w:rsidR="00AE7BF3" w:rsidRPr="00AE7BF3" w:rsidRDefault="00AE7BF3" w:rsidP="00B04EE0">
            <w:pPr>
              <w:pStyle w:val="TableHeading0"/>
              <w:rPr>
                <w:ins w:id="1435" w:author="Licencia Office" w:date="2026-04-22T13:36:00Z" w16du:dateUtc="2026-04-22T19:36:00Z"/>
                <w:rFonts w:ascii="Montserrat" w:hAnsi="Montserrat" w:cs="Arial"/>
                <w:b w:val="0"/>
                <w:highlight w:val="cyan"/>
                <w:lang w:val="es-MX"/>
                <w:rPrChange w:id="1436" w:author="Licencia Office" w:date="2026-04-22T13:37:00Z" w16du:dateUtc="2026-04-22T19:37:00Z">
                  <w:rPr>
                    <w:ins w:id="1437" w:author="Licencia Office" w:date="2026-04-22T13:36:00Z" w16du:dateUtc="2026-04-22T19:36:00Z"/>
                    <w:rFonts w:ascii="Montserrat" w:hAnsi="Montserrat" w:cs="Arial"/>
                    <w:b w:val="0"/>
                    <w:lang w:val="es-MX"/>
                  </w:rPr>
                </w:rPrChange>
              </w:rPr>
            </w:pPr>
            <w:ins w:id="1438" w:author="Licencia Office" w:date="2026-04-22T13:36:00Z" w16du:dateUtc="2026-04-22T19:36:00Z">
              <w:r w:rsidRPr="00AE7BF3">
                <w:rPr>
                  <w:rFonts w:ascii="Montserrat" w:hAnsi="Montserrat" w:cs="Arial"/>
                  <w:b w:val="0"/>
                  <w:highlight w:val="cyan"/>
                  <w:lang w:val="es-MX"/>
                  <w:rPrChange w:id="1439" w:author="Licencia Office" w:date="2026-04-22T13:37:00Z" w16du:dateUtc="2026-04-22T19:37:00Z">
                    <w:rPr>
                      <w:rFonts w:ascii="Montserrat" w:hAnsi="Montserrat" w:cs="Arial"/>
                      <w:b w:val="0"/>
                      <w:lang w:val="es-MX"/>
                    </w:rPr>
                  </w:rPrChange>
                </w:rPr>
                <w:t>N/A</w:t>
              </w:r>
            </w:ins>
          </w:p>
        </w:tc>
        <w:tc>
          <w:tcPr>
            <w:tcW w:w="1842" w:type="dxa"/>
            <w:tcBorders>
              <w:top w:val="single" w:sz="6" w:space="0" w:color="auto"/>
              <w:left w:val="single" w:sz="6" w:space="0" w:color="auto"/>
              <w:bottom w:val="single" w:sz="6" w:space="0" w:color="auto"/>
              <w:right w:val="single" w:sz="6" w:space="0" w:color="auto"/>
            </w:tcBorders>
            <w:vAlign w:val="center"/>
          </w:tcPr>
          <w:p w14:paraId="791C687A" w14:textId="77777777" w:rsidR="00AE7BF3" w:rsidRPr="00AE7BF3" w:rsidRDefault="00AE7BF3" w:rsidP="00B04EE0">
            <w:pPr>
              <w:pStyle w:val="TableHeading0"/>
              <w:rPr>
                <w:ins w:id="1440" w:author="Licencia Office" w:date="2026-04-22T13:36:00Z" w16du:dateUtc="2026-04-22T19:36:00Z"/>
                <w:rFonts w:ascii="Montserrat" w:hAnsi="Montserrat" w:cs="Arial"/>
                <w:b w:val="0"/>
                <w:highlight w:val="cyan"/>
                <w:lang w:val="es-MX"/>
                <w:rPrChange w:id="1441" w:author="Licencia Office" w:date="2026-04-22T13:37:00Z" w16du:dateUtc="2026-04-22T19:37:00Z">
                  <w:rPr>
                    <w:ins w:id="1442" w:author="Licencia Office" w:date="2026-04-22T13:36:00Z" w16du:dateUtc="2026-04-22T19:36:00Z"/>
                    <w:rFonts w:ascii="Montserrat" w:hAnsi="Montserrat" w:cs="Arial"/>
                    <w:b w:val="0"/>
                    <w:lang w:val="es-MX"/>
                  </w:rPr>
                </w:rPrChange>
              </w:rPr>
            </w:pPr>
            <w:ins w:id="1443" w:author="Licencia Office" w:date="2026-04-22T13:36:00Z" w16du:dateUtc="2026-04-22T19:36:00Z">
              <w:r w:rsidRPr="00AE7BF3">
                <w:rPr>
                  <w:rFonts w:ascii="Montserrat" w:hAnsi="Montserrat" w:cs="Arial"/>
                  <w:b w:val="0"/>
                  <w:highlight w:val="cyan"/>
                  <w:lang w:val="es-MX"/>
                  <w:rPrChange w:id="1444"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51E112EB" w14:textId="77777777" w:rsidR="00AE7BF3" w:rsidRPr="00AE7BF3" w:rsidRDefault="00AE7BF3" w:rsidP="00B04EE0">
            <w:pPr>
              <w:pStyle w:val="TableHeading0"/>
              <w:rPr>
                <w:ins w:id="1445" w:author="Licencia Office" w:date="2026-04-22T13:36:00Z" w16du:dateUtc="2026-04-22T19:36:00Z"/>
                <w:rFonts w:ascii="Montserrat" w:hAnsi="Montserrat" w:cs="Arial"/>
                <w:b w:val="0"/>
                <w:highlight w:val="cyan"/>
                <w:lang w:val="es-MX"/>
                <w:rPrChange w:id="1446" w:author="Licencia Office" w:date="2026-04-22T13:37:00Z" w16du:dateUtc="2026-04-22T19:37:00Z">
                  <w:rPr>
                    <w:ins w:id="1447" w:author="Licencia Office" w:date="2026-04-22T13:36:00Z" w16du:dateUtc="2026-04-22T19:36:00Z"/>
                    <w:rFonts w:ascii="Montserrat" w:hAnsi="Montserrat" w:cs="Arial"/>
                    <w:b w:val="0"/>
                    <w:lang w:val="es-MX"/>
                  </w:rPr>
                </w:rPrChange>
              </w:rPr>
            </w:pPr>
            <w:ins w:id="1448" w:author="Licencia Office" w:date="2026-04-22T13:36:00Z" w16du:dateUtc="2026-04-22T19:36:00Z">
              <w:r w:rsidRPr="00AE7BF3">
                <w:rPr>
                  <w:rFonts w:ascii="Montserrat" w:hAnsi="Montserrat" w:cs="Arial"/>
                  <w:b w:val="0"/>
                  <w:highlight w:val="cyan"/>
                  <w:lang w:val="es-MX"/>
                  <w:rPrChange w:id="1449"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429FB24A" w14:textId="77777777" w:rsidR="00AE7BF3" w:rsidRPr="00AE7BF3" w:rsidRDefault="00AE7BF3" w:rsidP="00B04EE0">
            <w:pPr>
              <w:jc w:val="center"/>
              <w:rPr>
                <w:ins w:id="1450" w:author="Licencia Office" w:date="2026-04-22T13:36:00Z" w16du:dateUtc="2026-04-22T19:36:00Z"/>
                <w:rFonts w:ascii="Montserrat" w:hAnsi="Montserrat" w:cs="Arial"/>
                <w:i/>
                <w:sz w:val="18"/>
                <w:szCs w:val="18"/>
                <w:highlight w:val="cyan"/>
                <w:rPrChange w:id="1451" w:author="Licencia Office" w:date="2026-04-22T13:37:00Z" w16du:dateUtc="2026-04-22T19:37:00Z">
                  <w:rPr>
                    <w:ins w:id="1452" w:author="Licencia Office" w:date="2026-04-22T13:36:00Z" w16du:dateUtc="2026-04-22T19:36:00Z"/>
                    <w:rFonts w:ascii="Montserrat" w:hAnsi="Montserrat" w:cs="Arial"/>
                    <w:i/>
                    <w:sz w:val="18"/>
                    <w:szCs w:val="18"/>
                  </w:rPr>
                </w:rPrChange>
              </w:rPr>
            </w:pPr>
            <w:ins w:id="1453" w:author="Licencia Office" w:date="2026-04-22T13:36:00Z" w16du:dateUtc="2026-04-22T19:36:00Z">
              <w:r w:rsidRPr="00AE7BF3">
                <w:rPr>
                  <w:rFonts w:ascii="Montserrat" w:hAnsi="Montserrat" w:cs="Arial"/>
                  <w:i/>
                  <w:sz w:val="18"/>
                  <w:szCs w:val="18"/>
                  <w:highlight w:val="cyan"/>
                  <w:rPrChange w:id="1454" w:author="Licencia Office" w:date="2026-04-22T13:37:00Z" w16du:dateUtc="2026-04-22T19:37:00Z">
                    <w:rPr>
                      <w:rFonts w:ascii="Montserrat" w:hAnsi="Montserrat" w:cs="Arial"/>
                      <w:i/>
                      <w:sz w:val="18"/>
                      <w:szCs w:val="18"/>
                    </w:rPr>
                  </w:rPrChange>
                </w:rPr>
                <w:t>“2019-10-29T12:15:19.495Z”</w:t>
              </w:r>
            </w:ins>
          </w:p>
        </w:tc>
      </w:tr>
      <w:tr w:rsidR="00AE7BF3" w:rsidRPr="00AE7BF3" w14:paraId="2B5B76C1" w14:textId="77777777" w:rsidTr="00B04EE0">
        <w:trPr>
          <w:trHeight w:val="454"/>
          <w:tblHeader/>
          <w:jc w:val="center"/>
          <w:ins w:id="1455"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02BDAE9A" w14:textId="77777777" w:rsidR="00AE7BF3" w:rsidRPr="00AE7BF3" w:rsidRDefault="00AE7BF3" w:rsidP="00B04EE0">
            <w:pPr>
              <w:pStyle w:val="TableHeading0"/>
              <w:rPr>
                <w:ins w:id="1456" w:author="Licencia Office" w:date="2026-04-22T13:36:00Z" w16du:dateUtc="2026-04-22T19:36:00Z"/>
                <w:rFonts w:ascii="Montserrat" w:hAnsi="Montserrat" w:cs="Arial"/>
                <w:b w:val="0"/>
                <w:highlight w:val="cyan"/>
                <w:lang w:val="es-MX"/>
                <w:rPrChange w:id="1457" w:author="Licencia Office" w:date="2026-04-22T13:37:00Z" w16du:dateUtc="2026-04-22T19:37:00Z">
                  <w:rPr>
                    <w:ins w:id="1458" w:author="Licencia Office" w:date="2026-04-22T13:36:00Z" w16du:dateUtc="2026-04-22T19:36:00Z"/>
                    <w:rFonts w:ascii="Montserrat" w:hAnsi="Montserrat" w:cs="Arial"/>
                    <w:b w:val="0"/>
                    <w:lang w:val="es-MX"/>
                  </w:rPr>
                </w:rPrChange>
              </w:rPr>
            </w:pPr>
            <w:ins w:id="1459" w:author="Licencia Office" w:date="2026-04-22T13:36:00Z" w16du:dateUtc="2026-04-22T19:36:00Z">
              <w:r w:rsidRPr="00AE7BF3">
                <w:rPr>
                  <w:rFonts w:ascii="Montserrat" w:hAnsi="Montserrat" w:cs="Arial"/>
                  <w:b w:val="0"/>
                  <w:highlight w:val="cyan"/>
                  <w:lang w:val="es-MX"/>
                  <w:rPrChange w:id="1460" w:author="Licencia Office" w:date="2026-04-22T13:37:00Z" w16du:dateUtc="2026-04-22T19:37:00Z">
                    <w:rPr>
                      <w:rFonts w:ascii="Montserrat" w:hAnsi="Montserrat" w:cs="Arial"/>
                      <w:b w:val="0"/>
                      <w:lang w:val="es-MX"/>
                    </w:rPr>
                  </w:rPrChange>
                </w:rPr>
                <w:lastRenderedPageBreak/>
                <w:t>9</w:t>
              </w:r>
            </w:ins>
          </w:p>
        </w:tc>
        <w:tc>
          <w:tcPr>
            <w:tcW w:w="1204" w:type="dxa"/>
            <w:tcBorders>
              <w:top w:val="single" w:sz="6" w:space="0" w:color="auto"/>
              <w:left w:val="single" w:sz="6" w:space="0" w:color="auto"/>
              <w:bottom w:val="single" w:sz="6" w:space="0" w:color="auto"/>
              <w:right w:val="single" w:sz="6" w:space="0" w:color="auto"/>
            </w:tcBorders>
            <w:vAlign w:val="center"/>
          </w:tcPr>
          <w:p w14:paraId="41DFF21B" w14:textId="77777777" w:rsidR="00AE7BF3" w:rsidRPr="00AE7BF3" w:rsidRDefault="00AE7BF3" w:rsidP="00B04EE0">
            <w:pPr>
              <w:pStyle w:val="TableHeading0"/>
              <w:rPr>
                <w:ins w:id="1461" w:author="Licencia Office" w:date="2026-04-22T13:36:00Z" w16du:dateUtc="2026-04-22T19:36:00Z"/>
                <w:rFonts w:ascii="Montserrat" w:hAnsi="Montserrat" w:cs="Arial"/>
                <w:b w:val="0"/>
                <w:highlight w:val="cyan"/>
                <w:lang w:val="es-MX"/>
                <w:rPrChange w:id="1462" w:author="Licencia Office" w:date="2026-04-22T13:37:00Z" w16du:dateUtc="2026-04-22T19:37:00Z">
                  <w:rPr>
                    <w:ins w:id="1463" w:author="Licencia Office" w:date="2026-04-22T13:36:00Z" w16du:dateUtc="2026-04-22T19:36:00Z"/>
                    <w:rFonts w:ascii="Montserrat" w:hAnsi="Montserrat" w:cs="Arial"/>
                    <w:b w:val="0"/>
                    <w:lang w:val="es-MX"/>
                  </w:rPr>
                </w:rPrChange>
              </w:rPr>
            </w:pPr>
            <w:ins w:id="1464" w:author="Licencia Office" w:date="2026-04-22T13:36:00Z" w16du:dateUtc="2026-04-22T19:36:00Z">
              <w:r w:rsidRPr="00AE7BF3">
                <w:rPr>
                  <w:rFonts w:ascii="Montserrat" w:hAnsi="Montserrat" w:cs="Arial"/>
                  <w:b w:val="0"/>
                  <w:highlight w:val="cyan"/>
                  <w:lang w:val="es-MX"/>
                  <w:rPrChange w:id="1465" w:author="Licencia Office" w:date="2026-04-22T13:37:00Z" w16du:dateUtc="2026-04-22T19:37:00Z">
                    <w:rPr>
                      <w:rFonts w:ascii="Montserrat" w:hAnsi="Montserrat" w:cs="Arial"/>
                      <w:b w:val="0"/>
                      <w:lang w:val="es-MX"/>
                    </w:rPr>
                  </w:rPrChange>
                </w:rPr>
                <w:t>Número de Operación</w:t>
              </w:r>
            </w:ins>
          </w:p>
        </w:tc>
        <w:tc>
          <w:tcPr>
            <w:tcW w:w="1232" w:type="dxa"/>
            <w:tcBorders>
              <w:top w:val="single" w:sz="6" w:space="0" w:color="auto"/>
              <w:left w:val="single" w:sz="6" w:space="0" w:color="auto"/>
              <w:bottom w:val="single" w:sz="6" w:space="0" w:color="auto"/>
              <w:right w:val="single" w:sz="6" w:space="0" w:color="auto"/>
            </w:tcBorders>
            <w:vAlign w:val="center"/>
          </w:tcPr>
          <w:p w14:paraId="4757DD70" w14:textId="77777777" w:rsidR="00AE7BF3" w:rsidRPr="00AE7BF3" w:rsidRDefault="00AE7BF3" w:rsidP="00B04EE0">
            <w:pPr>
              <w:pStyle w:val="TableHeading0"/>
              <w:rPr>
                <w:ins w:id="1466" w:author="Licencia Office" w:date="2026-04-22T13:36:00Z" w16du:dateUtc="2026-04-22T19:36:00Z"/>
                <w:rFonts w:ascii="Montserrat" w:hAnsi="Montserrat" w:cs="Arial"/>
                <w:b w:val="0"/>
                <w:highlight w:val="cyan"/>
                <w:lang w:val="es-MX"/>
                <w:rPrChange w:id="1467" w:author="Licencia Office" w:date="2026-04-22T13:37:00Z" w16du:dateUtc="2026-04-22T19:37:00Z">
                  <w:rPr>
                    <w:ins w:id="1468" w:author="Licencia Office" w:date="2026-04-22T13:36:00Z" w16du:dateUtc="2026-04-22T19:36:00Z"/>
                    <w:rFonts w:ascii="Montserrat" w:hAnsi="Montserrat" w:cs="Arial"/>
                    <w:b w:val="0"/>
                    <w:lang w:val="es-MX"/>
                  </w:rPr>
                </w:rPrChange>
              </w:rPr>
            </w:pPr>
            <w:ins w:id="1469" w:author="Licencia Office" w:date="2026-04-22T13:36:00Z" w16du:dateUtc="2026-04-22T19:36:00Z">
              <w:r w:rsidRPr="00AE7BF3">
                <w:rPr>
                  <w:rFonts w:ascii="Montserrat" w:hAnsi="Montserrat" w:cs="Arial"/>
                  <w:b w:val="0"/>
                  <w:highlight w:val="cyan"/>
                  <w:lang w:val="es-MX"/>
                  <w:rPrChange w:id="1470"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10D6E430" w14:textId="77777777" w:rsidR="00AE7BF3" w:rsidRPr="00AE7BF3" w:rsidRDefault="00AE7BF3" w:rsidP="00B04EE0">
            <w:pPr>
              <w:pStyle w:val="TableHeading0"/>
              <w:rPr>
                <w:ins w:id="1471" w:author="Licencia Office" w:date="2026-04-22T13:36:00Z" w16du:dateUtc="2026-04-22T19:36:00Z"/>
                <w:rFonts w:ascii="Montserrat" w:hAnsi="Montserrat" w:cs="Arial"/>
                <w:b w:val="0"/>
                <w:highlight w:val="cyan"/>
                <w:lang w:val="es-MX"/>
                <w:rPrChange w:id="1472" w:author="Licencia Office" w:date="2026-04-22T13:37:00Z" w16du:dateUtc="2026-04-22T19:37:00Z">
                  <w:rPr>
                    <w:ins w:id="1473" w:author="Licencia Office" w:date="2026-04-22T13:36:00Z" w16du:dateUtc="2026-04-22T19:36:00Z"/>
                    <w:rFonts w:ascii="Montserrat" w:hAnsi="Montserrat" w:cs="Arial"/>
                    <w:b w:val="0"/>
                    <w:lang w:val="es-MX"/>
                  </w:rPr>
                </w:rPrChange>
              </w:rPr>
            </w:pPr>
            <w:ins w:id="1474" w:author="Licencia Office" w:date="2026-04-22T13:36:00Z" w16du:dateUtc="2026-04-22T19:36:00Z">
              <w:r w:rsidRPr="00AE7BF3">
                <w:rPr>
                  <w:rFonts w:ascii="Montserrat" w:hAnsi="Montserrat" w:cs="Arial"/>
                  <w:b w:val="0"/>
                  <w:highlight w:val="cyan"/>
                  <w:lang w:val="es-MX"/>
                  <w:rPrChange w:id="1475" w:author="Licencia Office" w:date="2026-04-22T13:37:00Z" w16du:dateUtc="2026-04-22T19:37:00Z">
                    <w:rPr>
                      <w:rFonts w:ascii="Montserrat" w:hAnsi="Montserrat" w:cs="Arial"/>
                      <w:b w:val="0"/>
                      <w:lang w:val="es-MX"/>
                    </w:rPr>
                  </w:rPrChange>
                </w:rPr>
                <w:t>N/A</w:t>
              </w:r>
            </w:ins>
          </w:p>
        </w:tc>
        <w:tc>
          <w:tcPr>
            <w:tcW w:w="1842" w:type="dxa"/>
            <w:tcBorders>
              <w:top w:val="single" w:sz="6" w:space="0" w:color="auto"/>
              <w:left w:val="single" w:sz="6" w:space="0" w:color="auto"/>
              <w:bottom w:val="single" w:sz="6" w:space="0" w:color="auto"/>
              <w:right w:val="single" w:sz="6" w:space="0" w:color="auto"/>
            </w:tcBorders>
            <w:vAlign w:val="center"/>
          </w:tcPr>
          <w:p w14:paraId="1EFCB864" w14:textId="77777777" w:rsidR="00AE7BF3" w:rsidRPr="00AE7BF3" w:rsidRDefault="00AE7BF3" w:rsidP="00B04EE0">
            <w:pPr>
              <w:pStyle w:val="TableHeading0"/>
              <w:rPr>
                <w:ins w:id="1476" w:author="Licencia Office" w:date="2026-04-22T13:36:00Z" w16du:dateUtc="2026-04-22T19:36:00Z"/>
                <w:rFonts w:ascii="Montserrat" w:hAnsi="Montserrat" w:cs="Arial"/>
                <w:b w:val="0"/>
                <w:highlight w:val="cyan"/>
                <w:lang w:val="es-MX"/>
                <w:rPrChange w:id="1477" w:author="Licencia Office" w:date="2026-04-22T13:37:00Z" w16du:dateUtc="2026-04-22T19:37:00Z">
                  <w:rPr>
                    <w:ins w:id="1478" w:author="Licencia Office" w:date="2026-04-22T13:36:00Z" w16du:dateUtc="2026-04-22T19:36:00Z"/>
                    <w:rFonts w:ascii="Montserrat" w:hAnsi="Montserrat" w:cs="Arial"/>
                    <w:b w:val="0"/>
                    <w:lang w:val="es-MX"/>
                  </w:rPr>
                </w:rPrChange>
              </w:rPr>
            </w:pPr>
            <w:ins w:id="1479" w:author="Licencia Office" w:date="2026-04-22T13:36:00Z" w16du:dateUtc="2026-04-22T19:36:00Z">
              <w:r w:rsidRPr="00AE7BF3">
                <w:rPr>
                  <w:rFonts w:ascii="Montserrat" w:hAnsi="Montserrat" w:cs="Arial"/>
                  <w:b w:val="0"/>
                  <w:highlight w:val="cyan"/>
                  <w:lang w:val="es-MX"/>
                  <w:rPrChange w:id="1480"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603A9B95" w14:textId="77777777" w:rsidR="00AE7BF3" w:rsidRPr="00AE7BF3" w:rsidRDefault="00AE7BF3" w:rsidP="00B04EE0">
            <w:pPr>
              <w:pStyle w:val="TableHeading0"/>
              <w:rPr>
                <w:ins w:id="1481" w:author="Licencia Office" w:date="2026-04-22T13:36:00Z" w16du:dateUtc="2026-04-22T19:36:00Z"/>
                <w:rFonts w:ascii="Montserrat" w:hAnsi="Montserrat" w:cs="Arial"/>
                <w:b w:val="0"/>
                <w:highlight w:val="cyan"/>
                <w:lang w:val="es-MX"/>
                <w:rPrChange w:id="1482" w:author="Licencia Office" w:date="2026-04-22T13:37:00Z" w16du:dateUtc="2026-04-22T19:37:00Z">
                  <w:rPr>
                    <w:ins w:id="1483" w:author="Licencia Office" w:date="2026-04-22T13:36:00Z" w16du:dateUtc="2026-04-22T19:36:00Z"/>
                    <w:rFonts w:ascii="Montserrat" w:hAnsi="Montserrat" w:cs="Arial"/>
                    <w:b w:val="0"/>
                    <w:lang w:val="es-MX"/>
                  </w:rPr>
                </w:rPrChange>
              </w:rPr>
            </w:pPr>
            <w:ins w:id="1484" w:author="Licencia Office" w:date="2026-04-22T13:36:00Z" w16du:dateUtc="2026-04-22T19:36:00Z">
              <w:r w:rsidRPr="00AE7BF3">
                <w:rPr>
                  <w:rFonts w:ascii="Montserrat" w:hAnsi="Montserrat" w:cs="Arial"/>
                  <w:b w:val="0"/>
                  <w:highlight w:val="cyan"/>
                  <w:lang w:val="es-MX"/>
                  <w:rPrChange w:id="1485"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436F995E" w14:textId="77777777" w:rsidR="00AE7BF3" w:rsidRPr="00AE7BF3" w:rsidRDefault="00AE7BF3" w:rsidP="00B04EE0">
            <w:pPr>
              <w:jc w:val="center"/>
              <w:rPr>
                <w:ins w:id="1486" w:author="Licencia Office" w:date="2026-04-22T13:36:00Z" w16du:dateUtc="2026-04-22T19:36:00Z"/>
                <w:rFonts w:ascii="Montserrat" w:hAnsi="Montserrat" w:cs="Arial"/>
                <w:i/>
                <w:sz w:val="18"/>
                <w:szCs w:val="18"/>
                <w:highlight w:val="cyan"/>
                <w:rPrChange w:id="1487" w:author="Licencia Office" w:date="2026-04-22T13:37:00Z" w16du:dateUtc="2026-04-22T19:37:00Z">
                  <w:rPr>
                    <w:ins w:id="1488" w:author="Licencia Office" w:date="2026-04-22T13:36:00Z" w16du:dateUtc="2026-04-22T19:36:00Z"/>
                    <w:rFonts w:ascii="Montserrat" w:hAnsi="Montserrat" w:cs="Arial"/>
                    <w:i/>
                    <w:sz w:val="18"/>
                    <w:szCs w:val="18"/>
                  </w:rPr>
                </w:rPrChange>
              </w:rPr>
            </w:pPr>
            <w:ins w:id="1489" w:author="Licencia Office" w:date="2026-04-22T13:36:00Z" w16du:dateUtc="2026-04-22T19:36:00Z">
              <w:r w:rsidRPr="00AE7BF3">
                <w:rPr>
                  <w:rFonts w:ascii="Montserrat" w:hAnsi="Montserrat" w:cs="Arial"/>
                  <w:i/>
                  <w:sz w:val="18"/>
                  <w:szCs w:val="18"/>
                  <w:highlight w:val="cyan"/>
                  <w:rPrChange w:id="1490" w:author="Licencia Office" w:date="2026-04-22T13:37:00Z" w16du:dateUtc="2026-04-22T19:37:00Z">
                    <w:rPr>
                      <w:rFonts w:ascii="Montserrat" w:hAnsi="Montserrat" w:cs="Arial"/>
                      <w:i/>
                      <w:sz w:val="18"/>
                      <w:szCs w:val="18"/>
                    </w:rPr>
                  </w:rPrChange>
                </w:rPr>
                <w:t>“621”</w:t>
              </w:r>
            </w:ins>
          </w:p>
        </w:tc>
      </w:tr>
      <w:tr w:rsidR="00AE7BF3" w:rsidRPr="00AE7BF3" w14:paraId="7D3794DA" w14:textId="77777777" w:rsidTr="00B04EE0">
        <w:trPr>
          <w:trHeight w:val="454"/>
          <w:tblHeader/>
          <w:jc w:val="center"/>
          <w:ins w:id="1491"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6EE78827" w14:textId="77777777" w:rsidR="00AE7BF3" w:rsidRPr="00AE7BF3" w:rsidRDefault="00AE7BF3" w:rsidP="00B04EE0">
            <w:pPr>
              <w:pStyle w:val="TableHeading0"/>
              <w:rPr>
                <w:ins w:id="1492" w:author="Licencia Office" w:date="2026-04-22T13:36:00Z" w16du:dateUtc="2026-04-22T19:36:00Z"/>
                <w:rFonts w:ascii="Montserrat" w:hAnsi="Montserrat" w:cs="Arial"/>
                <w:b w:val="0"/>
                <w:highlight w:val="cyan"/>
                <w:lang w:val="es-MX"/>
                <w:rPrChange w:id="1493" w:author="Licencia Office" w:date="2026-04-22T13:37:00Z" w16du:dateUtc="2026-04-22T19:37:00Z">
                  <w:rPr>
                    <w:ins w:id="1494" w:author="Licencia Office" w:date="2026-04-22T13:36:00Z" w16du:dateUtc="2026-04-22T19:36:00Z"/>
                    <w:rFonts w:ascii="Montserrat" w:hAnsi="Montserrat" w:cs="Arial"/>
                    <w:b w:val="0"/>
                    <w:lang w:val="es-MX"/>
                  </w:rPr>
                </w:rPrChange>
              </w:rPr>
            </w:pPr>
            <w:ins w:id="1495" w:author="Licencia Office" w:date="2026-04-22T13:36:00Z" w16du:dateUtc="2026-04-22T19:36:00Z">
              <w:r w:rsidRPr="00AE7BF3">
                <w:rPr>
                  <w:rFonts w:ascii="Montserrat" w:hAnsi="Montserrat" w:cs="Arial"/>
                  <w:b w:val="0"/>
                  <w:highlight w:val="cyan"/>
                  <w:lang w:val="es-MX"/>
                  <w:rPrChange w:id="1496" w:author="Licencia Office" w:date="2026-04-22T13:37:00Z" w16du:dateUtc="2026-04-22T19:37:00Z">
                    <w:rPr>
                      <w:rFonts w:ascii="Montserrat" w:hAnsi="Montserrat" w:cs="Arial"/>
                      <w:b w:val="0"/>
                      <w:lang w:val="es-MX"/>
                    </w:rPr>
                  </w:rPrChange>
                </w:rPr>
                <w:t>10</w:t>
              </w:r>
            </w:ins>
          </w:p>
        </w:tc>
        <w:tc>
          <w:tcPr>
            <w:tcW w:w="1204" w:type="dxa"/>
            <w:tcBorders>
              <w:top w:val="single" w:sz="6" w:space="0" w:color="auto"/>
              <w:left w:val="single" w:sz="6" w:space="0" w:color="auto"/>
              <w:bottom w:val="single" w:sz="6" w:space="0" w:color="auto"/>
              <w:right w:val="single" w:sz="6" w:space="0" w:color="auto"/>
            </w:tcBorders>
            <w:vAlign w:val="center"/>
          </w:tcPr>
          <w:p w14:paraId="435F294B" w14:textId="77777777" w:rsidR="00AE7BF3" w:rsidRPr="00AE7BF3" w:rsidRDefault="00AE7BF3" w:rsidP="00B04EE0">
            <w:pPr>
              <w:pStyle w:val="TableHeading0"/>
              <w:jc w:val="left"/>
              <w:rPr>
                <w:ins w:id="1497" w:author="Licencia Office" w:date="2026-04-22T13:36:00Z" w16du:dateUtc="2026-04-22T19:36:00Z"/>
                <w:rFonts w:ascii="Montserrat" w:hAnsi="Montserrat" w:cs="Arial"/>
                <w:b w:val="0"/>
                <w:highlight w:val="cyan"/>
                <w:lang w:val="es-MX"/>
                <w:rPrChange w:id="1498" w:author="Licencia Office" w:date="2026-04-22T13:37:00Z" w16du:dateUtc="2026-04-22T19:37:00Z">
                  <w:rPr>
                    <w:ins w:id="1499" w:author="Licencia Office" w:date="2026-04-22T13:36:00Z" w16du:dateUtc="2026-04-22T19:36:00Z"/>
                    <w:rFonts w:ascii="Montserrat" w:hAnsi="Montserrat" w:cs="Arial"/>
                    <w:b w:val="0"/>
                    <w:lang w:val="es-MX"/>
                  </w:rPr>
                </w:rPrChange>
              </w:rPr>
            </w:pPr>
            <w:ins w:id="1500" w:author="Licencia Office" w:date="2026-04-22T13:36:00Z" w16du:dateUtc="2026-04-22T19:36:00Z">
              <w:r w:rsidRPr="00AE7BF3">
                <w:rPr>
                  <w:rFonts w:ascii="Montserrat" w:hAnsi="Montserrat" w:cs="Arial"/>
                  <w:b w:val="0"/>
                  <w:highlight w:val="cyan"/>
                  <w:lang w:val="es-MX"/>
                  <w:rPrChange w:id="1501" w:author="Licencia Office" w:date="2026-04-22T13:37:00Z" w16du:dateUtc="2026-04-22T19:37:00Z">
                    <w:rPr>
                      <w:rFonts w:ascii="Montserrat" w:hAnsi="Montserrat" w:cs="Arial"/>
                      <w:b w:val="0"/>
                      <w:lang w:val="es-MX"/>
                    </w:rPr>
                  </w:rPrChange>
                </w:rPr>
                <w:t>Código de Respuesta</w:t>
              </w:r>
            </w:ins>
          </w:p>
        </w:tc>
        <w:tc>
          <w:tcPr>
            <w:tcW w:w="1232" w:type="dxa"/>
            <w:tcBorders>
              <w:top w:val="single" w:sz="6" w:space="0" w:color="auto"/>
              <w:left w:val="single" w:sz="6" w:space="0" w:color="auto"/>
              <w:bottom w:val="single" w:sz="6" w:space="0" w:color="auto"/>
              <w:right w:val="single" w:sz="6" w:space="0" w:color="auto"/>
            </w:tcBorders>
            <w:vAlign w:val="center"/>
          </w:tcPr>
          <w:p w14:paraId="34BFF618" w14:textId="77777777" w:rsidR="00AE7BF3" w:rsidRPr="00AE7BF3" w:rsidRDefault="00AE7BF3" w:rsidP="00B04EE0">
            <w:pPr>
              <w:pStyle w:val="TableHeading0"/>
              <w:rPr>
                <w:ins w:id="1502" w:author="Licencia Office" w:date="2026-04-22T13:36:00Z" w16du:dateUtc="2026-04-22T19:36:00Z"/>
                <w:rFonts w:ascii="Montserrat" w:hAnsi="Montserrat" w:cs="Arial"/>
                <w:b w:val="0"/>
                <w:highlight w:val="cyan"/>
                <w:lang w:val="es-MX"/>
                <w:rPrChange w:id="1503" w:author="Licencia Office" w:date="2026-04-22T13:37:00Z" w16du:dateUtc="2026-04-22T19:37:00Z">
                  <w:rPr>
                    <w:ins w:id="1504" w:author="Licencia Office" w:date="2026-04-22T13:36:00Z" w16du:dateUtc="2026-04-22T19:36:00Z"/>
                    <w:rFonts w:ascii="Montserrat" w:hAnsi="Montserrat" w:cs="Arial"/>
                    <w:b w:val="0"/>
                    <w:lang w:val="es-MX"/>
                  </w:rPr>
                </w:rPrChange>
              </w:rPr>
            </w:pPr>
            <w:ins w:id="1505" w:author="Licencia Office" w:date="2026-04-22T13:36:00Z" w16du:dateUtc="2026-04-22T19:36:00Z">
              <w:r w:rsidRPr="00AE7BF3">
                <w:rPr>
                  <w:rFonts w:ascii="Montserrat" w:hAnsi="Montserrat" w:cs="Arial"/>
                  <w:b w:val="0"/>
                  <w:highlight w:val="cyan"/>
                  <w:lang w:val="es-MX"/>
                  <w:rPrChange w:id="1506"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4350B403" w14:textId="77777777" w:rsidR="00AE7BF3" w:rsidRPr="00AE7BF3" w:rsidRDefault="00AE7BF3" w:rsidP="00B04EE0">
            <w:pPr>
              <w:pStyle w:val="TableHeading0"/>
              <w:rPr>
                <w:ins w:id="1507" w:author="Licencia Office" w:date="2026-04-22T13:36:00Z" w16du:dateUtc="2026-04-22T19:36:00Z"/>
                <w:rFonts w:ascii="Montserrat" w:hAnsi="Montserrat" w:cs="Arial"/>
                <w:b w:val="0"/>
                <w:highlight w:val="cyan"/>
                <w:lang w:val="es-MX"/>
                <w:rPrChange w:id="1508" w:author="Licencia Office" w:date="2026-04-22T13:37:00Z" w16du:dateUtc="2026-04-22T19:37:00Z">
                  <w:rPr>
                    <w:ins w:id="1509" w:author="Licencia Office" w:date="2026-04-22T13:36:00Z" w16du:dateUtc="2026-04-22T19:36:00Z"/>
                    <w:rFonts w:ascii="Montserrat" w:hAnsi="Montserrat" w:cs="Arial"/>
                    <w:b w:val="0"/>
                    <w:lang w:val="es-MX"/>
                  </w:rPr>
                </w:rPrChange>
              </w:rPr>
            </w:pPr>
            <w:ins w:id="1510" w:author="Licencia Office" w:date="2026-04-22T13:36:00Z" w16du:dateUtc="2026-04-22T19:36:00Z">
              <w:r w:rsidRPr="00AE7BF3">
                <w:rPr>
                  <w:rFonts w:ascii="Montserrat" w:hAnsi="Montserrat" w:cs="Arial"/>
                  <w:b w:val="0"/>
                  <w:highlight w:val="cyan"/>
                  <w:lang w:val="es-MX"/>
                  <w:rPrChange w:id="1511" w:author="Licencia Office" w:date="2026-04-22T13:37:00Z" w16du:dateUtc="2026-04-22T19:37:00Z">
                    <w:rPr>
                      <w:rFonts w:ascii="Montserrat" w:hAnsi="Montserrat" w:cs="Arial"/>
                      <w:b w:val="0"/>
                      <w:lang w:val="es-MX"/>
                    </w:rPr>
                  </w:rPrChange>
                </w:rPr>
                <w:t>3</w:t>
              </w:r>
            </w:ins>
          </w:p>
        </w:tc>
        <w:tc>
          <w:tcPr>
            <w:tcW w:w="1842" w:type="dxa"/>
            <w:tcBorders>
              <w:top w:val="single" w:sz="6" w:space="0" w:color="auto"/>
              <w:left w:val="single" w:sz="6" w:space="0" w:color="auto"/>
              <w:bottom w:val="single" w:sz="6" w:space="0" w:color="auto"/>
              <w:right w:val="single" w:sz="6" w:space="0" w:color="auto"/>
            </w:tcBorders>
            <w:vAlign w:val="center"/>
          </w:tcPr>
          <w:p w14:paraId="0A16A0E6" w14:textId="77777777" w:rsidR="00AE7BF3" w:rsidRPr="00AE7BF3" w:rsidRDefault="00AE7BF3" w:rsidP="00B04EE0">
            <w:pPr>
              <w:pStyle w:val="TableHeading0"/>
              <w:rPr>
                <w:ins w:id="1512" w:author="Licencia Office" w:date="2026-04-22T13:36:00Z" w16du:dateUtc="2026-04-22T19:36:00Z"/>
                <w:rFonts w:ascii="Montserrat" w:hAnsi="Montserrat" w:cs="Arial"/>
                <w:b w:val="0"/>
                <w:highlight w:val="cyan"/>
                <w:lang w:val="es-MX"/>
                <w:rPrChange w:id="1513" w:author="Licencia Office" w:date="2026-04-22T13:37:00Z" w16du:dateUtc="2026-04-22T19:37:00Z">
                  <w:rPr>
                    <w:ins w:id="1514" w:author="Licencia Office" w:date="2026-04-22T13:36:00Z" w16du:dateUtc="2026-04-22T19:36:00Z"/>
                    <w:rFonts w:ascii="Montserrat" w:hAnsi="Montserrat" w:cs="Arial"/>
                    <w:b w:val="0"/>
                    <w:lang w:val="es-MX"/>
                  </w:rPr>
                </w:rPrChange>
              </w:rPr>
            </w:pPr>
            <w:ins w:id="1515" w:author="Licencia Office" w:date="2026-04-22T13:36:00Z" w16du:dateUtc="2026-04-22T19:36:00Z">
              <w:r w:rsidRPr="00AE7BF3">
                <w:rPr>
                  <w:rFonts w:ascii="Montserrat" w:hAnsi="Montserrat" w:cs="Arial"/>
                  <w:b w:val="0"/>
                  <w:highlight w:val="cyan"/>
                  <w:lang w:val="es-MX"/>
                  <w:rPrChange w:id="1516"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212747D0" w14:textId="77777777" w:rsidR="00AE7BF3" w:rsidRPr="00AE7BF3" w:rsidRDefault="00AE7BF3" w:rsidP="00B04EE0">
            <w:pPr>
              <w:pStyle w:val="TableHeading0"/>
              <w:rPr>
                <w:ins w:id="1517" w:author="Licencia Office" w:date="2026-04-22T13:36:00Z" w16du:dateUtc="2026-04-22T19:36:00Z"/>
                <w:rFonts w:ascii="Montserrat" w:hAnsi="Montserrat" w:cs="Arial"/>
                <w:b w:val="0"/>
                <w:highlight w:val="cyan"/>
                <w:lang w:val="es-MX"/>
                <w:rPrChange w:id="1518" w:author="Licencia Office" w:date="2026-04-22T13:37:00Z" w16du:dateUtc="2026-04-22T19:37:00Z">
                  <w:rPr>
                    <w:ins w:id="1519" w:author="Licencia Office" w:date="2026-04-22T13:36:00Z" w16du:dateUtc="2026-04-22T19:36:00Z"/>
                    <w:rFonts w:ascii="Montserrat" w:hAnsi="Montserrat" w:cs="Arial"/>
                    <w:b w:val="0"/>
                    <w:lang w:val="es-MX"/>
                  </w:rPr>
                </w:rPrChange>
              </w:rPr>
            </w:pPr>
            <w:ins w:id="1520" w:author="Licencia Office" w:date="2026-04-22T13:36:00Z" w16du:dateUtc="2026-04-22T19:36:00Z">
              <w:r w:rsidRPr="00AE7BF3">
                <w:rPr>
                  <w:rFonts w:ascii="Montserrat" w:hAnsi="Montserrat" w:cs="Arial"/>
                  <w:b w:val="0"/>
                  <w:highlight w:val="cyan"/>
                  <w:lang w:val="es-MX"/>
                  <w:rPrChange w:id="1521"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7AFAA923" w14:textId="77777777" w:rsidR="00AE7BF3" w:rsidRPr="00AE7BF3" w:rsidRDefault="00AE7BF3" w:rsidP="00B04EE0">
            <w:pPr>
              <w:jc w:val="center"/>
              <w:rPr>
                <w:ins w:id="1522" w:author="Licencia Office" w:date="2026-04-22T13:36:00Z" w16du:dateUtc="2026-04-22T19:36:00Z"/>
                <w:rFonts w:ascii="Montserrat" w:hAnsi="Montserrat" w:cs="Arial"/>
                <w:i/>
                <w:sz w:val="18"/>
                <w:szCs w:val="18"/>
                <w:highlight w:val="cyan"/>
                <w:rPrChange w:id="1523" w:author="Licencia Office" w:date="2026-04-22T13:37:00Z" w16du:dateUtc="2026-04-22T19:37:00Z">
                  <w:rPr>
                    <w:ins w:id="1524" w:author="Licencia Office" w:date="2026-04-22T13:36:00Z" w16du:dateUtc="2026-04-22T19:36:00Z"/>
                    <w:rFonts w:ascii="Montserrat" w:hAnsi="Montserrat" w:cs="Arial"/>
                    <w:i/>
                    <w:sz w:val="18"/>
                    <w:szCs w:val="18"/>
                  </w:rPr>
                </w:rPrChange>
              </w:rPr>
            </w:pPr>
            <w:ins w:id="1525" w:author="Licencia Office" w:date="2026-04-22T13:36:00Z" w16du:dateUtc="2026-04-22T19:36:00Z">
              <w:r w:rsidRPr="00AE7BF3">
                <w:rPr>
                  <w:rFonts w:ascii="Montserrat" w:hAnsi="Montserrat" w:cs="Arial"/>
                  <w:i/>
                  <w:sz w:val="18"/>
                  <w:szCs w:val="18"/>
                  <w:highlight w:val="cyan"/>
                  <w:rPrChange w:id="1526" w:author="Licencia Office" w:date="2026-04-22T13:37:00Z" w16du:dateUtc="2026-04-22T19:37:00Z">
                    <w:rPr>
                      <w:rFonts w:ascii="Montserrat" w:hAnsi="Montserrat" w:cs="Arial"/>
                      <w:i/>
                      <w:sz w:val="18"/>
                      <w:szCs w:val="18"/>
                    </w:rPr>
                  </w:rPrChange>
                </w:rPr>
                <w:t>“200”</w:t>
              </w:r>
            </w:ins>
          </w:p>
        </w:tc>
      </w:tr>
      <w:tr w:rsidR="00AE7BF3" w:rsidRPr="00AE7BF3" w14:paraId="0250AFCE" w14:textId="77777777" w:rsidTr="00B04EE0">
        <w:trPr>
          <w:trHeight w:val="454"/>
          <w:tblHeader/>
          <w:jc w:val="center"/>
          <w:ins w:id="1527"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58567A30" w14:textId="77777777" w:rsidR="00AE7BF3" w:rsidRPr="00AE7BF3" w:rsidRDefault="00AE7BF3" w:rsidP="00B04EE0">
            <w:pPr>
              <w:pStyle w:val="TableHeading0"/>
              <w:rPr>
                <w:ins w:id="1528" w:author="Licencia Office" w:date="2026-04-22T13:36:00Z" w16du:dateUtc="2026-04-22T19:36:00Z"/>
                <w:rFonts w:ascii="Montserrat" w:hAnsi="Montserrat" w:cs="Arial"/>
                <w:b w:val="0"/>
                <w:highlight w:val="cyan"/>
                <w:lang w:val="es-MX"/>
                <w:rPrChange w:id="1529" w:author="Licencia Office" w:date="2026-04-22T13:37:00Z" w16du:dateUtc="2026-04-22T19:37:00Z">
                  <w:rPr>
                    <w:ins w:id="1530" w:author="Licencia Office" w:date="2026-04-22T13:36:00Z" w16du:dateUtc="2026-04-22T19:36:00Z"/>
                    <w:rFonts w:ascii="Montserrat" w:hAnsi="Montserrat" w:cs="Arial"/>
                    <w:b w:val="0"/>
                    <w:lang w:val="es-MX"/>
                  </w:rPr>
                </w:rPrChange>
              </w:rPr>
            </w:pPr>
            <w:ins w:id="1531" w:author="Licencia Office" w:date="2026-04-22T13:36:00Z" w16du:dateUtc="2026-04-22T19:36:00Z">
              <w:r w:rsidRPr="00AE7BF3">
                <w:rPr>
                  <w:rFonts w:ascii="Montserrat" w:hAnsi="Montserrat" w:cs="Arial"/>
                  <w:b w:val="0"/>
                  <w:highlight w:val="cyan"/>
                  <w:lang w:val="es-MX"/>
                  <w:rPrChange w:id="1532" w:author="Licencia Office" w:date="2026-04-22T13:37:00Z" w16du:dateUtc="2026-04-22T19:37:00Z">
                    <w:rPr>
                      <w:rFonts w:ascii="Montserrat" w:hAnsi="Montserrat" w:cs="Arial"/>
                      <w:b w:val="0"/>
                      <w:lang w:val="es-MX"/>
                    </w:rPr>
                  </w:rPrChange>
                </w:rPr>
                <w:t>11</w:t>
              </w:r>
            </w:ins>
          </w:p>
        </w:tc>
        <w:tc>
          <w:tcPr>
            <w:tcW w:w="1204" w:type="dxa"/>
            <w:tcBorders>
              <w:top w:val="single" w:sz="6" w:space="0" w:color="auto"/>
              <w:left w:val="single" w:sz="6" w:space="0" w:color="auto"/>
              <w:bottom w:val="single" w:sz="6" w:space="0" w:color="auto"/>
              <w:right w:val="single" w:sz="6" w:space="0" w:color="auto"/>
            </w:tcBorders>
            <w:vAlign w:val="center"/>
          </w:tcPr>
          <w:p w14:paraId="089A5B2F" w14:textId="77777777" w:rsidR="00AE7BF3" w:rsidRPr="00AE7BF3" w:rsidRDefault="00AE7BF3" w:rsidP="00B04EE0">
            <w:pPr>
              <w:pStyle w:val="TableHeading0"/>
              <w:rPr>
                <w:ins w:id="1533" w:author="Licencia Office" w:date="2026-04-22T13:36:00Z" w16du:dateUtc="2026-04-22T19:36:00Z"/>
                <w:rFonts w:ascii="Montserrat" w:hAnsi="Montserrat" w:cs="Arial"/>
                <w:b w:val="0"/>
                <w:highlight w:val="cyan"/>
                <w:lang w:val="es-MX"/>
                <w:rPrChange w:id="1534" w:author="Licencia Office" w:date="2026-04-22T13:37:00Z" w16du:dateUtc="2026-04-22T19:37:00Z">
                  <w:rPr>
                    <w:ins w:id="1535" w:author="Licencia Office" w:date="2026-04-22T13:36:00Z" w16du:dateUtc="2026-04-22T19:36:00Z"/>
                    <w:rFonts w:ascii="Montserrat" w:hAnsi="Montserrat" w:cs="Arial"/>
                    <w:b w:val="0"/>
                    <w:lang w:val="es-MX"/>
                  </w:rPr>
                </w:rPrChange>
              </w:rPr>
            </w:pPr>
            <w:ins w:id="1536" w:author="Licencia Office" w:date="2026-04-22T13:36:00Z" w16du:dateUtc="2026-04-22T19:36:00Z">
              <w:r w:rsidRPr="00AE7BF3">
                <w:rPr>
                  <w:rFonts w:ascii="Montserrat" w:hAnsi="Montserrat" w:cs="Arial"/>
                  <w:b w:val="0"/>
                  <w:highlight w:val="cyan"/>
                  <w:lang w:val="es-MX"/>
                  <w:rPrChange w:id="1537" w:author="Licencia Office" w:date="2026-04-22T13:37:00Z" w16du:dateUtc="2026-04-22T19:37:00Z">
                    <w:rPr>
                      <w:rFonts w:ascii="Montserrat" w:hAnsi="Montserrat" w:cs="Arial"/>
                      <w:b w:val="0"/>
                      <w:lang w:val="es-MX"/>
                    </w:rPr>
                  </w:rPrChange>
                </w:rPr>
                <w:t>Firma Digital del SAT</w:t>
              </w:r>
            </w:ins>
          </w:p>
        </w:tc>
        <w:tc>
          <w:tcPr>
            <w:tcW w:w="1232" w:type="dxa"/>
            <w:tcBorders>
              <w:top w:val="single" w:sz="6" w:space="0" w:color="auto"/>
              <w:left w:val="single" w:sz="6" w:space="0" w:color="auto"/>
              <w:bottom w:val="single" w:sz="6" w:space="0" w:color="auto"/>
              <w:right w:val="single" w:sz="6" w:space="0" w:color="auto"/>
            </w:tcBorders>
            <w:vAlign w:val="center"/>
          </w:tcPr>
          <w:p w14:paraId="24A8C217" w14:textId="77777777" w:rsidR="00AE7BF3" w:rsidRPr="00AE7BF3" w:rsidRDefault="00AE7BF3" w:rsidP="00B04EE0">
            <w:pPr>
              <w:pStyle w:val="TableHeading0"/>
              <w:rPr>
                <w:ins w:id="1538" w:author="Licencia Office" w:date="2026-04-22T13:36:00Z" w16du:dateUtc="2026-04-22T19:36:00Z"/>
                <w:rFonts w:ascii="Montserrat" w:hAnsi="Montserrat" w:cs="Arial"/>
                <w:b w:val="0"/>
                <w:highlight w:val="cyan"/>
                <w:lang w:val="es-MX"/>
                <w:rPrChange w:id="1539" w:author="Licencia Office" w:date="2026-04-22T13:37:00Z" w16du:dateUtc="2026-04-22T19:37:00Z">
                  <w:rPr>
                    <w:ins w:id="1540" w:author="Licencia Office" w:date="2026-04-22T13:36:00Z" w16du:dateUtc="2026-04-22T19:36:00Z"/>
                    <w:rFonts w:ascii="Montserrat" w:hAnsi="Montserrat" w:cs="Arial"/>
                    <w:b w:val="0"/>
                    <w:lang w:val="es-MX"/>
                  </w:rPr>
                </w:rPrChange>
              </w:rPr>
            </w:pPr>
            <w:ins w:id="1541" w:author="Licencia Office" w:date="2026-04-22T13:36:00Z" w16du:dateUtc="2026-04-22T19:36:00Z">
              <w:r w:rsidRPr="00AE7BF3">
                <w:rPr>
                  <w:rFonts w:ascii="Montserrat" w:hAnsi="Montserrat" w:cs="Arial"/>
                  <w:b w:val="0"/>
                  <w:highlight w:val="cyan"/>
                  <w:lang w:val="es-MX"/>
                  <w:rPrChange w:id="1542"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792A9FAE" w14:textId="77777777" w:rsidR="00AE7BF3" w:rsidRPr="00AE7BF3" w:rsidRDefault="00AE7BF3" w:rsidP="00B04EE0">
            <w:pPr>
              <w:pStyle w:val="TableHeading0"/>
              <w:rPr>
                <w:ins w:id="1543" w:author="Licencia Office" w:date="2026-04-22T13:36:00Z" w16du:dateUtc="2026-04-22T19:36:00Z"/>
                <w:rFonts w:ascii="Montserrat" w:hAnsi="Montserrat" w:cs="Arial"/>
                <w:b w:val="0"/>
                <w:highlight w:val="cyan"/>
                <w:lang w:val="es-MX"/>
                <w:rPrChange w:id="1544" w:author="Licencia Office" w:date="2026-04-22T13:37:00Z" w16du:dateUtc="2026-04-22T19:37:00Z">
                  <w:rPr>
                    <w:ins w:id="1545" w:author="Licencia Office" w:date="2026-04-22T13:36:00Z" w16du:dateUtc="2026-04-22T19:36:00Z"/>
                    <w:rFonts w:ascii="Montserrat" w:hAnsi="Montserrat" w:cs="Arial"/>
                    <w:b w:val="0"/>
                    <w:lang w:val="es-MX"/>
                  </w:rPr>
                </w:rPrChange>
              </w:rPr>
            </w:pPr>
            <w:ins w:id="1546" w:author="Licencia Office" w:date="2026-04-22T13:36:00Z" w16du:dateUtc="2026-04-22T19:36:00Z">
              <w:r w:rsidRPr="00AE7BF3">
                <w:rPr>
                  <w:rFonts w:ascii="Montserrat" w:hAnsi="Montserrat" w:cs="Arial"/>
                  <w:b w:val="0"/>
                  <w:highlight w:val="cyan"/>
                  <w:lang w:val="es-MX"/>
                  <w:rPrChange w:id="1547" w:author="Licencia Office" w:date="2026-04-22T13:37:00Z" w16du:dateUtc="2026-04-22T19:37:00Z">
                    <w:rPr>
                      <w:rFonts w:ascii="Montserrat" w:hAnsi="Montserrat" w:cs="Arial"/>
                      <w:b w:val="0"/>
                      <w:lang w:val="es-MX"/>
                    </w:rPr>
                  </w:rPrChange>
                </w:rPr>
                <w:t>N/A</w:t>
              </w:r>
            </w:ins>
          </w:p>
        </w:tc>
        <w:tc>
          <w:tcPr>
            <w:tcW w:w="1842" w:type="dxa"/>
            <w:tcBorders>
              <w:top w:val="single" w:sz="6" w:space="0" w:color="auto"/>
              <w:left w:val="single" w:sz="6" w:space="0" w:color="auto"/>
              <w:bottom w:val="single" w:sz="6" w:space="0" w:color="auto"/>
              <w:right w:val="single" w:sz="6" w:space="0" w:color="auto"/>
            </w:tcBorders>
            <w:vAlign w:val="center"/>
          </w:tcPr>
          <w:p w14:paraId="733CC04E" w14:textId="77777777" w:rsidR="00AE7BF3" w:rsidRPr="00AE7BF3" w:rsidRDefault="00AE7BF3" w:rsidP="00B04EE0">
            <w:pPr>
              <w:pStyle w:val="TableHeading0"/>
              <w:rPr>
                <w:ins w:id="1548" w:author="Licencia Office" w:date="2026-04-22T13:36:00Z" w16du:dateUtc="2026-04-22T19:36:00Z"/>
                <w:rFonts w:ascii="Montserrat" w:hAnsi="Montserrat" w:cs="Arial"/>
                <w:b w:val="0"/>
                <w:highlight w:val="cyan"/>
                <w:lang w:val="es-MX"/>
                <w:rPrChange w:id="1549" w:author="Licencia Office" w:date="2026-04-22T13:37:00Z" w16du:dateUtc="2026-04-22T19:37:00Z">
                  <w:rPr>
                    <w:ins w:id="1550" w:author="Licencia Office" w:date="2026-04-22T13:36:00Z" w16du:dateUtc="2026-04-22T19:36:00Z"/>
                    <w:rFonts w:ascii="Montserrat" w:hAnsi="Montserrat" w:cs="Arial"/>
                    <w:b w:val="0"/>
                    <w:lang w:val="es-MX"/>
                  </w:rPr>
                </w:rPrChange>
              </w:rPr>
            </w:pPr>
            <w:ins w:id="1551" w:author="Licencia Office" w:date="2026-04-22T13:36:00Z" w16du:dateUtc="2026-04-22T19:36:00Z">
              <w:r w:rsidRPr="00AE7BF3">
                <w:rPr>
                  <w:rFonts w:ascii="Montserrat" w:hAnsi="Montserrat" w:cs="Arial"/>
                  <w:b w:val="0"/>
                  <w:highlight w:val="cyan"/>
                  <w:lang w:val="es-MX"/>
                  <w:rPrChange w:id="1552"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7CAA7854" w14:textId="77777777" w:rsidR="00AE7BF3" w:rsidRPr="00AE7BF3" w:rsidRDefault="00AE7BF3" w:rsidP="00B04EE0">
            <w:pPr>
              <w:pStyle w:val="TableHeading0"/>
              <w:rPr>
                <w:ins w:id="1553" w:author="Licencia Office" w:date="2026-04-22T13:36:00Z" w16du:dateUtc="2026-04-22T19:36:00Z"/>
                <w:rFonts w:ascii="Montserrat" w:hAnsi="Montserrat" w:cs="Arial"/>
                <w:b w:val="0"/>
                <w:highlight w:val="cyan"/>
                <w:lang w:val="es-MX"/>
                <w:rPrChange w:id="1554" w:author="Licencia Office" w:date="2026-04-22T13:37:00Z" w16du:dateUtc="2026-04-22T19:37:00Z">
                  <w:rPr>
                    <w:ins w:id="1555" w:author="Licencia Office" w:date="2026-04-22T13:36:00Z" w16du:dateUtc="2026-04-22T19:36:00Z"/>
                    <w:rFonts w:ascii="Montserrat" w:hAnsi="Montserrat" w:cs="Arial"/>
                    <w:b w:val="0"/>
                    <w:lang w:val="es-MX"/>
                  </w:rPr>
                </w:rPrChange>
              </w:rPr>
            </w:pPr>
            <w:ins w:id="1556" w:author="Licencia Office" w:date="2026-04-22T13:36:00Z" w16du:dateUtc="2026-04-22T19:36:00Z">
              <w:r w:rsidRPr="00AE7BF3">
                <w:rPr>
                  <w:rFonts w:ascii="Montserrat" w:hAnsi="Montserrat" w:cs="Arial"/>
                  <w:b w:val="0"/>
                  <w:highlight w:val="cyan"/>
                  <w:lang w:val="es-MX"/>
                  <w:rPrChange w:id="1557"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32D7226E" w14:textId="77777777" w:rsidR="00AE7BF3" w:rsidRPr="00AE7BF3" w:rsidRDefault="00AE7BF3" w:rsidP="00B04EE0">
            <w:pPr>
              <w:jc w:val="both"/>
              <w:rPr>
                <w:ins w:id="1558" w:author="Licencia Office" w:date="2026-04-22T13:36:00Z" w16du:dateUtc="2026-04-22T19:36:00Z"/>
                <w:rFonts w:ascii="Montserrat" w:hAnsi="Montserrat" w:cs="Arial"/>
                <w:i/>
                <w:sz w:val="18"/>
                <w:szCs w:val="18"/>
                <w:highlight w:val="cyan"/>
                <w:rPrChange w:id="1559" w:author="Licencia Office" w:date="2026-04-22T13:37:00Z" w16du:dateUtc="2026-04-22T19:37:00Z">
                  <w:rPr>
                    <w:ins w:id="1560" w:author="Licencia Office" w:date="2026-04-22T13:36:00Z" w16du:dateUtc="2026-04-22T19:36:00Z"/>
                    <w:rFonts w:ascii="Montserrat" w:hAnsi="Montserrat" w:cs="Arial"/>
                    <w:i/>
                    <w:sz w:val="18"/>
                    <w:szCs w:val="18"/>
                  </w:rPr>
                </w:rPrChange>
              </w:rPr>
            </w:pPr>
            <w:ins w:id="1561" w:author="Licencia Office" w:date="2026-04-22T13:36:00Z" w16du:dateUtc="2026-04-22T19:36:00Z">
              <w:r w:rsidRPr="00AE7BF3">
                <w:rPr>
                  <w:rFonts w:ascii="Montserrat" w:hAnsi="Montserrat" w:cs="Arial"/>
                  <w:i/>
                  <w:sz w:val="18"/>
                  <w:szCs w:val="18"/>
                  <w:highlight w:val="cyan"/>
                  <w:rPrChange w:id="1562" w:author="Licencia Office" w:date="2026-04-22T13:37:00Z" w16du:dateUtc="2026-04-22T19:37:00Z">
                    <w:rPr>
                      <w:rFonts w:ascii="Montserrat" w:hAnsi="Montserrat" w:cs="Arial"/>
                      <w:i/>
                      <w:sz w:val="18"/>
                      <w:szCs w:val="18"/>
                    </w:rPr>
                  </w:rPrChange>
                </w:rPr>
                <w:t>“El valor de este campo se obtiene del proceso de firmado del SAT”</w:t>
              </w:r>
            </w:ins>
          </w:p>
        </w:tc>
      </w:tr>
      <w:tr w:rsidR="00AE7BF3" w:rsidRPr="00AE7BF3" w14:paraId="419E2908" w14:textId="77777777" w:rsidTr="00B04EE0">
        <w:trPr>
          <w:trHeight w:val="454"/>
          <w:tblHeader/>
          <w:jc w:val="center"/>
          <w:ins w:id="1563"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6C751D24" w14:textId="77777777" w:rsidR="00AE7BF3" w:rsidRPr="00AE7BF3" w:rsidRDefault="00AE7BF3" w:rsidP="00B04EE0">
            <w:pPr>
              <w:pStyle w:val="TableHeading0"/>
              <w:rPr>
                <w:ins w:id="1564" w:author="Licencia Office" w:date="2026-04-22T13:36:00Z" w16du:dateUtc="2026-04-22T19:36:00Z"/>
                <w:rFonts w:ascii="Montserrat" w:hAnsi="Montserrat" w:cs="Arial"/>
                <w:b w:val="0"/>
                <w:highlight w:val="cyan"/>
                <w:lang w:val="es-MX"/>
                <w:rPrChange w:id="1565" w:author="Licencia Office" w:date="2026-04-22T13:37:00Z" w16du:dateUtc="2026-04-22T19:37:00Z">
                  <w:rPr>
                    <w:ins w:id="1566" w:author="Licencia Office" w:date="2026-04-22T13:36:00Z" w16du:dateUtc="2026-04-22T19:36:00Z"/>
                    <w:rFonts w:ascii="Montserrat" w:hAnsi="Montserrat" w:cs="Arial"/>
                    <w:b w:val="0"/>
                    <w:lang w:val="es-MX"/>
                  </w:rPr>
                </w:rPrChange>
              </w:rPr>
            </w:pPr>
            <w:ins w:id="1567" w:author="Licencia Office" w:date="2026-04-22T13:36:00Z" w16du:dateUtc="2026-04-22T19:36:00Z">
              <w:r w:rsidRPr="00AE7BF3">
                <w:rPr>
                  <w:rFonts w:ascii="Montserrat" w:hAnsi="Montserrat" w:cs="Arial"/>
                  <w:b w:val="0"/>
                  <w:highlight w:val="cyan"/>
                  <w:lang w:val="es-MX"/>
                  <w:rPrChange w:id="1568" w:author="Licencia Office" w:date="2026-04-22T13:37:00Z" w16du:dateUtc="2026-04-22T19:37:00Z">
                    <w:rPr>
                      <w:rFonts w:ascii="Montserrat" w:hAnsi="Montserrat" w:cs="Arial"/>
                      <w:b w:val="0"/>
                      <w:lang w:val="es-MX"/>
                    </w:rPr>
                  </w:rPrChange>
                </w:rPr>
                <w:t>12</w:t>
              </w:r>
            </w:ins>
          </w:p>
        </w:tc>
        <w:tc>
          <w:tcPr>
            <w:tcW w:w="1204" w:type="dxa"/>
            <w:tcBorders>
              <w:top w:val="single" w:sz="6" w:space="0" w:color="auto"/>
              <w:left w:val="single" w:sz="6" w:space="0" w:color="auto"/>
              <w:bottom w:val="single" w:sz="6" w:space="0" w:color="auto"/>
              <w:right w:val="single" w:sz="6" w:space="0" w:color="auto"/>
            </w:tcBorders>
            <w:vAlign w:val="center"/>
          </w:tcPr>
          <w:p w14:paraId="63EBEDD5" w14:textId="77777777" w:rsidR="00AE7BF3" w:rsidRPr="00AE7BF3" w:rsidRDefault="00AE7BF3" w:rsidP="00B04EE0">
            <w:pPr>
              <w:pStyle w:val="TableHeading0"/>
              <w:rPr>
                <w:ins w:id="1569" w:author="Licencia Office" w:date="2026-04-22T13:36:00Z" w16du:dateUtc="2026-04-22T19:36:00Z"/>
                <w:rFonts w:ascii="Montserrat" w:hAnsi="Montserrat" w:cs="Arial"/>
                <w:b w:val="0"/>
                <w:highlight w:val="cyan"/>
                <w:lang w:val="es-MX"/>
                <w:rPrChange w:id="1570" w:author="Licencia Office" w:date="2026-04-22T13:37:00Z" w16du:dateUtc="2026-04-22T19:37:00Z">
                  <w:rPr>
                    <w:ins w:id="1571" w:author="Licencia Office" w:date="2026-04-22T13:36:00Z" w16du:dateUtc="2026-04-22T19:36:00Z"/>
                    <w:rFonts w:ascii="Montserrat" w:hAnsi="Montserrat" w:cs="Arial"/>
                    <w:b w:val="0"/>
                    <w:lang w:val="es-MX"/>
                  </w:rPr>
                </w:rPrChange>
              </w:rPr>
            </w:pPr>
            <w:ins w:id="1572" w:author="Licencia Office" w:date="2026-04-22T13:36:00Z" w16du:dateUtc="2026-04-22T19:36:00Z">
              <w:r w:rsidRPr="00AE7BF3">
                <w:rPr>
                  <w:rFonts w:ascii="Montserrat" w:hAnsi="Montserrat" w:cs="Arial"/>
                  <w:b w:val="0"/>
                  <w:highlight w:val="cyan"/>
                  <w:lang w:val="es-MX"/>
                  <w:rPrChange w:id="1573" w:author="Licencia Office" w:date="2026-04-22T13:37:00Z" w16du:dateUtc="2026-04-22T19:37:00Z">
                    <w:rPr>
                      <w:rFonts w:ascii="Montserrat" w:hAnsi="Montserrat" w:cs="Arial"/>
                      <w:b w:val="0"/>
                      <w:lang w:val="es-MX"/>
                    </w:rPr>
                  </w:rPrChange>
                </w:rPr>
                <w:t>Número de serie del certificado</w:t>
              </w:r>
            </w:ins>
          </w:p>
        </w:tc>
        <w:tc>
          <w:tcPr>
            <w:tcW w:w="1232" w:type="dxa"/>
            <w:tcBorders>
              <w:top w:val="single" w:sz="6" w:space="0" w:color="auto"/>
              <w:left w:val="single" w:sz="6" w:space="0" w:color="auto"/>
              <w:bottom w:val="single" w:sz="6" w:space="0" w:color="auto"/>
              <w:right w:val="single" w:sz="6" w:space="0" w:color="auto"/>
            </w:tcBorders>
            <w:vAlign w:val="center"/>
          </w:tcPr>
          <w:p w14:paraId="6D0FE99B" w14:textId="77777777" w:rsidR="00AE7BF3" w:rsidRPr="00AE7BF3" w:rsidRDefault="00AE7BF3" w:rsidP="00B04EE0">
            <w:pPr>
              <w:pStyle w:val="TableHeading0"/>
              <w:rPr>
                <w:ins w:id="1574" w:author="Licencia Office" w:date="2026-04-22T13:36:00Z" w16du:dateUtc="2026-04-22T19:36:00Z"/>
                <w:rFonts w:ascii="Montserrat" w:hAnsi="Montserrat" w:cs="Arial"/>
                <w:b w:val="0"/>
                <w:highlight w:val="cyan"/>
                <w:lang w:val="es-MX"/>
                <w:rPrChange w:id="1575" w:author="Licencia Office" w:date="2026-04-22T13:37:00Z" w16du:dateUtc="2026-04-22T19:37:00Z">
                  <w:rPr>
                    <w:ins w:id="1576" w:author="Licencia Office" w:date="2026-04-22T13:36:00Z" w16du:dateUtc="2026-04-22T19:36:00Z"/>
                    <w:rFonts w:ascii="Montserrat" w:hAnsi="Montserrat" w:cs="Arial"/>
                    <w:b w:val="0"/>
                    <w:lang w:val="es-MX"/>
                  </w:rPr>
                </w:rPrChange>
              </w:rPr>
            </w:pPr>
            <w:ins w:id="1577" w:author="Licencia Office" w:date="2026-04-22T13:36:00Z" w16du:dateUtc="2026-04-22T19:36:00Z">
              <w:r w:rsidRPr="00AE7BF3">
                <w:rPr>
                  <w:rFonts w:ascii="Montserrat" w:hAnsi="Montserrat" w:cs="Arial"/>
                  <w:b w:val="0"/>
                  <w:highlight w:val="cyan"/>
                  <w:lang w:val="es-MX"/>
                  <w:rPrChange w:id="1578"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1681C85C" w14:textId="77777777" w:rsidR="00AE7BF3" w:rsidRPr="00AE7BF3" w:rsidRDefault="00AE7BF3" w:rsidP="00B04EE0">
            <w:pPr>
              <w:pStyle w:val="TableHeading0"/>
              <w:rPr>
                <w:ins w:id="1579" w:author="Licencia Office" w:date="2026-04-22T13:36:00Z" w16du:dateUtc="2026-04-22T19:36:00Z"/>
                <w:rFonts w:ascii="Montserrat" w:hAnsi="Montserrat" w:cs="Arial"/>
                <w:b w:val="0"/>
                <w:highlight w:val="cyan"/>
                <w:lang w:val="es-MX"/>
                <w:rPrChange w:id="1580" w:author="Licencia Office" w:date="2026-04-22T13:37:00Z" w16du:dateUtc="2026-04-22T19:37:00Z">
                  <w:rPr>
                    <w:ins w:id="1581" w:author="Licencia Office" w:date="2026-04-22T13:36:00Z" w16du:dateUtc="2026-04-22T19:36:00Z"/>
                    <w:rFonts w:ascii="Montserrat" w:hAnsi="Montserrat" w:cs="Arial"/>
                    <w:b w:val="0"/>
                    <w:lang w:val="es-MX"/>
                  </w:rPr>
                </w:rPrChange>
              </w:rPr>
            </w:pPr>
            <w:ins w:id="1582" w:author="Licencia Office" w:date="2026-04-22T13:36:00Z" w16du:dateUtc="2026-04-22T19:36:00Z">
              <w:r w:rsidRPr="00AE7BF3">
                <w:rPr>
                  <w:rFonts w:ascii="Montserrat" w:hAnsi="Montserrat" w:cs="Arial"/>
                  <w:b w:val="0"/>
                  <w:highlight w:val="cyan"/>
                  <w:lang w:val="es-MX"/>
                  <w:rPrChange w:id="1583" w:author="Licencia Office" w:date="2026-04-22T13:37:00Z" w16du:dateUtc="2026-04-22T19:37:00Z">
                    <w:rPr>
                      <w:rFonts w:ascii="Montserrat" w:hAnsi="Montserrat" w:cs="Arial"/>
                      <w:b w:val="0"/>
                      <w:lang w:val="es-MX"/>
                    </w:rPr>
                  </w:rPrChange>
                </w:rPr>
                <w:t>20</w:t>
              </w:r>
            </w:ins>
          </w:p>
        </w:tc>
        <w:tc>
          <w:tcPr>
            <w:tcW w:w="1842" w:type="dxa"/>
            <w:tcBorders>
              <w:top w:val="single" w:sz="6" w:space="0" w:color="auto"/>
              <w:left w:val="single" w:sz="6" w:space="0" w:color="auto"/>
              <w:bottom w:val="single" w:sz="6" w:space="0" w:color="auto"/>
              <w:right w:val="single" w:sz="6" w:space="0" w:color="auto"/>
            </w:tcBorders>
            <w:vAlign w:val="center"/>
          </w:tcPr>
          <w:p w14:paraId="0BF03E60" w14:textId="77777777" w:rsidR="00AE7BF3" w:rsidRPr="00AE7BF3" w:rsidRDefault="00AE7BF3" w:rsidP="00B04EE0">
            <w:pPr>
              <w:pStyle w:val="TableHeading0"/>
              <w:rPr>
                <w:ins w:id="1584" w:author="Licencia Office" w:date="2026-04-22T13:36:00Z" w16du:dateUtc="2026-04-22T19:36:00Z"/>
                <w:rFonts w:ascii="Montserrat" w:hAnsi="Montserrat" w:cs="Arial"/>
                <w:b w:val="0"/>
                <w:highlight w:val="cyan"/>
                <w:lang w:val="es-MX"/>
                <w:rPrChange w:id="1585" w:author="Licencia Office" w:date="2026-04-22T13:37:00Z" w16du:dateUtc="2026-04-22T19:37:00Z">
                  <w:rPr>
                    <w:ins w:id="1586" w:author="Licencia Office" w:date="2026-04-22T13:36:00Z" w16du:dateUtc="2026-04-22T19:36:00Z"/>
                    <w:rFonts w:ascii="Montserrat" w:hAnsi="Montserrat" w:cs="Arial"/>
                    <w:b w:val="0"/>
                    <w:lang w:val="es-MX"/>
                  </w:rPr>
                </w:rPrChange>
              </w:rPr>
            </w:pPr>
            <w:ins w:id="1587" w:author="Licencia Office" w:date="2026-04-22T13:36:00Z" w16du:dateUtc="2026-04-22T19:36:00Z">
              <w:r w:rsidRPr="00AE7BF3">
                <w:rPr>
                  <w:rFonts w:ascii="Montserrat" w:hAnsi="Montserrat" w:cs="Arial"/>
                  <w:b w:val="0"/>
                  <w:highlight w:val="cyan"/>
                  <w:lang w:val="es-MX"/>
                  <w:rPrChange w:id="1588" w:author="Licencia Office" w:date="2026-04-22T13:37:00Z" w16du:dateUtc="2026-04-22T19:37:00Z">
                    <w:rPr>
                      <w:rFonts w:ascii="Montserrat" w:hAnsi="Montserrat" w:cs="Arial"/>
                      <w:b w:val="0"/>
                      <w:lang w:val="es-MX"/>
                    </w:rPr>
                  </w:rPrChange>
                </w:rPr>
                <w:t>Lista de certificados autorizados</w:t>
              </w:r>
            </w:ins>
          </w:p>
        </w:tc>
        <w:tc>
          <w:tcPr>
            <w:tcW w:w="1395" w:type="dxa"/>
            <w:tcBorders>
              <w:top w:val="single" w:sz="6" w:space="0" w:color="auto"/>
              <w:left w:val="single" w:sz="6" w:space="0" w:color="auto"/>
              <w:bottom w:val="single" w:sz="6" w:space="0" w:color="auto"/>
              <w:right w:val="single" w:sz="6" w:space="0" w:color="auto"/>
            </w:tcBorders>
            <w:vAlign w:val="center"/>
          </w:tcPr>
          <w:p w14:paraId="1A95B142" w14:textId="77777777" w:rsidR="00AE7BF3" w:rsidRPr="00AE7BF3" w:rsidRDefault="00AE7BF3" w:rsidP="00B04EE0">
            <w:pPr>
              <w:pStyle w:val="TableHeading0"/>
              <w:rPr>
                <w:ins w:id="1589" w:author="Licencia Office" w:date="2026-04-22T13:36:00Z" w16du:dateUtc="2026-04-22T19:36:00Z"/>
                <w:rFonts w:ascii="Montserrat" w:hAnsi="Montserrat" w:cs="Arial"/>
                <w:b w:val="0"/>
                <w:highlight w:val="cyan"/>
                <w:lang w:val="es-MX"/>
                <w:rPrChange w:id="1590" w:author="Licencia Office" w:date="2026-04-22T13:37:00Z" w16du:dateUtc="2026-04-22T19:37:00Z">
                  <w:rPr>
                    <w:ins w:id="1591" w:author="Licencia Office" w:date="2026-04-22T13:36:00Z" w16du:dateUtc="2026-04-22T19:36:00Z"/>
                    <w:rFonts w:ascii="Montserrat" w:hAnsi="Montserrat" w:cs="Arial"/>
                    <w:b w:val="0"/>
                    <w:lang w:val="es-MX"/>
                  </w:rPr>
                </w:rPrChange>
              </w:rPr>
            </w:pPr>
            <w:ins w:id="1592" w:author="Licencia Office" w:date="2026-04-22T13:36:00Z" w16du:dateUtc="2026-04-22T19:36:00Z">
              <w:r w:rsidRPr="00AE7BF3">
                <w:rPr>
                  <w:rFonts w:ascii="Montserrat" w:hAnsi="Montserrat" w:cs="Arial"/>
                  <w:b w:val="0"/>
                  <w:highlight w:val="cyan"/>
                  <w:lang w:val="es-MX"/>
                  <w:rPrChange w:id="1593"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7BBDF648" w14:textId="77777777" w:rsidR="00AE7BF3" w:rsidRPr="00AE7BF3" w:rsidRDefault="00AE7BF3" w:rsidP="00B04EE0">
            <w:pPr>
              <w:jc w:val="center"/>
              <w:rPr>
                <w:ins w:id="1594" w:author="Licencia Office" w:date="2026-04-22T13:36:00Z" w16du:dateUtc="2026-04-22T19:36:00Z"/>
                <w:rFonts w:ascii="Montserrat" w:hAnsi="Montserrat" w:cs="Arial"/>
                <w:i/>
                <w:sz w:val="18"/>
                <w:szCs w:val="18"/>
                <w:highlight w:val="cyan"/>
                <w:rPrChange w:id="1595" w:author="Licencia Office" w:date="2026-04-22T13:37:00Z" w16du:dateUtc="2026-04-22T19:37:00Z">
                  <w:rPr>
                    <w:ins w:id="1596" w:author="Licencia Office" w:date="2026-04-22T13:36:00Z" w16du:dateUtc="2026-04-22T19:36:00Z"/>
                    <w:rFonts w:ascii="Montserrat" w:hAnsi="Montserrat" w:cs="Arial"/>
                    <w:i/>
                    <w:sz w:val="18"/>
                    <w:szCs w:val="18"/>
                  </w:rPr>
                </w:rPrChange>
              </w:rPr>
            </w:pPr>
            <w:ins w:id="1597" w:author="Licencia Office" w:date="2026-04-22T13:36:00Z" w16du:dateUtc="2026-04-22T19:36:00Z">
              <w:r w:rsidRPr="00AE7BF3">
                <w:rPr>
                  <w:rFonts w:ascii="Montserrat" w:hAnsi="Montserrat" w:cs="Arial"/>
                  <w:i/>
                  <w:sz w:val="18"/>
                  <w:szCs w:val="18"/>
                  <w:highlight w:val="cyan"/>
                  <w:rPrChange w:id="1598" w:author="Licencia Office" w:date="2026-04-22T13:37:00Z" w16du:dateUtc="2026-04-22T19:37:00Z">
                    <w:rPr>
                      <w:rFonts w:ascii="Montserrat" w:hAnsi="Montserrat" w:cs="Arial"/>
                      <w:i/>
                      <w:sz w:val="18"/>
                      <w:szCs w:val="18"/>
                    </w:rPr>
                  </w:rPrChange>
                </w:rPr>
                <w:t>“N/A”</w:t>
              </w:r>
            </w:ins>
          </w:p>
        </w:tc>
      </w:tr>
    </w:tbl>
    <w:p w14:paraId="6B9901ED" w14:textId="77777777" w:rsidR="00AE7BF3" w:rsidRPr="00AE7BF3" w:rsidRDefault="00AE7BF3" w:rsidP="00AE7BF3">
      <w:pPr>
        <w:pStyle w:val="BodyText"/>
        <w:spacing w:before="0" w:after="0"/>
        <w:rPr>
          <w:ins w:id="1599" w:author="Licencia Office" w:date="2026-04-22T13:36:00Z" w16du:dateUtc="2026-04-22T19:36:00Z"/>
          <w:rFonts w:ascii="Montserrat" w:hAnsi="Montserrat" w:cs="Arial"/>
          <w:sz w:val="20"/>
          <w:highlight w:val="cyan"/>
          <w:rPrChange w:id="1600" w:author="Licencia Office" w:date="2026-04-22T13:37:00Z" w16du:dateUtc="2026-04-22T19:37:00Z">
            <w:rPr>
              <w:ins w:id="1601" w:author="Licencia Office" w:date="2026-04-22T13:36:00Z" w16du:dateUtc="2026-04-22T19:36:00Z"/>
              <w:rFonts w:ascii="Montserrat" w:hAnsi="Montserrat" w:cs="Arial"/>
              <w:sz w:val="20"/>
            </w:rPr>
          </w:rPrChange>
        </w:rPr>
      </w:pPr>
    </w:p>
    <w:p w14:paraId="67EBE21F" w14:textId="77777777" w:rsidR="00AE7BF3" w:rsidRPr="00AE7BF3" w:rsidRDefault="00AE7BF3" w:rsidP="00AE7BF3">
      <w:pPr>
        <w:pStyle w:val="Ttulo2"/>
        <w:rPr>
          <w:ins w:id="1602" w:author="Licencia Office" w:date="2026-04-22T13:36:00Z" w16du:dateUtc="2026-04-22T19:36:00Z"/>
          <w:rFonts w:ascii="Montserrat" w:hAnsi="Montserrat"/>
          <w:sz w:val="20"/>
          <w:szCs w:val="20"/>
          <w:highlight w:val="cyan"/>
          <w:rPrChange w:id="1603" w:author="Licencia Office" w:date="2026-04-22T13:37:00Z" w16du:dateUtc="2026-04-22T19:37:00Z">
            <w:rPr>
              <w:ins w:id="1604" w:author="Licencia Office" w:date="2026-04-22T13:36:00Z" w16du:dateUtc="2026-04-22T19:36:00Z"/>
              <w:rFonts w:ascii="Montserrat" w:hAnsi="Montserrat"/>
              <w:sz w:val="20"/>
              <w:szCs w:val="20"/>
            </w:rPr>
          </w:rPrChange>
        </w:rPr>
      </w:pPr>
      <w:ins w:id="1605" w:author="Licencia Office" w:date="2026-04-22T13:36:00Z" w16du:dateUtc="2026-04-22T19:36:00Z">
        <w:r w:rsidRPr="00AE7BF3">
          <w:rPr>
            <w:rFonts w:ascii="Montserrat" w:hAnsi="Montserrat"/>
            <w:sz w:val="20"/>
            <w:szCs w:val="20"/>
            <w:highlight w:val="cyan"/>
            <w:rPrChange w:id="1606" w:author="Licencia Office" w:date="2026-04-22T13:37:00Z" w16du:dateUtc="2026-04-22T19:37:00Z">
              <w:rPr>
                <w:rFonts w:ascii="Montserrat" w:hAnsi="Montserrat"/>
                <w:sz w:val="20"/>
                <w:szCs w:val="20"/>
              </w:rPr>
            </w:rPrChange>
          </w:rPr>
          <w:t>&lt;Respuesta Rechazada con Código 200&gt;</w:t>
        </w:r>
      </w:ins>
    </w:p>
    <w:p w14:paraId="5F4EB75F" w14:textId="77777777" w:rsidR="00AE7BF3" w:rsidRPr="00AE7BF3" w:rsidRDefault="00AE7BF3" w:rsidP="00AE7BF3">
      <w:pPr>
        <w:pStyle w:val="Ttulo1"/>
        <w:rPr>
          <w:ins w:id="1607" w:author="Licencia Office" w:date="2026-04-22T13:36:00Z" w16du:dateUtc="2026-04-22T19:36:00Z"/>
          <w:rFonts w:ascii="Montserrat" w:hAnsi="Montserrat"/>
          <w:b w:val="0"/>
          <w:bCs w:val="0"/>
          <w:color w:val="0000FF"/>
          <w:kern w:val="0"/>
          <w:sz w:val="20"/>
          <w:szCs w:val="20"/>
          <w:highlight w:val="cyan"/>
          <w:rPrChange w:id="1608" w:author="Licencia Office" w:date="2026-04-22T13:37:00Z" w16du:dateUtc="2026-04-22T19:37:00Z">
            <w:rPr>
              <w:ins w:id="1609" w:author="Licencia Office" w:date="2026-04-22T13:36:00Z" w16du:dateUtc="2026-04-22T19:36:00Z"/>
              <w:rFonts w:ascii="Montserrat" w:hAnsi="Montserrat"/>
              <w:b w:val="0"/>
              <w:bCs w:val="0"/>
              <w:color w:val="0000FF"/>
              <w:kern w:val="0"/>
              <w:sz w:val="20"/>
              <w:szCs w:val="20"/>
            </w:rPr>
          </w:rPrChange>
        </w:rPr>
      </w:pPr>
      <w:ins w:id="1610" w:author="Licencia Office" w:date="2026-04-22T13:36:00Z" w16du:dateUtc="2026-04-22T19:36:00Z">
        <w:r w:rsidRPr="00AE7BF3">
          <w:rPr>
            <w:rFonts w:ascii="Montserrat" w:hAnsi="Montserrat"/>
            <w:sz w:val="20"/>
            <w:szCs w:val="20"/>
            <w:highlight w:val="cyan"/>
            <w:rPrChange w:id="1611" w:author="Licencia Office" w:date="2026-04-22T13:37:00Z" w16du:dateUtc="2026-04-22T19:37:00Z">
              <w:rPr>
                <w:rFonts w:ascii="Montserrat" w:hAnsi="Montserrat"/>
                <w:sz w:val="20"/>
                <w:szCs w:val="20"/>
              </w:rPr>
            </w:rPrChange>
          </w:rPr>
          <w:t xml:space="preserve">TIPO ENTRADA/SALIDA </w:t>
        </w:r>
        <w:r w:rsidRPr="00AE7BF3">
          <w:rPr>
            <w:rStyle w:val="InfoHiddenChar"/>
            <w:rFonts w:ascii="Montserrat" w:hAnsi="Montserrat"/>
            <w:i w:val="0"/>
            <w:sz w:val="20"/>
            <w:szCs w:val="20"/>
            <w:highlight w:val="cyan"/>
            <w:rPrChange w:id="1612" w:author="Licencia Office" w:date="2026-04-22T13:37:00Z" w16du:dateUtc="2026-04-22T19:37:00Z">
              <w:rPr>
                <w:rStyle w:val="InfoHiddenChar"/>
                <w:rFonts w:ascii="Montserrat" w:hAnsi="Montserrat"/>
                <w:i w:val="0"/>
                <w:sz w:val="20"/>
                <w:szCs w:val="20"/>
              </w:rPr>
            </w:rPrChange>
          </w:rPr>
          <w:t>[Fase: Análisis] [Etapa: Especificación Funcional] (ACSN)</w:t>
        </w:r>
      </w:ins>
    </w:p>
    <w:p w14:paraId="69DD97DE" w14:textId="77777777" w:rsidR="00AE7BF3" w:rsidRPr="00AE7BF3" w:rsidRDefault="00AE7BF3" w:rsidP="00AE7BF3">
      <w:pPr>
        <w:rPr>
          <w:ins w:id="1613" w:author="Licencia Office" w:date="2026-04-22T13:36:00Z" w16du:dateUtc="2026-04-22T19:36:00Z"/>
          <w:highlight w:val="cyan"/>
          <w:rPrChange w:id="1614" w:author="Licencia Office" w:date="2026-04-22T13:37:00Z" w16du:dateUtc="2026-04-22T19:37:00Z">
            <w:rPr>
              <w:ins w:id="1615" w:author="Licencia Office" w:date="2026-04-22T13:36:00Z" w16du:dateUtc="2026-04-22T19:36:00Z"/>
            </w:rPr>
          </w:rPrChange>
        </w:rPr>
      </w:pPr>
    </w:p>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AE7BF3" w:rsidRPr="00AE7BF3" w14:paraId="56265A2F" w14:textId="77777777" w:rsidTr="00B04EE0">
        <w:trPr>
          <w:trHeight w:val="548"/>
          <w:tblHeader/>
          <w:jc w:val="center"/>
          <w:ins w:id="1616"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7518101D" w14:textId="77777777" w:rsidR="00AE7BF3" w:rsidRPr="00AE7BF3" w:rsidRDefault="00AE7BF3" w:rsidP="00B04EE0">
            <w:pPr>
              <w:pStyle w:val="TableHeading0"/>
              <w:rPr>
                <w:ins w:id="1617" w:author="Licencia Office" w:date="2026-04-22T13:36:00Z" w16du:dateUtc="2026-04-22T19:36:00Z"/>
                <w:rFonts w:ascii="Montserrat" w:hAnsi="Montserrat" w:cs="Arial"/>
                <w:highlight w:val="cyan"/>
                <w:lang w:val="es-MX"/>
                <w:rPrChange w:id="1618" w:author="Licencia Office" w:date="2026-04-22T13:37:00Z" w16du:dateUtc="2026-04-22T19:37:00Z">
                  <w:rPr>
                    <w:ins w:id="1619" w:author="Licencia Office" w:date="2026-04-22T13:36:00Z" w16du:dateUtc="2026-04-22T19:36:00Z"/>
                    <w:rFonts w:ascii="Montserrat" w:hAnsi="Montserrat" w:cs="Arial"/>
                    <w:lang w:val="es-MX"/>
                  </w:rPr>
                </w:rPrChange>
              </w:rPr>
            </w:pPr>
            <w:ins w:id="1620" w:author="Licencia Office" w:date="2026-04-22T13:36:00Z" w16du:dateUtc="2026-04-22T19:36:00Z">
              <w:r w:rsidRPr="00AE7BF3">
                <w:rPr>
                  <w:rFonts w:ascii="Montserrat" w:hAnsi="Montserrat" w:cs="Arial"/>
                  <w:highlight w:val="cyan"/>
                  <w:lang w:val="es-MX"/>
                  <w:rPrChange w:id="1621" w:author="Licencia Office" w:date="2026-04-22T13:37:00Z" w16du:dateUtc="2026-04-22T19:37:00Z">
                    <w:rPr>
                      <w:rFonts w:ascii="Montserrat" w:hAnsi="Montserrat" w:cs="Arial"/>
                      <w:lang w:val="es-MX"/>
                    </w:rPr>
                  </w:rPrChange>
                </w:rPr>
                <w:t>I/O/B</w:t>
              </w:r>
            </w:ins>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372F1B07" w14:textId="77777777" w:rsidR="00AE7BF3" w:rsidRPr="00AE7BF3" w:rsidRDefault="00AE7BF3" w:rsidP="00B04EE0">
            <w:pPr>
              <w:pStyle w:val="TableHeading0"/>
              <w:rPr>
                <w:ins w:id="1622" w:author="Licencia Office" w:date="2026-04-22T13:36:00Z" w16du:dateUtc="2026-04-22T19:36:00Z"/>
                <w:rFonts w:ascii="Montserrat" w:hAnsi="Montserrat" w:cs="Arial"/>
                <w:highlight w:val="cyan"/>
                <w:lang w:val="es-MX"/>
                <w:rPrChange w:id="1623" w:author="Licencia Office" w:date="2026-04-22T13:37:00Z" w16du:dateUtc="2026-04-22T19:37:00Z">
                  <w:rPr>
                    <w:ins w:id="1624" w:author="Licencia Office" w:date="2026-04-22T13:36:00Z" w16du:dateUtc="2026-04-22T19:36:00Z"/>
                    <w:rFonts w:ascii="Montserrat" w:hAnsi="Montserrat" w:cs="Arial"/>
                    <w:lang w:val="es-MX"/>
                  </w:rPr>
                </w:rPrChange>
              </w:rPr>
            </w:pPr>
            <w:ins w:id="1625" w:author="Licencia Office" w:date="2026-04-22T13:36:00Z" w16du:dateUtc="2026-04-22T19:36:00Z">
              <w:r w:rsidRPr="00AE7BF3">
                <w:rPr>
                  <w:rFonts w:ascii="Montserrat" w:hAnsi="Montserrat" w:cs="Arial"/>
                  <w:highlight w:val="cyan"/>
                  <w:lang w:val="es-MX"/>
                  <w:rPrChange w:id="1626" w:author="Licencia Office" w:date="2026-04-22T13:37:00Z" w16du:dateUtc="2026-04-22T19:37:00Z">
                    <w:rPr>
                      <w:rFonts w:ascii="Montserrat" w:hAnsi="Montserrat" w:cs="Arial"/>
                      <w:lang w:val="es-MX"/>
                    </w:rPr>
                  </w:rPrChange>
                </w:rPr>
                <w:t>Formato</w:t>
              </w:r>
            </w:ins>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252CA400" w14:textId="77777777" w:rsidR="00AE7BF3" w:rsidRPr="00AE7BF3" w:rsidRDefault="00AE7BF3" w:rsidP="00B04EE0">
            <w:pPr>
              <w:pStyle w:val="TableHeading0"/>
              <w:rPr>
                <w:ins w:id="1627" w:author="Licencia Office" w:date="2026-04-22T13:36:00Z" w16du:dateUtc="2026-04-22T19:36:00Z"/>
                <w:rFonts w:ascii="Montserrat" w:hAnsi="Montserrat" w:cs="Arial"/>
                <w:highlight w:val="cyan"/>
                <w:lang w:val="es-MX"/>
                <w:rPrChange w:id="1628" w:author="Licencia Office" w:date="2026-04-22T13:37:00Z" w16du:dateUtc="2026-04-22T19:37:00Z">
                  <w:rPr>
                    <w:ins w:id="1629" w:author="Licencia Office" w:date="2026-04-22T13:36:00Z" w16du:dateUtc="2026-04-22T19:36:00Z"/>
                    <w:rFonts w:ascii="Montserrat" w:hAnsi="Montserrat" w:cs="Arial"/>
                    <w:lang w:val="es-MX"/>
                  </w:rPr>
                </w:rPrChange>
              </w:rPr>
            </w:pPr>
            <w:ins w:id="1630" w:author="Licencia Office" w:date="2026-04-22T13:36:00Z" w16du:dateUtc="2026-04-22T19:36:00Z">
              <w:r w:rsidRPr="00AE7BF3">
                <w:rPr>
                  <w:rFonts w:ascii="Montserrat" w:hAnsi="Montserrat" w:cs="Arial"/>
                  <w:highlight w:val="cyan"/>
                  <w:lang w:val="es-MX"/>
                  <w:rPrChange w:id="1631" w:author="Licencia Office" w:date="2026-04-22T13:37:00Z" w16du:dateUtc="2026-04-22T19:37:00Z">
                    <w:rPr>
                      <w:rFonts w:ascii="Montserrat" w:hAnsi="Montserrat" w:cs="Arial"/>
                      <w:lang w:val="es-MX"/>
                    </w:rPr>
                  </w:rPrChange>
                </w:rPr>
                <w:t xml:space="preserve">Medios de Comunicación </w:t>
              </w:r>
            </w:ins>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3C9C6047" w14:textId="77777777" w:rsidR="00AE7BF3" w:rsidRPr="00AE7BF3" w:rsidRDefault="00AE7BF3" w:rsidP="00B04EE0">
            <w:pPr>
              <w:pStyle w:val="TableHeading0"/>
              <w:rPr>
                <w:ins w:id="1632" w:author="Licencia Office" w:date="2026-04-22T13:36:00Z" w16du:dateUtc="2026-04-22T19:36:00Z"/>
                <w:rFonts w:ascii="Montserrat" w:hAnsi="Montserrat" w:cs="Arial"/>
                <w:highlight w:val="cyan"/>
                <w:lang w:val="es-MX"/>
                <w:rPrChange w:id="1633" w:author="Licencia Office" w:date="2026-04-22T13:37:00Z" w16du:dateUtc="2026-04-22T19:37:00Z">
                  <w:rPr>
                    <w:ins w:id="1634" w:author="Licencia Office" w:date="2026-04-22T13:36:00Z" w16du:dateUtc="2026-04-22T19:36:00Z"/>
                    <w:rFonts w:ascii="Montserrat" w:hAnsi="Montserrat" w:cs="Arial"/>
                    <w:lang w:val="es-MX"/>
                  </w:rPr>
                </w:rPrChange>
              </w:rPr>
            </w:pPr>
            <w:ins w:id="1635" w:author="Licencia Office" w:date="2026-04-22T13:36:00Z" w16du:dateUtc="2026-04-22T19:36:00Z">
              <w:r w:rsidRPr="00AE7BF3">
                <w:rPr>
                  <w:rFonts w:ascii="Montserrat" w:hAnsi="Montserrat" w:cs="Arial"/>
                  <w:highlight w:val="cyan"/>
                  <w:lang w:val="es-MX"/>
                  <w:rPrChange w:id="1636" w:author="Licencia Office" w:date="2026-04-22T13:37:00Z" w16du:dateUtc="2026-04-22T19:37:00Z">
                    <w:rPr>
                      <w:rFonts w:ascii="Montserrat" w:hAnsi="Montserrat" w:cs="Arial"/>
                      <w:lang w:val="es-MX"/>
                    </w:rPr>
                  </w:rPrChange>
                </w:rPr>
                <w:t>Volumen</w:t>
              </w:r>
            </w:ins>
          </w:p>
        </w:tc>
      </w:tr>
      <w:tr w:rsidR="00AE7BF3" w:rsidRPr="00AE7BF3" w14:paraId="0F5FAD4B" w14:textId="77777777" w:rsidTr="00B04EE0">
        <w:trPr>
          <w:trHeight w:val="754"/>
          <w:tblHeader/>
          <w:jc w:val="center"/>
          <w:ins w:id="1637"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vAlign w:val="center"/>
          </w:tcPr>
          <w:p w14:paraId="185EA77A" w14:textId="77777777" w:rsidR="00AE7BF3" w:rsidRPr="00AE7BF3" w:rsidRDefault="00AE7BF3" w:rsidP="00B04EE0">
            <w:pPr>
              <w:pStyle w:val="TableHeading0"/>
              <w:rPr>
                <w:ins w:id="1638" w:author="Licencia Office" w:date="2026-04-22T13:36:00Z" w16du:dateUtc="2026-04-22T19:36:00Z"/>
                <w:rFonts w:ascii="Montserrat" w:hAnsi="Montserrat" w:cs="Arial"/>
                <w:b w:val="0"/>
                <w:highlight w:val="cyan"/>
                <w:lang w:val="es-MX"/>
                <w:rPrChange w:id="1639" w:author="Licencia Office" w:date="2026-04-22T13:37:00Z" w16du:dateUtc="2026-04-22T19:37:00Z">
                  <w:rPr>
                    <w:ins w:id="1640" w:author="Licencia Office" w:date="2026-04-22T13:36:00Z" w16du:dateUtc="2026-04-22T19:36:00Z"/>
                    <w:rFonts w:ascii="Montserrat" w:hAnsi="Montserrat" w:cs="Arial"/>
                    <w:b w:val="0"/>
                    <w:lang w:val="es-MX"/>
                  </w:rPr>
                </w:rPrChange>
              </w:rPr>
            </w:pPr>
            <w:ins w:id="1641" w:author="Licencia Office" w:date="2026-04-22T13:36:00Z" w16du:dateUtc="2026-04-22T19:36:00Z">
              <w:r w:rsidRPr="00AE7BF3">
                <w:rPr>
                  <w:rFonts w:ascii="Montserrat" w:hAnsi="Montserrat" w:cs="Arial"/>
                  <w:b w:val="0"/>
                  <w:highlight w:val="cyan"/>
                  <w:lang w:val="es-MX"/>
                  <w:rPrChange w:id="1642" w:author="Licencia Office" w:date="2026-04-22T13:37:00Z" w16du:dateUtc="2026-04-22T19:37:00Z">
                    <w:rPr>
                      <w:rFonts w:ascii="Montserrat" w:hAnsi="Montserrat" w:cs="Arial"/>
                      <w:b w:val="0"/>
                      <w:lang w:val="es-MX"/>
                    </w:rPr>
                  </w:rPrChange>
                </w:rPr>
                <w:t>O</w:t>
              </w:r>
            </w:ins>
          </w:p>
        </w:tc>
        <w:tc>
          <w:tcPr>
            <w:tcW w:w="2845" w:type="dxa"/>
            <w:tcBorders>
              <w:top w:val="single" w:sz="6" w:space="0" w:color="auto"/>
              <w:left w:val="single" w:sz="6" w:space="0" w:color="auto"/>
              <w:bottom w:val="single" w:sz="6" w:space="0" w:color="auto"/>
              <w:right w:val="single" w:sz="6" w:space="0" w:color="auto"/>
            </w:tcBorders>
            <w:vAlign w:val="center"/>
          </w:tcPr>
          <w:p w14:paraId="024BA41A" w14:textId="77777777" w:rsidR="00AE7BF3" w:rsidRPr="00AE7BF3" w:rsidRDefault="00AE7BF3" w:rsidP="00B04EE0">
            <w:pPr>
              <w:pStyle w:val="TableHeading0"/>
              <w:rPr>
                <w:ins w:id="1643" w:author="Licencia Office" w:date="2026-04-22T13:36:00Z" w16du:dateUtc="2026-04-22T19:36:00Z"/>
                <w:rFonts w:ascii="Montserrat" w:hAnsi="Montserrat" w:cs="Arial"/>
                <w:b w:val="0"/>
                <w:highlight w:val="cyan"/>
                <w:lang w:val="es-MX"/>
                <w:rPrChange w:id="1644" w:author="Licencia Office" w:date="2026-04-22T13:37:00Z" w16du:dateUtc="2026-04-22T19:37:00Z">
                  <w:rPr>
                    <w:ins w:id="1645" w:author="Licencia Office" w:date="2026-04-22T13:36:00Z" w16du:dateUtc="2026-04-22T19:36:00Z"/>
                    <w:rFonts w:ascii="Montserrat" w:hAnsi="Montserrat" w:cs="Arial"/>
                    <w:b w:val="0"/>
                    <w:lang w:val="es-MX"/>
                  </w:rPr>
                </w:rPrChange>
              </w:rPr>
            </w:pPr>
            <w:ins w:id="1646" w:author="Licencia Office" w:date="2026-04-22T13:36:00Z" w16du:dateUtc="2026-04-22T19:36:00Z">
              <w:r w:rsidRPr="00AE7BF3">
                <w:rPr>
                  <w:rFonts w:ascii="Montserrat" w:hAnsi="Montserrat" w:cs="Arial"/>
                  <w:b w:val="0"/>
                  <w:highlight w:val="cyan"/>
                  <w:lang w:val="es-MX"/>
                  <w:rPrChange w:id="1647" w:author="Licencia Office" w:date="2026-04-22T13:37:00Z" w16du:dateUtc="2026-04-22T19:37:00Z">
                    <w:rPr>
                      <w:rFonts w:ascii="Montserrat" w:hAnsi="Montserrat" w:cs="Arial"/>
                      <w:b w:val="0"/>
                      <w:lang w:val="es-MX"/>
                    </w:rPr>
                  </w:rPrChange>
                </w:rPr>
                <w:t>XML</w:t>
              </w:r>
            </w:ins>
          </w:p>
        </w:tc>
        <w:tc>
          <w:tcPr>
            <w:tcW w:w="3020" w:type="dxa"/>
            <w:tcBorders>
              <w:top w:val="single" w:sz="6" w:space="0" w:color="auto"/>
              <w:left w:val="single" w:sz="6" w:space="0" w:color="auto"/>
              <w:bottom w:val="single" w:sz="6" w:space="0" w:color="auto"/>
              <w:right w:val="single" w:sz="6" w:space="0" w:color="auto"/>
            </w:tcBorders>
            <w:vAlign w:val="center"/>
          </w:tcPr>
          <w:p w14:paraId="2AE33670" w14:textId="77777777" w:rsidR="00AE7BF3" w:rsidRPr="00AE7BF3" w:rsidRDefault="00AE7BF3" w:rsidP="00B04EE0">
            <w:pPr>
              <w:pStyle w:val="TableHeading0"/>
              <w:rPr>
                <w:ins w:id="1648" w:author="Licencia Office" w:date="2026-04-22T13:36:00Z" w16du:dateUtc="2026-04-22T19:36:00Z"/>
                <w:rFonts w:ascii="Montserrat" w:hAnsi="Montserrat" w:cs="Arial"/>
                <w:b w:val="0"/>
                <w:highlight w:val="cyan"/>
                <w:lang w:val="es-MX"/>
                <w:rPrChange w:id="1649" w:author="Licencia Office" w:date="2026-04-22T13:37:00Z" w16du:dateUtc="2026-04-22T19:37:00Z">
                  <w:rPr>
                    <w:ins w:id="1650" w:author="Licencia Office" w:date="2026-04-22T13:36:00Z" w16du:dateUtc="2026-04-22T19:36:00Z"/>
                    <w:rFonts w:ascii="Montserrat" w:hAnsi="Montserrat" w:cs="Arial"/>
                    <w:b w:val="0"/>
                    <w:lang w:val="es-MX"/>
                  </w:rPr>
                </w:rPrChange>
              </w:rPr>
            </w:pPr>
            <w:ins w:id="1651" w:author="Licencia Office" w:date="2026-04-22T13:36:00Z" w16du:dateUtc="2026-04-22T19:36:00Z">
              <w:r w:rsidRPr="00AE7BF3">
                <w:rPr>
                  <w:rFonts w:ascii="Montserrat" w:hAnsi="Montserrat" w:cs="Arial"/>
                  <w:b w:val="0"/>
                  <w:highlight w:val="cyan"/>
                  <w:lang w:val="es-MX"/>
                  <w:rPrChange w:id="1652" w:author="Licencia Office" w:date="2026-04-22T13:37:00Z" w16du:dateUtc="2026-04-22T19:37:00Z">
                    <w:rPr>
                      <w:rFonts w:ascii="Montserrat" w:hAnsi="Montserrat" w:cs="Arial"/>
                      <w:b w:val="0"/>
                      <w:lang w:val="es-MX"/>
                    </w:rPr>
                  </w:rPrChange>
                </w:rPr>
                <w:t>HTML</w:t>
              </w:r>
            </w:ins>
          </w:p>
        </w:tc>
        <w:tc>
          <w:tcPr>
            <w:tcW w:w="2073" w:type="dxa"/>
            <w:tcBorders>
              <w:top w:val="single" w:sz="6" w:space="0" w:color="auto"/>
              <w:left w:val="single" w:sz="6" w:space="0" w:color="auto"/>
              <w:bottom w:val="single" w:sz="6" w:space="0" w:color="auto"/>
              <w:right w:val="single" w:sz="6" w:space="0" w:color="auto"/>
            </w:tcBorders>
            <w:vAlign w:val="center"/>
          </w:tcPr>
          <w:p w14:paraId="69AC3AFB" w14:textId="77777777" w:rsidR="00AE7BF3" w:rsidRPr="00AE7BF3" w:rsidRDefault="00AE7BF3" w:rsidP="00B04EE0">
            <w:pPr>
              <w:pStyle w:val="TableHeading0"/>
              <w:rPr>
                <w:ins w:id="1653" w:author="Licencia Office" w:date="2026-04-22T13:36:00Z" w16du:dateUtc="2026-04-22T19:36:00Z"/>
                <w:rFonts w:ascii="Montserrat" w:hAnsi="Montserrat" w:cs="Arial"/>
                <w:b w:val="0"/>
                <w:highlight w:val="cyan"/>
                <w:lang w:val="es-MX"/>
                <w:rPrChange w:id="1654" w:author="Licencia Office" w:date="2026-04-22T13:37:00Z" w16du:dateUtc="2026-04-22T19:37:00Z">
                  <w:rPr>
                    <w:ins w:id="1655" w:author="Licencia Office" w:date="2026-04-22T13:36:00Z" w16du:dateUtc="2026-04-22T19:36:00Z"/>
                    <w:rFonts w:ascii="Montserrat" w:hAnsi="Montserrat" w:cs="Arial"/>
                    <w:b w:val="0"/>
                    <w:lang w:val="es-MX"/>
                  </w:rPr>
                </w:rPrChange>
              </w:rPr>
            </w:pPr>
            <w:ins w:id="1656" w:author="Licencia Office" w:date="2026-04-22T13:36:00Z" w16du:dateUtc="2026-04-22T19:36:00Z">
              <w:r w:rsidRPr="00AE7BF3">
                <w:rPr>
                  <w:rFonts w:ascii="Montserrat" w:hAnsi="Montserrat" w:cs="Arial"/>
                  <w:b w:val="0"/>
                  <w:highlight w:val="cyan"/>
                  <w:lang w:val="es-MX"/>
                  <w:rPrChange w:id="1657" w:author="Licencia Office" w:date="2026-04-22T13:37:00Z" w16du:dateUtc="2026-04-22T19:37:00Z">
                    <w:rPr>
                      <w:rFonts w:ascii="Montserrat" w:hAnsi="Montserrat" w:cs="Arial"/>
                      <w:b w:val="0"/>
                      <w:lang w:val="es-MX"/>
                    </w:rPr>
                  </w:rPrChange>
                </w:rPr>
                <w:t>Se estima en promedio 359 consultas por día.</w:t>
              </w:r>
            </w:ins>
          </w:p>
        </w:tc>
      </w:tr>
    </w:tbl>
    <w:p w14:paraId="6487BE42" w14:textId="77777777" w:rsidR="00AE7BF3" w:rsidRPr="00AE7BF3" w:rsidRDefault="00AE7BF3" w:rsidP="00AE7BF3">
      <w:pPr>
        <w:pStyle w:val="BodyText"/>
        <w:spacing w:before="0" w:after="0"/>
        <w:rPr>
          <w:ins w:id="1658" w:author="Licencia Office" w:date="2026-04-22T13:36:00Z" w16du:dateUtc="2026-04-22T19:36:00Z"/>
          <w:rFonts w:ascii="Montserrat" w:hAnsi="Montserrat" w:cs="Arial"/>
          <w:b/>
          <w:sz w:val="20"/>
          <w:highlight w:val="cyan"/>
          <w:rPrChange w:id="1659" w:author="Licencia Office" w:date="2026-04-22T13:37:00Z" w16du:dateUtc="2026-04-22T19:37:00Z">
            <w:rPr>
              <w:ins w:id="1660" w:author="Licencia Office" w:date="2026-04-22T13:36:00Z" w16du:dateUtc="2026-04-22T19:36:00Z"/>
              <w:rFonts w:ascii="Montserrat" w:hAnsi="Montserrat" w:cs="Arial"/>
              <w:b/>
              <w:sz w:val="20"/>
            </w:rPr>
          </w:rPrChange>
        </w:rPr>
      </w:pPr>
    </w:p>
    <w:p w14:paraId="469AC3AA" w14:textId="77777777" w:rsidR="00AE7BF3" w:rsidRPr="00AE7BF3" w:rsidRDefault="00AE7BF3" w:rsidP="00AE7BF3">
      <w:pPr>
        <w:pStyle w:val="Ttulo1"/>
        <w:rPr>
          <w:ins w:id="1661" w:author="Licencia Office" w:date="2026-04-22T13:36:00Z" w16du:dateUtc="2026-04-22T19:36:00Z"/>
          <w:rFonts w:ascii="Montserrat" w:hAnsi="Montserrat"/>
          <w:b w:val="0"/>
          <w:bCs w:val="0"/>
          <w:color w:val="0000FF"/>
          <w:kern w:val="0"/>
          <w:sz w:val="20"/>
          <w:szCs w:val="20"/>
          <w:highlight w:val="cyan"/>
          <w:rPrChange w:id="1662" w:author="Licencia Office" w:date="2026-04-22T13:37:00Z" w16du:dateUtc="2026-04-22T19:37:00Z">
            <w:rPr>
              <w:ins w:id="1663" w:author="Licencia Office" w:date="2026-04-22T13:36:00Z" w16du:dateUtc="2026-04-22T19:36:00Z"/>
              <w:rFonts w:ascii="Montserrat" w:hAnsi="Montserrat"/>
              <w:b w:val="0"/>
              <w:bCs w:val="0"/>
              <w:color w:val="0000FF"/>
              <w:kern w:val="0"/>
              <w:sz w:val="20"/>
              <w:szCs w:val="20"/>
            </w:rPr>
          </w:rPrChange>
        </w:rPr>
      </w:pPr>
      <w:ins w:id="1664" w:author="Licencia Office" w:date="2026-04-22T13:36:00Z" w16du:dateUtc="2026-04-22T19:36:00Z">
        <w:r w:rsidRPr="00AE7BF3">
          <w:rPr>
            <w:rFonts w:ascii="Montserrat" w:hAnsi="Montserrat"/>
            <w:sz w:val="20"/>
            <w:szCs w:val="20"/>
            <w:highlight w:val="cyan"/>
            <w:rPrChange w:id="1665" w:author="Licencia Office" w:date="2026-04-22T13:37:00Z" w16du:dateUtc="2026-04-22T19:37:00Z">
              <w:rPr>
                <w:rFonts w:ascii="Montserrat" w:hAnsi="Montserrat"/>
                <w:sz w:val="20"/>
                <w:szCs w:val="20"/>
              </w:rPr>
            </w:rPrChange>
          </w:rPr>
          <w:t xml:space="preserve">TRANSMISIÓN DE DATOS </w:t>
        </w:r>
        <w:r w:rsidRPr="00AE7BF3">
          <w:rPr>
            <w:rStyle w:val="InfoHiddenChar"/>
            <w:rFonts w:ascii="Montserrat" w:hAnsi="Montserrat"/>
            <w:i w:val="0"/>
            <w:sz w:val="20"/>
            <w:szCs w:val="20"/>
            <w:highlight w:val="cyan"/>
            <w:rPrChange w:id="1666" w:author="Licencia Office" w:date="2026-04-22T13:37:00Z" w16du:dateUtc="2026-04-22T19:37:00Z">
              <w:rPr>
                <w:rStyle w:val="InfoHiddenChar"/>
                <w:rFonts w:ascii="Montserrat" w:hAnsi="Montserrat"/>
                <w:i w:val="0"/>
                <w:sz w:val="20"/>
                <w:szCs w:val="20"/>
              </w:rPr>
            </w:rPrChange>
          </w:rPr>
          <w:t>[Fase: Análisis] [Etapa: Especificación Funcional] (ACSN)</w:t>
        </w:r>
      </w:ins>
    </w:p>
    <w:p w14:paraId="3A513ADB" w14:textId="77777777" w:rsidR="00AE7BF3" w:rsidRPr="00AE7BF3" w:rsidRDefault="00AE7BF3" w:rsidP="00AE7BF3">
      <w:pPr>
        <w:pStyle w:val="BodyText"/>
        <w:spacing w:before="0" w:after="0"/>
        <w:rPr>
          <w:ins w:id="1667" w:author="Licencia Office" w:date="2026-04-22T13:36:00Z" w16du:dateUtc="2026-04-22T19:36:00Z"/>
          <w:rFonts w:ascii="Montserrat" w:hAnsi="Montserrat" w:cs="Arial"/>
          <w:b/>
          <w:sz w:val="20"/>
          <w:highlight w:val="cyan"/>
          <w:rPrChange w:id="1668" w:author="Licencia Office" w:date="2026-04-22T13:37:00Z" w16du:dateUtc="2026-04-22T19:37:00Z">
            <w:rPr>
              <w:ins w:id="1669" w:author="Licencia Office" w:date="2026-04-22T13:36:00Z" w16du:dateUtc="2026-04-22T19:36:00Z"/>
              <w:rFonts w:ascii="Montserrat" w:hAnsi="Montserrat" w:cs="Arial"/>
              <w:b/>
              <w:sz w:val="20"/>
            </w:rPr>
          </w:rPrChange>
        </w:rPr>
      </w:pPr>
    </w:p>
    <w:p w14:paraId="594BC530" w14:textId="77777777" w:rsidR="00AE7BF3" w:rsidRPr="00AE7BF3" w:rsidRDefault="00AE7BF3" w:rsidP="00AE7BF3">
      <w:pPr>
        <w:pStyle w:val="BodyText"/>
        <w:spacing w:before="0" w:after="0"/>
        <w:rPr>
          <w:ins w:id="1670" w:author="Licencia Office" w:date="2026-04-22T13:36:00Z" w16du:dateUtc="2026-04-22T19:36:00Z"/>
          <w:rFonts w:ascii="Montserrat" w:hAnsi="Montserrat" w:cs="Arial"/>
          <w:b/>
          <w:sz w:val="20"/>
          <w:highlight w:val="cyan"/>
          <w:rPrChange w:id="1671" w:author="Licencia Office" w:date="2026-04-22T13:37:00Z" w16du:dateUtc="2026-04-22T19:37:00Z">
            <w:rPr>
              <w:ins w:id="1672" w:author="Licencia Office" w:date="2026-04-22T13:36:00Z" w16du:dateUtc="2026-04-22T19:36:00Z"/>
              <w:rFonts w:ascii="Montserrat" w:hAnsi="Montserrat" w:cs="Arial"/>
              <w:b/>
              <w:sz w:val="20"/>
            </w:rPr>
          </w:rPrChange>
        </w:rPr>
      </w:pPr>
    </w:p>
    <w:p w14:paraId="4AD8B647" w14:textId="77777777" w:rsidR="00AE7BF3" w:rsidRPr="00AE7BF3" w:rsidRDefault="00AE7BF3" w:rsidP="00AE7BF3">
      <w:pPr>
        <w:pStyle w:val="BodyText"/>
        <w:spacing w:before="0" w:after="0"/>
        <w:rPr>
          <w:ins w:id="1673" w:author="Licencia Office" w:date="2026-04-22T13:36:00Z" w16du:dateUtc="2026-04-22T19:36:00Z"/>
          <w:rFonts w:ascii="Montserrat" w:hAnsi="Montserrat" w:cs="Arial"/>
          <w:b/>
          <w:sz w:val="20"/>
          <w:highlight w:val="cyan"/>
          <w:rPrChange w:id="1674" w:author="Licencia Office" w:date="2026-04-22T13:37:00Z" w16du:dateUtc="2026-04-22T19:37:00Z">
            <w:rPr>
              <w:ins w:id="1675" w:author="Licencia Office" w:date="2026-04-22T13:36:00Z" w16du:dateUtc="2026-04-22T19:36:00Z"/>
              <w:rFonts w:ascii="Montserrat" w:hAnsi="Montserrat" w:cs="Arial"/>
              <w:b/>
              <w:sz w:val="20"/>
            </w:rPr>
          </w:rPrChange>
        </w:rPr>
      </w:pPr>
    </w:p>
    <w:p w14:paraId="76D59496" w14:textId="77777777" w:rsidR="00AE7BF3" w:rsidRPr="00AE7BF3" w:rsidRDefault="00AE7BF3" w:rsidP="00AE7BF3">
      <w:pPr>
        <w:pStyle w:val="BodyText"/>
        <w:spacing w:before="0" w:after="0"/>
        <w:rPr>
          <w:ins w:id="1676" w:author="Licencia Office" w:date="2026-04-22T13:36:00Z" w16du:dateUtc="2026-04-22T19:36:00Z"/>
          <w:rFonts w:ascii="Montserrat" w:hAnsi="Montserrat" w:cs="Arial"/>
          <w:b/>
          <w:sz w:val="20"/>
          <w:highlight w:val="cyan"/>
          <w:rPrChange w:id="1677" w:author="Licencia Office" w:date="2026-04-22T13:37:00Z" w16du:dateUtc="2026-04-22T19:37:00Z">
            <w:rPr>
              <w:ins w:id="1678" w:author="Licencia Office" w:date="2026-04-22T13:36:00Z" w16du:dateUtc="2026-04-22T19:36:00Z"/>
              <w:rFonts w:ascii="Montserrat" w:hAnsi="Montserrat" w:cs="Arial"/>
              <w:b/>
              <w:sz w:val="20"/>
            </w:rPr>
          </w:rPrChange>
        </w:rPr>
      </w:pPr>
    </w:p>
    <w:p w14:paraId="7AB233AD" w14:textId="77777777" w:rsidR="00AE7BF3" w:rsidRPr="00AE7BF3" w:rsidRDefault="00AE7BF3" w:rsidP="00AE7BF3">
      <w:pPr>
        <w:pStyle w:val="BodyText"/>
        <w:spacing w:before="0" w:after="0"/>
        <w:rPr>
          <w:ins w:id="1679" w:author="Licencia Office" w:date="2026-04-22T13:36:00Z" w16du:dateUtc="2026-04-22T19:36:00Z"/>
          <w:rFonts w:ascii="Montserrat" w:hAnsi="Montserrat" w:cs="Arial"/>
          <w:b/>
          <w:sz w:val="20"/>
          <w:highlight w:val="cyan"/>
          <w:rPrChange w:id="1680" w:author="Licencia Office" w:date="2026-04-22T13:37:00Z" w16du:dateUtc="2026-04-22T19:37:00Z">
            <w:rPr>
              <w:ins w:id="1681" w:author="Licencia Office" w:date="2026-04-22T13:36:00Z" w16du:dateUtc="2026-04-22T19:36:00Z"/>
              <w:rFonts w:ascii="Montserrat" w:hAnsi="Montserrat" w:cs="Arial"/>
              <w:b/>
              <w:sz w:val="20"/>
            </w:rPr>
          </w:rPrChange>
        </w:rPr>
      </w:pPr>
    </w:p>
    <w:p w14:paraId="21757759" w14:textId="77777777" w:rsidR="00AE7BF3" w:rsidRPr="00AE7BF3" w:rsidRDefault="00AE7BF3" w:rsidP="00AE7BF3">
      <w:pPr>
        <w:pStyle w:val="BodyText"/>
        <w:spacing w:before="0" w:after="0"/>
        <w:rPr>
          <w:ins w:id="1682" w:author="Licencia Office" w:date="2026-04-22T13:36:00Z" w16du:dateUtc="2026-04-22T19:36:00Z"/>
          <w:rFonts w:ascii="Montserrat" w:hAnsi="Montserrat" w:cs="Arial"/>
          <w:b/>
          <w:sz w:val="20"/>
          <w:highlight w:val="cyan"/>
          <w:rPrChange w:id="1683" w:author="Licencia Office" w:date="2026-04-22T13:37:00Z" w16du:dateUtc="2026-04-22T19:37:00Z">
            <w:rPr>
              <w:ins w:id="1684" w:author="Licencia Office" w:date="2026-04-22T13:36:00Z" w16du:dateUtc="2026-04-22T19:36:00Z"/>
              <w:rFonts w:ascii="Montserrat" w:hAnsi="Montserrat" w:cs="Arial"/>
              <w:b/>
              <w:sz w:val="20"/>
            </w:rPr>
          </w:rPrChange>
        </w:rPr>
      </w:pPr>
    </w:p>
    <w:p w14:paraId="327062C8" w14:textId="77777777" w:rsidR="00AE7BF3" w:rsidRPr="00AE7BF3" w:rsidRDefault="00AE7BF3" w:rsidP="00AE7BF3">
      <w:pPr>
        <w:pStyle w:val="BodyText"/>
        <w:spacing w:before="0" w:after="0"/>
        <w:rPr>
          <w:ins w:id="1685" w:author="Licencia Office" w:date="2026-04-22T13:36:00Z" w16du:dateUtc="2026-04-22T19:36:00Z"/>
          <w:rFonts w:ascii="Montserrat" w:hAnsi="Montserrat" w:cs="Arial"/>
          <w:b/>
          <w:sz w:val="20"/>
          <w:highlight w:val="cyan"/>
          <w:rPrChange w:id="1686" w:author="Licencia Office" w:date="2026-04-22T13:37:00Z" w16du:dateUtc="2026-04-22T19:37:00Z">
            <w:rPr>
              <w:ins w:id="1687" w:author="Licencia Office" w:date="2026-04-22T13:36:00Z" w16du:dateUtc="2026-04-22T19:36:00Z"/>
              <w:rFonts w:ascii="Montserrat" w:hAnsi="Montserrat" w:cs="Arial"/>
              <w:b/>
              <w:sz w:val="20"/>
            </w:rPr>
          </w:rPrChange>
        </w:rPr>
      </w:pPr>
    </w:p>
    <w:p w14:paraId="1C8A5725" w14:textId="77777777" w:rsidR="00AE7BF3" w:rsidRPr="00AE7BF3" w:rsidRDefault="00AE7BF3" w:rsidP="00AE7BF3">
      <w:pPr>
        <w:pStyle w:val="BodyText"/>
        <w:spacing w:before="0" w:after="0"/>
        <w:rPr>
          <w:ins w:id="1688" w:author="Licencia Office" w:date="2026-04-22T13:36:00Z" w16du:dateUtc="2026-04-22T19:36:00Z"/>
          <w:rFonts w:ascii="Montserrat" w:hAnsi="Montserrat" w:cs="Arial"/>
          <w:b/>
          <w:sz w:val="20"/>
          <w:highlight w:val="cyan"/>
          <w:rPrChange w:id="1689" w:author="Licencia Office" w:date="2026-04-22T13:37:00Z" w16du:dateUtc="2026-04-22T19:37:00Z">
            <w:rPr>
              <w:ins w:id="1690" w:author="Licencia Office" w:date="2026-04-22T13:36:00Z" w16du:dateUtc="2026-04-22T19:36:00Z"/>
              <w:rFonts w:ascii="Montserrat" w:hAnsi="Montserrat" w:cs="Arial"/>
              <w:b/>
              <w:sz w:val="20"/>
            </w:rPr>
          </w:rPrChange>
        </w:rPr>
      </w:pPr>
    </w:p>
    <w:p w14:paraId="023DDAAC" w14:textId="77777777" w:rsidR="00AE7BF3" w:rsidRPr="00AE7BF3" w:rsidRDefault="00AE7BF3" w:rsidP="00AE7BF3">
      <w:pPr>
        <w:pStyle w:val="BodyText"/>
        <w:spacing w:before="0" w:after="0"/>
        <w:rPr>
          <w:ins w:id="1691" w:author="Licencia Office" w:date="2026-04-22T13:36:00Z" w16du:dateUtc="2026-04-22T19:36:00Z"/>
          <w:rFonts w:ascii="Montserrat" w:hAnsi="Montserrat" w:cs="Arial"/>
          <w:b/>
          <w:sz w:val="20"/>
          <w:highlight w:val="cyan"/>
          <w:rPrChange w:id="1692" w:author="Licencia Office" w:date="2026-04-22T13:37:00Z" w16du:dateUtc="2026-04-22T19:37:00Z">
            <w:rPr>
              <w:ins w:id="1693" w:author="Licencia Office" w:date="2026-04-22T13:36:00Z" w16du:dateUtc="2026-04-22T19:36:00Z"/>
              <w:rFonts w:ascii="Montserrat" w:hAnsi="Montserrat" w:cs="Arial"/>
              <w:b/>
              <w:sz w:val="20"/>
            </w:rPr>
          </w:rPrChange>
        </w:rPr>
      </w:pPr>
    </w:p>
    <w:p w14:paraId="19FA9CC1" w14:textId="77777777" w:rsidR="00AE7BF3" w:rsidRPr="00AE7BF3" w:rsidRDefault="00AE7BF3" w:rsidP="00AE7BF3">
      <w:pPr>
        <w:pStyle w:val="BodyText"/>
        <w:spacing w:before="0" w:after="0"/>
        <w:rPr>
          <w:ins w:id="1694" w:author="Licencia Office" w:date="2026-04-22T13:36:00Z" w16du:dateUtc="2026-04-22T19:36:00Z"/>
          <w:rFonts w:ascii="Montserrat" w:hAnsi="Montserrat" w:cs="Arial"/>
          <w:b/>
          <w:sz w:val="20"/>
          <w:highlight w:val="cyan"/>
          <w:rPrChange w:id="1695" w:author="Licencia Office" w:date="2026-04-22T13:37:00Z" w16du:dateUtc="2026-04-22T19:37:00Z">
            <w:rPr>
              <w:ins w:id="1696" w:author="Licencia Office" w:date="2026-04-22T13:36:00Z" w16du:dateUtc="2026-04-22T19:36:00Z"/>
              <w:rFonts w:ascii="Montserrat" w:hAnsi="Montserrat" w:cs="Arial"/>
              <w:b/>
              <w:sz w:val="20"/>
            </w:rPr>
          </w:rPrChange>
        </w:rPr>
      </w:pPr>
    </w:p>
    <w:p w14:paraId="3E5C484C" w14:textId="77777777" w:rsidR="00AE7BF3" w:rsidRPr="00AE7BF3" w:rsidRDefault="00AE7BF3" w:rsidP="00AE7BF3">
      <w:pPr>
        <w:pStyle w:val="BodyText"/>
        <w:spacing w:before="0" w:after="0"/>
        <w:rPr>
          <w:ins w:id="1697" w:author="Licencia Office" w:date="2026-04-22T13:36:00Z" w16du:dateUtc="2026-04-22T19:36:00Z"/>
          <w:rFonts w:ascii="Montserrat" w:hAnsi="Montserrat" w:cs="Arial"/>
          <w:b/>
          <w:sz w:val="20"/>
          <w:highlight w:val="cyan"/>
          <w:rPrChange w:id="1698" w:author="Licencia Office" w:date="2026-04-22T13:37:00Z" w16du:dateUtc="2026-04-22T19:37:00Z">
            <w:rPr>
              <w:ins w:id="1699" w:author="Licencia Office" w:date="2026-04-22T13:36:00Z" w16du:dateUtc="2026-04-22T19:36:00Z"/>
              <w:rFonts w:ascii="Montserrat" w:hAnsi="Montserrat" w:cs="Arial"/>
              <w:b/>
              <w:sz w:val="20"/>
            </w:rPr>
          </w:rPrChange>
        </w:rPr>
      </w:pPr>
    </w:p>
    <w:p w14:paraId="754E4E38" w14:textId="77777777" w:rsidR="00AE7BF3" w:rsidRPr="00AE7BF3" w:rsidRDefault="00AE7BF3" w:rsidP="00AE7BF3">
      <w:pPr>
        <w:pStyle w:val="BodyText"/>
        <w:spacing w:before="0" w:after="0"/>
        <w:rPr>
          <w:ins w:id="1700" w:author="Licencia Office" w:date="2026-04-22T13:36:00Z" w16du:dateUtc="2026-04-22T19:36:00Z"/>
          <w:rFonts w:ascii="Montserrat" w:hAnsi="Montserrat" w:cs="Arial"/>
          <w:b/>
          <w:sz w:val="20"/>
          <w:highlight w:val="cyan"/>
          <w:rPrChange w:id="1701" w:author="Licencia Office" w:date="2026-04-22T13:37:00Z" w16du:dateUtc="2026-04-22T19:37:00Z">
            <w:rPr>
              <w:ins w:id="1702" w:author="Licencia Office" w:date="2026-04-22T13:36:00Z" w16du:dateUtc="2026-04-22T19:36:00Z"/>
              <w:rFonts w:ascii="Montserrat" w:hAnsi="Montserrat" w:cs="Arial"/>
              <w:b/>
              <w:sz w:val="20"/>
            </w:rPr>
          </w:rPrChange>
        </w:rPr>
      </w:pPr>
    </w:p>
    <w:p w14:paraId="581BA68A" w14:textId="77777777" w:rsidR="00AE7BF3" w:rsidRPr="00AE7BF3" w:rsidRDefault="00AE7BF3" w:rsidP="00AE7BF3">
      <w:pPr>
        <w:pStyle w:val="BodyText"/>
        <w:spacing w:before="0" w:after="0"/>
        <w:rPr>
          <w:ins w:id="1703" w:author="Licencia Office" w:date="2026-04-22T13:36:00Z" w16du:dateUtc="2026-04-22T19:36:00Z"/>
          <w:rFonts w:ascii="Montserrat" w:hAnsi="Montserrat" w:cs="Arial"/>
          <w:b/>
          <w:sz w:val="20"/>
          <w:highlight w:val="cyan"/>
          <w:rPrChange w:id="1704" w:author="Licencia Office" w:date="2026-04-22T13:37:00Z" w16du:dateUtc="2026-04-22T19:37:00Z">
            <w:rPr>
              <w:ins w:id="1705" w:author="Licencia Office" w:date="2026-04-22T13:36:00Z" w16du:dateUtc="2026-04-22T19:36:00Z"/>
              <w:rFonts w:ascii="Montserrat" w:hAnsi="Montserrat" w:cs="Arial"/>
              <w:b/>
              <w:sz w:val="20"/>
            </w:rPr>
          </w:rPrChange>
        </w:rPr>
      </w:pPr>
    </w:p>
    <w:p w14:paraId="37D0E110" w14:textId="77777777" w:rsidR="00AE7BF3" w:rsidRPr="00AE7BF3" w:rsidRDefault="00AE7BF3" w:rsidP="00AE7BF3">
      <w:pPr>
        <w:pStyle w:val="BodyText"/>
        <w:spacing w:before="0" w:after="0"/>
        <w:rPr>
          <w:ins w:id="1706" w:author="Licencia Office" w:date="2026-04-22T13:36:00Z" w16du:dateUtc="2026-04-22T19:36:00Z"/>
          <w:rFonts w:ascii="Montserrat" w:hAnsi="Montserrat" w:cs="Arial"/>
          <w:b/>
          <w:sz w:val="20"/>
          <w:highlight w:val="cyan"/>
          <w:rPrChange w:id="1707" w:author="Licencia Office" w:date="2026-04-22T13:37:00Z" w16du:dateUtc="2026-04-22T19:37:00Z">
            <w:rPr>
              <w:ins w:id="1708" w:author="Licencia Office" w:date="2026-04-22T13:36:00Z" w16du:dateUtc="2026-04-22T19:36:00Z"/>
              <w:rFonts w:ascii="Montserrat" w:hAnsi="Montserrat" w:cs="Arial"/>
              <w:b/>
              <w:sz w:val="20"/>
            </w:rPr>
          </w:rPrChange>
        </w:rPr>
      </w:pPr>
    </w:p>
    <w:tbl>
      <w:tblPr>
        <w:tblW w:w="94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619"/>
        <w:gridCol w:w="1417"/>
        <w:gridCol w:w="1276"/>
      </w:tblGrid>
      <w:tr w:rsidR="00AE7BF3" w:rsidRPr="00AE7BF3" w14:paraId="5D314819" w14:textId="77777777" w:rsidTr="00B04EE0">
        <w:trPr>
          <w:trHeight w:val="454"/>
          <w:tblHeader/>
          <w:jc w:val="center"/>
          <w:ins w:id="1709"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6356EFFD" w14:textId="77777777" w:rsidR="00AE7BF3" w:rsidRPr="00AE7BF3" w:rsidRDefault="00AE7BF3" w:rsidP="00B04EE0">
            <w:pPr>
              <w:pStyle w:val="TableHeading0"/>
              <w:rPr>
                <w:ins w:id="1710" w:author="Licencia Office" w:date="2026-04-22T13:36:00Z" w16du:dateUtc="2026-04-22T19:36:00Z"/>
                <w:rFonts w:ascii="Montserrat" w:hAnsi="Montserrat" w:cs="Arial"/>
                <w:highlight w:val="cyan"/>
                <w:lang w:val="es-MX"/>
                <w:rPrChange w:id="1711" w:author="Licencia Office" w:date="2026-04-22T13:37:00Z" w16du:dateUtc="2026-04-22T19:37:00Z">
                  <w:rPr>
                    <w:ins w:id="1712" w:author="Licencia Office" w:date="2026-04-22T13:36:00Z" w16du:dateUtc="2026-04-22T19:36:00Z"/>
                    <w:rFonts w:ascii="Montserrat" w:hAnsi="Montserrat" w:cs="Arial"/>
                    <w:lang w:val="es-MX"/>
                  </w:rPr>
                </w:rPrChange>
              </w:rPr>
            </w:pPr>
            <w:ins w:id="1713" w:author="Licencia Office" w:date="2026-04-22T13:36:00Z" w16du:dateUtc="2026-04-22T19:36:00Z">
              <w:r w:rsidRPr="00AE7BF3">
                <w:rPr>
                  <w:rFonts w:ascii="Montserrat" w:hAnsi="Montserrat" w:cs="Arial"/>
                  <w:highlight w:val="cyan"/>
                  <w:lang w:val="es-MX"/>
                  <w:rPrChange w:id="1714" w:author="Licencia Office" w:date="2026-04-22T13:37:00Z" w16du:dateUtc="2026-04-22T19:37:00Z">
                    <w:rPr>
                      <w:rFonts w:ascii="Montserrat" w:hAnsi="Montserrat" w:cs="Arial"/>
                      <w:lang w:val="es-MX"/>
                    </w:rPr>
                  </w:rPrChange>
                </w:rPr>
                <w:lastRenderedPageBreak/>
                <w:t>Posición</w:t>
              </w:r>
            </w:ins>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19419A33" w14:textId="77777777" w:rsidR="00AE7BF3" w:rsidRPr="00AE7BF3" w:rsidRDefault="00AE7BF3" w:rsidP="00B04EE0">
            <w:pPr>
              <w:pStyle w:val="TableHeading0"/>
              <w:rPr>
                <w:ins w:id="1715" w:author="Licencia Office" w:date="2026-04-22T13:36:00Z" w16du:dateUtc="2026-04-22T19:36:00Z"/>
                <w:rFonts w:ascii="Montserrat" w:hAnsi="Montserrat" w:cs="Arial"/>
                <w:highlight w:val="cyan"/>
                <w:lang w:val="es-MX"/>
                <w:rPrChange w:id="1716" w:author="Licencia Office" w:date="2026-04-22T13:37:00Z" w16du:dateUtc="2026-04-22T19:37:00Z">
                  <w:rPr>
                    <w:ins w:id="1717" w:author="Licencia Office" w:date="2026-04-22T13:36:00Z" w16du:dateUtc="2026-04-22T19:36:00Z"/>
                    <w:rFonts w:ascii="Montserrat" w:hAnsi="Montserrat" w:cs="Arial"/>
                    <w:lang w:val="es-MX"/>
                  </w:rPr>
                </w:rPrChange>
              </w:rPr>
            </w:pPr>
            <w:ins w:id="1718" w:author="Licencia Office" w:date="2026-04-22T13:36:00Z" w16du:dateUtc="2026-04-22T19:36:00Z">
              <w:r w:rsidRPr="00AE7BF3">
                <w:rPr>
                  <w:rFonts w:ascii="Montserrat" w:hAnsi="Montserrat" w:cs="Arial"/>
                  <w:highlight w:val="cyan"/>
                  <w:lang w:val="es-MX"/>
                  <w:rPrChange w:id="1719" w:author="Licencia Office" w:date="2026-04-22T13:37:00Z" w16du:dateUtc="2026-04-22T19:37:00Z">
                    <w:rPr>
                      <w:rFonts w:ascii="Montserrat" w:hAnsi="Montserrat" w:cs="Arial"/>
                      <w:lang w:val="es-MX"/>
                    </w:rPr>
                  </w:rPrChange>
                </w:rPr>
                <w:t>Nombre Dato</w:t>
              </w:r>
            </w:ins>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04C54F7A" w14:textId="77777777" w:rsidR="00AE7BF3" w:rsidRPr="00AE7BF3" w:rsidRDefault="00AE7BF3" w:rsidP="00B04EE0">
            <w:pPr>
              <w:pStyle w:val="TableHeading0"/>
              <w:rPr>
                <w:ins w:id="1720" w:author="Licencia Office" w:date="2026-04-22T13:36:00Z" w16du:dateUtc="2026-04-22T19:36:00Z"/>
                <w:rFonts w:ascii="Montserrat" w:hAnsi="Montserrat" w:cs="Arial"/>
                <w:highlight w:val="cyan"/>
                <w:lang w:val="es-MX"/>
                <w:rPrChange w:id="1721" w:author="Licencia Office" w:date="2026-04-22T13:37:00Z" w16du:dateUtc="2026-04-22T19:37:00Z">
                  <w:rPr>
                    <w:ins w:id="1722" w:author="Licencia Office" w:date="2026-04-22T13:36:00Z" w16du:dateUtc="2026-04-22T19:36:00Z"/>
                    <w:rFonts w:ascii="Montserrat" w:hAnsi="Montserrat" w:cs="Arial"/>
                    <w:lang w:val="es-MX"/>
                  </w:rPr>
                </w:rPrChange>
              </w:rPr>
            </w:pPr>
            <w:ins w:id="1723" w:author="Licencia Office" w:date="2026-04-22T13:36:00Z" w16du:dateUtc="2026-04-22T19:36:00Z">
              <w:r w:rsidRPr="00AE7BF3">
                <w:rPr>
                  <w:rFonts w:ascii="Montserrat" w:hAnsi="Montserrat" w:cs="Arial"/>
                  <w:highlight w:val="cyan"/>
                  <w:lang w:val="es-MX"/>
                  <w:rPrChange w:id="1724" w:author="Licencia Office" w:date="2026-04-22T13:37:00Z" w16du:dateUtc="2026-04-22T19:37:00Z">
                    <w:rPr>
                      <w:rFonts w:ascii="Montserrat" w:hAnsi="Montserrat" w:cs="Arial"/>
                      <w:lang w:val="es-MX"/>
                    </w:rPr>
                  </w:rPrChange>
                </w:rPr>
                <w:t>Tipo Dato</w:t>
              </w:r>
            </w:ins>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2086B099" w14:textId="77777777" w:rsidR="00AE7BF3" w:rsidRPr="00AE7BF3" w:rsidRDefault="00AE7BF3" w:rsidP="00B04EE0">
            <w:pPr>
              <w:pStyle w:val="TableHeading0"/>
              <w:rPr>
                <w:ins w:id="1725" w:author="Licencia Office" w:date="2026-04-22T13:36:00Z" w16du:dateUtc="2026-04-22T19:36:00Z"/>
                <w:rFonts w:ascii="Montserrat" w:hAnsi="Montserrat" w:cs="Arial"/>
                <w:highlight w:val="cyan"/>
                <w:lang w:val="es-MX"/>
                <w:rPrChange w:id="1726" w:author="Licencia Office" w:date="2026-04-22T13:37:00Z" w16du:dateUtc="2026-04-22T19:37:00Z">
                  <w:rPr>
                    <w:ins w:id="1727" w:author="Licencia Office" w:date="2026-04-22T13:36:00Z" w16du:dateUtc="2026-04-22T19:36:00Z"/>
                    <w:rFonts w:ascii="Montserrat" w:hAnsi="Montserrat" w:cs="Arial"/>
                    <w:lang w:val="es-MX"/>
                  </w:rPr>
                </w:rPrChange>
              </w:rPr>
            </w:pPr>
            <w:ins w:id="1728" w:author="Licencia Office" w:date="2026-04-22T13:36:00Z" w16du:dateUtc="2026-04-22T19:36:00Z">
              <w:r w:rsidRPr="00AE7BF3">
                <w:rPr>
                  <w:rFonts w:ascii="Montserrat" w:hAnsi="Montserrat" w:cs="Arial"/>
                  <w:highlight w:val="cyan"/>
                  <w:lang w:val="es-MX"/>
                  <w:rPrChange w:id="1729" w:author="Licencia Office" w:date="2026-04-22T13:37:00Z" w16du:dateUtc="2026-04-22T19:37:00Z">
                    <w:rPr>
                      <w:rFonts w:ascii="Montserrat" w:hAnsi="Montserrat" w:cs="Arial"/>
                      <w:lang w:val="es-MX"/>
                    </w:rPr>
                  </w:rPrChange>
                </w:rPr>
                <w:t>Tamaño</w:t>
              </w:r>
            </w:ins>
          </w:p>
        </w:tc>
        <w:tc>
          <w:tcPr>
            <w:tcW w:w="1619" w:type="dxa"/>
            <w:tcBorders>
              <w:top w:val="single" w:sz="6" w:space="0" w:color="auto"/>
              <w:left w:val="single" w:sz="6" w:space="0" w:color="auto"/>
              <w:bottom w:val="single" w:sz="6" w:space="0" w:color="auto"/>
              <w:right w:val="single" w:sz="6" w:space="0" w:color="auto"/>
            </w:tcBorders>
            <w:shd w:val="clear" w:color="auto" w:fill="A6A6A6"/>
            <w:vAlign w:val="center"/>
          </w:tcPr>
          <w:p w14:paraId="6A3196AD" w14:textId="77777777" w:rsidR="00AE7BF3" w:rsidRPr="00AE7BF3" w:rsidRDefault="00AE7BF3" w:rsidP="00B04EE0">
            <w:pPr>
              <w:pStyle w:val="TableHeading0"/>
              <w:rPr>
                <w:ins w:id="1730" w:author="Licencia Office" w:date="2026-04-22T13:36:00Z" w16du:dateUtc="2026-04-22T19:36:00Z"/>
                <w:rFonts w:ascii="Montserrat" w:hAnsi="Montserrat" w:cs="Arial"/>
                <w:highlight w:val="cyan"/>
                <w:lang w:val="es-MX"/>
                <w:rPrChange w:id="1731" w:author="Licencia Office" w:date="2026-04-22T13:37:00Z" w16du:dateUtc="2026-04-22T19:37:00Z">
                  <w:rPr>
                    <w:ins w:id="1732" w:author="Licencia Office" w:date="2026-04-22T13:36:00Z" w16du:dateUtc="2026-04-22T19:36:00Z"/>
                    <w:rFonts w:ascii="Montserrat" w:hAnsi="Montserrat" w:cs="Arial"/>
                    <w:lang w:val="es-MX"/>
                  </w:rPr>
                </w:rPrChange>
              </w:rPr>
            </w:pPr>
            <w:ins w:id="1733" w:author="Licencia Office" w:date="2026-04-22T13:36:00Z" w16du:dateUtc="2026-04-22T19:36:00Z">
              <w:r w:rsidRPr="00AE7BF3">
                <w:rPr>
                  <w:rFonts w:ascii="Montserrat" w:hAnsi="Montserrat" w:cs="Arial"/>
                  <w:highlight w:val="cyan"/>
                  <w:lang w:val="es-MX"/>
                  <w:rPrChange w:id="1734" w:author="Licencia Office" w:date="2026-04-22T13:37:00Z" w16du:dateUtc="2026-04-22T19:37:00Z">
                    <w:rPr>
                      <w:rFonts w:ascii="Montserrat" w:hAnsi="Montserrat" w:cs="Arial"/>
                      <w:lang w:val="es-MX"/>
                    </w:rPr>
                  </w:rPrChange>
                </w:rPr>
                <w:t>Referencia</w:t>
              </w:r>
            </w:ins>
          </w:p>
        </w:tc>
        <w:tc>
          <w:tcPr>
            <w:tcW w:w="1417" w:type="dxa"/>
            <w:tcBorders>
              <w:top w:val="single" w:sz="6" w:space="0" w:color="auto"/>
              <w:left w:val="single" w:sz="6" w:space="0" w:color="auto"/>
              <w:bottom w:val="single" w:sz="6" w:space="0" w:color="auto"/>
              <w:right w:val="single" w:sz="6" w:space="0" w:color="auto"/>
            </w:tcBorders>
            <w:shd w:val="clear" w:color="auto" w:fill="A6A6A6"/>
            <w:vAlign w:val="center"/>
          </w:tcPr>
          <w:p w14:paraId="0B6E546D" w14:textId="77777777" w:rsidR="00AE7BF3" w:rsidRPr="00AE7BF3" w:rsidRDefault="00AE7BF3" w:rsidP="00B04EE0">
            <w:pPr>
              <w:pStyle w:val="TableHeading0"/>
              <w:rPr>
                <w:ins w:id="1735" w:author="Licencia Office" w:date="2026-04-22T13:36:00Z" w16du:dateUtc="2026-04-22T19:36:00Z"/>
                <w:rFonts w:ascii="Montserrat" w:hAnsi="Montserrat" w:cs="Arial"/>
                <w:highlight w:val="cyan"/>
                <w:lang w:val="es-MX"/>
                <w:rPrChange w:id="1736" w:author="Licencia Office" w:date="2026-04-22T13:37:00Z" w16du:dateUtc="2026-04-22T19:37:00Z">
                  <w:rPr>
                    <w:ins w:id="1737" w:author="Licencia Office" w:date="2026-04-22T13:36:00Z" w16du:dateUtc="2026-04-22T19:36:00Z"/>
                    <w:rFonts w:ascii="Montserrat" w:hAnsi="Montserrat" w:cs="Arial"/>
                    <w:lang w:val="es-MX"/>
                  </w:rPr>
                </w:rPrChange>
              </w:rPr>
            </w:pPr>
            <w:ins w:id="1738" w:author="Licencia Office" w:date="2026-04-22T13:36:00Z" w16du:dateUtc="2026-04-22T19:36:00Z">
              <w:r w:rsidRPr="00AE7BF3">
                <w:rPr>
                  <w:rFonts w:ascii="Montserrat" w:hAnsi="Montserrat" w:cs="Arial"/>
                  <w:highlight w:val="cyan"/>
                  <w:lang w:val="es-MX"/>
                  <w:rPrChange w:id="1739" w:author="Licencia Office" w:date="2026-04-22T13:37:00Z" w16du:dateUtc="2026-04-22T19:37:00Z">
                    <w:rPr>
                      <w:rFonts w:ascii="Montserrat" w:hAnsi="Montserrat" w:cs="Arial"/>
                      <w:lang w:val="es-MX"/>
                    </w:rPr>
                  </w:rPrChange>
                </w:rPr>
                <w:t>Asociación</w:t>
              </w:r>
            </w:ins>
          </w:p>
        </w:tc>
        <w:tc>
          <w:tcPr>
            <w:tcW w:w="1276" w:type="dxa"/>
            <w:tcBorders>
              <w:top w:val="single" w:sz="6" w:space="0" w:color="auto"/>
              <w:left w:val="single" w:sz="6" w:space="0" w:color="auto"/>
              <w:bottom w:val="single" w:sz="6" w:space="0" w:color="auto"/>
              <w:right w:val="single" w:sz="6" w:space="0" w:color="auto"/>
            </w:tcBorders>
            <w:shd w:val="clear" w:color="auto" w:fill="A6A6A6"/>
            <w:vAlign w:val="center"/>
          </w:tcPr>
          <w:p w14:paraId="22A98A74" w14:textId="77777777" w:rsidR="00AE7BF3" w:rsidRPr="00AE7BF3" w:rsidRDefault="00AE7BF3" w:rsidP="00B04EE0">
            <w:pPr>
              <w:pStyle w:val="TableHeading0"/>
              <w:rPr>
                <w:ins w:id="1740" w:author="Licencia Office" w:date="2026-04-22T13:36:00Z" w16du:dateUtc="2026-04-22T19:36:00Z"/>
                <w:rFonts w:ascii="Montserrat" w:hAnsi="Montserrat" w:cs="Arial"/>
                <w:highlight w:val="cyan"/>
                <w:lang w:val="es-MX"/>
                <w:rPrChange w:id="1741" w:author="Licencia Office" w:date="2026-04-22T13:37:00Z" w16du:dateUtc="2026-04-22T19:37:00Z">
                  <w:rPr>
                    <w:ins w:id="1742" w:author="Licencia Office" w:date="2026-04-22T13:36:00Z" w16du:dateUtc="2026-04-22T19:36:00Z"/>
                    <w:rFonts w:ascii="Montserrat" w:hAnsi="Montserrat" w:cs="Arial"/>
                    <w:lang w:val="es-MX"/>
                  </w:rPr>
                </w:rPrChange>
              </w:rPr>
            </w:pPr>
            <w:ins w:id="1743" w:author="Licencia Office" w:date="2026-04-22T13:36:00Z" w16du:dateUtc="2026-04-22T19:36:00Z">
              <w:r w:rsidRPr="00AE7BF3">
                <w:rPr>
                  <w:rFonts w:ascii="Montserrat" w:hAnsi="Montserrat" w:cs="Arial"/>
                  <w:highlight w:val="cyan"/>
                  <w:lang w:val="es-MX"/>
                  <w:rPrChange w:id="1744" w:author="Licencia Office" w:date="2026-04-22T13:37:00Z" w16du:dateUtc="2026-04-22T19:37:00Z">
                    <w:rPr>
                      <w:rFonts w:ascii="Montserrat" w:hAnsi="Montserrat" w:cs="Arial"/>
                      <w:lang w:val="es-MX"/>
                    </w:rPr>
                  </w:rPrChange>
                </w:rPr>
                <w:t>Ejemplo</w:t>
              </w:r>
            </w:ins>
          </w:p>
        </w:tc>
      </w:tr>
      <w:tr w:rsidR="00AE7BF3" w:rsidRPr="00AE7BF3" w14:paraId="78B26A2E" w14:textId="77777777" w:rsidTr="00B04EE0">
        <w:trPr>
          <w:trHeight w:val="454"/>
          <w:tblHeader/>
          <w:jc w:val="center"/>
          <w:ins w:id="1745"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46A7DD9E" w14:textId="77777777" w:rsidR="00AE7BF3" w:rsidRPr="00AE7BF3" w:rsidRDefault="00AE7BF3" w:rsidP="00B04EE0">
            <w:pPr>
              <w:pStyle w:val="TableHeading0"/>
              <w:rPr>
                <w:ins w:id="1746" w:author="Licencia Office" w:date="2026-04-22T13:36:00Z" w16du:dateUtc="2026-04-22T19:36:00Z"/>
                <w:rFonts w:ascii="Montserrat" w:hAnsi="Montserrat" w:cs="Arial"/>
                <w:b w:val="0"/>
                <w:highlight w:val="cyan"/>
                <w:lang w:val="es-MX"/>
                <w:rPrChange w:id="1747" w:author="Licencia Office" w:date="2026-04-22T13:37:00Z" w16du:dateUtc="2026-04-22T19:37:00Z">
                  <w:rPr>
                    <w:ins w:id="1748" w:author="Licencia Office" w:date="2026-04-22T13:36:00Z" w16du:dateUtc="2026-04-22T19:36:00Z"/>
                    <w:rFonts w:ascii="Montserrat" w:hAnsi="Montserrat" w:cs="Arial"/>
                    <w:b w:val="0"/>
                    <w:lang w:val="es-MX"/>
                  </w:rPr>
                </w:rPrChange>
              </w:rPr>
            </w:pPr>
            <w:ins w:id="1749" w:author="Licencia Office" w:date="2026-04-22T13:36:00Z" w16du:dateUtc="2026-04-22T19:36:00Z">
              <w:r w:rsidRPr="00AE7BF3">
                <w:rPr>
                  <w:rFonts w:ascii="Montserrat" w:hAnsi="Montserrat" w:cs="Arial"/>
                  <w:b w:val="0"/>
                  <w:highlight w:val="cyan"/>
                  <w:lang w:val="es-MX"/>
                  <w:rPrChange w:id="1750" w:author="Licencia Office" w:date="2026-04-22T13:37:00Z" w16du:dateUtc="2026-04-22T19:37:00Z">
                    <w:rPr>
                      <w:rFonts w:ascii="Montserrat" w:hAnsi="Montserrat" w:cs="Arial"/>
                      <w:b w:val="0"/>
                      <w:lang w:val="es-MX"/>
                    </w:rPr>
                  </w:rPrChange>
                </w:rPr>
                <w:t>1</w:t>
              </w:r>
            </w:ins>
          </w:p>
        </w:tc>
        <w:tc>
          <w:tcPr>
            <w:tcW w:w="1204" w:type="dxa"/>
            <w:tcBorders>
              <w:top w:val="single" w:sz="6" w:space="0" w:color="auto"/>
              <w:left w:val="single" w:sz="6" w:space="0" w:color="auto"/>
              <w:bottom w:val="single" w:sz="6" w:space="0" w:color="auto"/>
              <w:right w:val="single" w:sz="6" w:space="0" w:color="auto"/>
            </w:tcBorders>
            <w:vAlign w:val="center"/>
          </w:tcPr>
          <w:p w14:paraId="30EDDDE0" w14:textId="77777777" w:rsidR="00AE7BF3" w:rsidRPr="00AE7BF3" w:rsidRDefault="00AE7BF3" w:rsidP="00B04EE0">
            <w:pPr>
              <w:pStyle w:val="TableHeading0"/>
              <w:rPr>
                <w:ins w:id="1751" w:author="Licencia Office" w:date="2026-04-22T13:36:00Z" w16du:dateUtc="2026-04-22T19:36:00Z"/>
                <w:rFonts w:ascii="Montserrat" w:hAnsi="Montserrat" w:cs="Arial"/>
                <w:b w:val="0"/>
                <w:highlight w:val="cyan"/>
                <w:lang w:val="es-MX"/>
                <w:rPrChange w:id="1752" w:author="Licencia Office" w:date="2026-04-22T13:37:00Z" w16du:dateUtc="2026-04-22T19:37:00Z">
                  <w:rPr>
                    <w:ins w:id="1753" w:author="Licencia Office" w:date="2026-04-22T13:36:00Z" w16du:dateUtc="2026-04-22T19:36:00Z"/>
                    <w:rFonts w:ascii="Montserrat" w:hAnsi="Montserrat" w:cs="Arial"/>
                    <w:b w:val="0"/>
                    <w:lang w:val="es-MX"/>
                  </w:rPr>
                </w:rPrChange>
              </w:rPr>
            </w:pPr>
            <w:ins w:id="1754" w:author="Licencia Office" w:date="2026-04-22T13:36:00Z" w16du:dateUtc="2026-04-22T19:36:00Z">
              <w:r w:rsidRPr="00AE7BF3">
                <w:rPr>
                  <w:rFonts w:ascii="Montserrat" w:hAnsi="Montserrat" w:cs="Arial"/>
                  <w:b w:val="0"/>
                  <w:highlight w:val="cyan"/>
                  <w:lang w:val="es-MX"/>
                  <w:rPrChange w:id="1755" w:author="Licencia Office" w:date="2026-04-22T13:37:00Z" w16du:dateUtc="2026-04-22T19:37:00Z">
                    <w:rPr>
                      <w:rFonts w:ascii="Montserrat" w:hAnsi="Montserrat" w:cs="Arial"/>
                      <w:b w:val="0"/>
                      <w:lang w:val="es-MX"/>
                    </w:rPr>
                  </w:rPrChange>
                </w:rPr>
                <w:t>RFC emisor consultado</w:t>
              </w:r>
            </w:ins>
          </w:p>
        </w:tc>
        <w:tc>
          <w:tcPr>
            <w:tcW w:w="1232" w:type="dxa"/>
            <w:tcBorders>
              <w:top w:val="single" w:sz="6" w:space="0" w:color="auto"/>
              <w:left w:val="single" w:sz="6" w:space="0" w:color="auto"/>
              <w:bottom w:val="single" w:sz="6" w:space="0" w:color="auto"/>
              <w:right w:val="single" w:sz="6" w:space="0" w:color="auto"/>
            </w:tcBorders>
            <w:vAlign w:val="center"/>
          </w:tcPr>
          <w:p w14:paraId="3065AE4C" w14:textId="77777777" w:rsidR="00AE7BF3" w:rsidRPr="00AE7BF3" w:rsidRDefault="00AE7BF3" w:rsidP="00B04EE0">
            <w:pPr>
              <w:pStyle w:val="TableHeading0"/>
              <w:rPr>
                <w:ins w:id="1756" w:author="Licencia Office" w:date="2026-04-22T13:36:00Z" w16du:dateUtc="2026-04-22T19:36:00Z"/>
                <w:rFonts w:ascii="Montserrat" w:hAnsi="Montserrat" w:cs="Arial"/>
                <w:b w:val="0"/>
                <w:highlight w:val="cyan"/>
                <w:lang w:val="es-MX"/>
                <w:rPrChange w:id="1757" w:author="Licencia Office" w:date="2026-04-22T13:37:00Z" w16du:dateUtc="2026-04-22T19:37:00Z">
                  <w:rPr>
                    <w:ins w:id="1758" w:author="Licencia Office" w:date="2026-04-22T13:36:00Z" w16du:dateUtc="2026-04-22T19:36:00Z"/>
                    <w:rFonts w:ascii="Montserrat" w:hAnsi="Montserrat" w:cs="Arial"/>
                    <w:b w:val="0"/>
                    <w:lang w:val="es-MX"/>
                  </w:rPr>
                </w:rPrChange>
              </w:rPr>
            </w:pPr>
            <w:ins w:id="1759" w:author="Licencia Office" w:date="2026-04-22T13:36:00Z" w16du:dateUtc="2026-04-22T19:36:00Z">
              <w:r w:rsidRPr="00AE7BF3">
                <w:rPr>
                  <w:rFonts w:ascii="Montserrat" w:hAnsi="Montserrat" w:cs="Arial"/>
                  <w:b w:val="0"/>
                  <w:highlight w:val="cyan"/>
                  <w:lang w:val="es-MX"/>
                  <w:rPrChange w:id="1760" w:author="Licencia Office" w:date="2026-04-22T13:37:00Z" w16du:dateUtc="2026-04-22T19:37:00Z">
                    <w:rPr>
                      <w:rFonts w:ascii="Montserrat" w:hAnsi="Montserrat" w:cs="Arial"/>
                      <w:b w:val="0"/>
                      <w:lang w:val="es-MX"/>
                    </w:rPr>
                  </w:rPrChange>
                </w:rPr>
                <w:t xml:space="preserve">13  </w:t>
              </w:r>
            </w:ins>
          </w:p>
        </w:tc>
        <w:tc>
          <w:tcPr>
            <w:tcW w:w="1498" w:type="dxa"/>
            <w:tcBorders>
              <w:top w:val="single" w:sz="6" w:space="0" w:color="auto"/>
              <w:left w:val="single" w:sz="6" w:space="0" w:color="auto"/>
              <w:bottom w:val="single" w:sz="6" w:space="0" w:color="auto"/>
              <w:right w:val="single" w:sz="6" w:space="0" w:color="auto"/>
            </w:tcBorders>
            <w:vAlign w:val="center"/>
          </w:tcPr>
          <w:p w14:paraId="47DC5DDE" w14:textId="77777777" w:rsidR="00AE7BF3" w:rsidRPr="00AE7BF3" w:rsidRDefault="00AE7BF3" w:rsidP="00B04EE0">
            <w:pPr>
              <w:pStyle w:val="TableHeading0"/>
              <w:rPr>
                <w:ins w:id="1761" w:author="Licencia Office" w:date="2026-04-22T13:36:00Z" w16du:dateUtc="2026-04-22T19:36:00Z"/>
                <w:rFonts w:ascii="Montserrat" w:hAnsi="Montserrat" w:cs="Arial"/>
                <w:b w:val="0"/>
                <w:highlight w:val="cyan"/>
                <w:lang w:val="es-MX"/>
                <w:rPrChange w:id="1762" w:author="Licencia Office" w:date="2026-04-22T13:37:00Z" w16du:dateUtc="2026-04-22T19:37:00Z">
                  <w:rPr>
                    <w:ins w:id="1763" w:author="Licencia Office" w:date="2026-04-22T13:36:00Z" w16du:dateUtc="2026-04-22T19:36:00Z"/>
                    <w:rFonts w:ascii="Montserrat" w:hAnsi="Montserrat" w:cs="Arial"/>
                    <w:b w:val="0"/>
                    <w:lang w:val="es-MX"/>
                  </w:rPr>
                </w:rPrChange>
              </w:rPr>
            </w:pPr>
            <w:ins w:id="1764" w:author="Licencia Office" w:date="2026-04-22T13:36:00Z" w16du:dateUtc="2026-04-22T19:36:00Z">
              <w:r w:rsidRPr="00AE7BF3">
                <w:rPr>
                  <w:rFonts w:ascii="Montserrat" w:hAnsi="Montserrat" w:cs="Arial"/>
                  <w:b w:val="0"/>
                  <w:highlight w:val="cyan"/>
                  <w:lang w:val="es-MX"/>
                  <w:rPrChange w:id="1765" w:author="Licencia Office" w:date="2026-04-22T13:37:00Z" w16du:dateUtc="2026-04-22T19:37:00Z">
                    <w:rPr>
                      <w:rFonts w:ascii="Montserrat" w:hAnsi="Montserrat" w:cs="Arial"/>
                      <w:b w:val="0"/>
                      <w:lang w:val="es-MX"/>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6C09F9B1" w14:textId="77777777" w:rsidR="00AE7BF3" w:rsidRPr="00AE7BF3" w:rsidRDefault="00AE7BF3" w:rsidP="00B04EE0">
            <w:pPr>
              <w:pStyle w:val="TableHeading0"/>
              <w:rPr>
                <w:ins w:id="1766" w:author="Licencia Office" w:date="2026-04-22T13:36:00Z" w16du:dateUtc="2026-04-22T19:36:00Z"/>
                <w:rFonts w:ascii="Montserrat" w:hAnsi="Montserrat" w:cs="Arial"/>
                <w:b w:val="0"/>
                <w:highlight w:val="cyan"/>
                <w:lang w:val="es-MX"/>
                <w:rPrChange w:id="1767" w:author="Licencia Office" w:date="2026-04-22T13:37:00Z" w16du:dateUtc="2026-04-22T19:37:00Z">
                  <w:rPr>
                    <w:ins w:id="1768" w:author="Licencia Office" w:date="2026-04-22T13:36:00Z" w16du:dateUtc="2026-04-22T19:36:00Z"/>
                    <w:rFonts w:ascii="Montserrat" w:hAnsi="Montserrat" w:cs="Arial"/>
                    <w:b w:val="0"/>
                    <w:lang w:val="es-MX"/>
                  </w:rPr>
                </w:rPrChange>
              </w:rPr>
            </w:pPr>
            <w:ins w:id="1769" w:author="Licencia Office" w:date="2026-04-22T13:36:00Z" w16du:dateUtc="2026-04-22T19:36:00Z">
              <w:r w:rsidRPr="00AE7BF3">
                <w:rPr>
                  <w:rFonts w:ascii="Montserrat" w:hAnsi="Montserrat" w:cs="Arial"/>
                  <w:b w:val="0"/>
                  <w:highlight w:val="cyan"/>
                  <w:lang w:val="es-MX"/>
                  <w:rPrChange w:id="1770" w:author="Licencia Office" w:date="2026-04-22T13:37:00Z" w16du:dateUtc="2026-04-22T19:37: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55BCF8A8" w14:textId="77777777" w:rsidR="00AE7BF3" w:rsidRPr="00AE7BF3" w:rsidRDefault="00AE7BF3" w:rsidP="00B04EE0">
            <w:pPr>
              <w:pStyle w:val="TableHeading0"/>
              <w:rPr>
                <w:ins w:id="1771" w:author="Licencia Office" w:date="2026-04-22T13:36:00Z" w16du:dateUtc="2026-04-22T19:36:00Z"/>
                <w:rFonts w:ascii="Montserrat" w:hAnsi="Montserrat" w:cs="Arial"/>
                <w:b w:val="0"/>
                <w:highlight w:val="cyan"/>
                <w:lang w:val="es-MX"/>
                <w:rPrChange w:id="1772" w:author="Licencia Office" w:date="2026-04-22T13:37:00Z" w16du:dateUtc="2026-04-22T19:37:00Z">
                  <w:rPr>
                    <w:ins w:id="1773" w:author="Licencia Office" w:date="2026-04-22T13:36:00Z" w16du:dateUtc="2026-04-22T19:36:00Z"/>
                    <w:rFonts w:ascii="Montserrat" w:hAnsi="Montserrat" w:cs="Arial"/>
                    <w:b w:val="0"/>
                    <w:lang w:val="es-MX"/>
                  </w:rPr>
                </w:rPrChange>
              </w:rPr>
            </w:pPr>
            <w:ins w:id="1774" w:author="Licencia Office" w:date="2026-04-22T13:36:00Z" w16du:dateUtc="2026-04-22T19:36:00Z">
              <w:r w:rsidRPr="00AE7BF3">
                <w:rPr>
                  <w:rFonts w:ascii="Montserrat" w:hAnsi="Montserrat" w:cs="Arial"/>
                  <w:b w:val="0"/>
                  <w:highlight w:val="cyan"/>
                  <w:lang w:val="es-MX"/>
                  <w:rPrChange w:id="1775"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4D9C1A86" w14:textId="77777777" w:rsidR="00AE7BF3" w:rsidRPr="00AE7BF3" w:rsidRDefault="00AE7BF3" w:rsidP="00B04EE0">
            <w:pPr>
              <w:jc w:val="center"/>
              <w:rPr>
                <w:ins w:id="1776" w:author="Licencia Office" w:date="2026-04-22T13:36:00Z" w16du:dateUtc="2026-04-22T19:36:00Z"/>
                <w:rFonts w:ascii="Montserrat" w:hAnsi="Montserrat" w:cs="Arial"/>
                <w:sz w:val="18"/>
                <w:szCs w:val="19"/>
                <w:highlight w:val="cyan"/>
                <w:rPrChange w:id="1777" w:author="Licencia Office" w:date="2026-04-22T13:37:00Z" w16du:dateUtc="2026-04-22T19:37:00Z">
                  <w:rPr>
                    <w:ins w:id="1778" w:author="Licencia Office" w:date="2026-04-22T13:36:00Z" w16du:dateUtc="2026-04-22T19:36:00Z"/>
                    <w:rFonts w:ascii="Montserrat" w:hAnsi="Montserrat" w:cs="Arial"/>
                    <w:sz w:val="18"/>
                    <w:szCs w:val="19"/>
                  </w:rPr>
                </w:rPrChange>
              </w:rPr>
            </w:pPr>
            <w:ins w:id="1779" w:author="Licencia Office" w:date="2026-04-22T13:36:00Z" w16du:dateUtc="2026-04-22T19:36:00Z">
              <w:r w:rsidRPr="00AE7BF3">
                <w:rPr>
                  <w:rFonts w:ascii="Montserrat" w:hAnsi="Montserrat" w:cs="Arial"/>
                  <w:sz w:val="18"/>
                  <w:highlight w:val="cyan"/>
                  <w:rPrChange w:id="1780" w:author="Licencia Office" w:date="2026-04-22T13:37:00Z" w16du:dateUtc="2026-04-22T19:37:00Z">
                    <w:rPr>
                      <w:rFonts w:ascii="Montserrat" w:hAnsi="Montserrat" w:cs="Arial"/>
                      <w:sz w:val="18"/>
                    </w:rPr>
                  </w:rPrChange>
                </w:rPr>
                <w:t>“AAAA560522T96”</w:t>
              </w:r>
            </w:ins>
          </w:p>
        </w:tc>
      </w:tr>
      <w:tr w:rsidR="00AE7BF3" w:rsidRPr="00AE7BF3" w14:paraId="46A1C16E" w14:textId="77777777" w:rsidTr="00B04EE0">
        <w:trPr>
          <w:trHeight w:val="454"/>
          <w:tblHeader/>
          <w:jc w:val="center"/>
          <w:ins w:id="1781"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6FA06F4D" w14:textId="77777777" w:rsidR="00AE7BF3" w:rsidRPr="00AE7BF3" w:rsidRDefault="00AE7BF3" w:rsidP="00B04EE0">
            <w:pPr>
              <w:pStyle w:val="TableHeading0"/>
              <w:rPr>
                <w:ins w:id="1782" w:author="Licencia Office" w:date="2026-04-22T13:36:00Z" w16du:dateUtc="2026-04-22T19:36:00Z"/>
                <w:rFonts w:ascii="Montserrat" w:hAnsi="Montserrat" w:cs="Arial"/>
                <w:b w:val="0"/>
                <w:highlight w:val="cyan"/>
                <w:lang w:val="es-MX"/>
                <w:rPrChange w:id="1783" w:author="Licencia Office" w:date="2026-04-22T13:37:00Z" w16du:dateUtc="2026-04-22T19:37:00Z">
                  <w:rPr>
                    <w:ins w:id="1784" w:author="Licencia Office" w:date="2026-04-22T13:36:00Z" w16du:dateUtc="2026-04-22T19:36:00Z"/>
                    <w:rFonts w:ascii="Montserrat" w:hAnsi="Montserrat" w:cs="Arial"/>
                    <w:b w:val="0"/>
                    <w:lang w:val="es-MX"/>
                  </w:rPr>
                </w:rPrChange>
              </w:rPr>
            </w:pPr>
            <w:ins w:id="1785" w:author="Licencia Office" w:date="2026-04-22T13:36:00Z" w16du:dateUtc="2026-04-22T19:36:00Z">
              <w:r w:rsidRPr="00AE7BF3">
                <w:rPr>
                  <w:rFonts w:ascii="Montserrat" w:hAnsi="Montserrat" w:cs="Arial"/>
                  <w:b w:val="0"/>
                  <w:highlight w:val="cyan"/>
                  <w:lang w:val="es-MX"/>
                  <w:rPrChange w:id="1786" w:author="Licencia Office" w:date="2026-04-22T13:37:00Z" w16du:dateUtc="2026-04-22T19:37:00Z">
                    <w:rPr>
                      <w:rFonts w:ascii="Montserrat" w:hAnsi="Montserrat" w:cs="Arial"/>
                      <w:b w:val="0"/>
                      <w:lang w:val="es-MX"/>
                    </w:rPr>
                  </w:rPrChange>
                </w:rPr>
                <w:t>2</w:t>
              </w:r>
            </w:ins>
          </w:p>
        </w:tc>
        <w:tc>
          <w:tcPr>
            <w:tcW w:w="1204" w:type="dxa"/>
            <w:tcBorders>
              <w:top w:val="single" w:sz="6" w:space="0" w:color="auto"/>
              <w:left w:val="single" w:sz="6" w:space="0" w:color="auto"/>
              <w:bottom w:val="single" w:sz="6" w:space="0" w:color="auto"/>
              <w:right w:val="single" w:sz="6" w:space="0" w:color="auto"/>
            </w:tcBorders>
            <w:vAlign w:val="center"/>
          </w:tcPr>
          <w:p w14:paraId="78DAE244" w14:textId="77777777" w:rsidR="00AE7BF3" w:rsidRPr="00AE7BF3" w:rsidRDefault="00AE7BF3" w:rsidP="00B04EE0">
            <w:pPr>
              <w:pStyle w:val="TableHeading0"/>
              <w:rPr>
                <w:ins w:id="1787" w:author="Licencia Office" w:date="2026-04-22T13:36:00Z" w16du:dateUtc="2026-04-22T19:36:00Z"/>
                <w:rFonts w:ascii="Montserrat" w:hAnsi="Montserrat" w:cs="Arial"/>
                <w:b w:val="0"/>
                <w:highlight w:val="cyan"/>
                <w:lang w:val="es-MX"/>
                <w:rPrChange w:id="1788" w:author="Licencia Office" w:date="2026-04-22T13:37:00Z" w16du:dateUtc="2026-04-22T19:37:00Z">
                  <w:rPr>
                    <w:ins w:id="1789" w:author="Licencia Office" w:date="2026-04-22T13:36:00Z" w16du:dateUtc="2026-04-22T19:36:00Z"/>
                    <w:rFonts w:ascii="Montserrat" w:hAnsi="Montserrat" w:cs="Arial"/>
                    <w:b w:val="0"/>
                    <w:lang w:val="es-MX"/>
                  </w:rPr>
                </w:rPrChange>
              </w:rPr>
            </w:pPr>
            <w:ins w:id="1790" w:author="Licencia Office" w:date="2026-04-22T13:36:00Z" w16du:dateUtc="2026-04-22T19:36:00Z">
              <w:r w:rsidRPr="00AE7BF3">
                <w:rPr>
                  <w:rFonts w:ascii="Montserrat" w:hAnsi="Montserrat" w:cs="Arial"/>
                  <w:b w:val="0"/>
                  <w:highlight w:val="cyan"/>
                  <w:lang w:val="es-MX"/>
                  <w:rPrChange w:id="1791" w:author="Licencia Office" w:date="2026-04-22T13:37:00Z" w16du:dateUtc="2026-04-22T19:37:00Z">
                    <w:rPr>
                      <w:rFonts w:ascii="Montserrat" w:hAnsi="Montserrat" w:cs="Arial"/>
                      <w:b w:val="0"/>
                      <w:lang w:val="es-MX"/>
                    </w:rPr>
                  </w:rPrChange>
                </w:rPr>
                <w:t>RFC del adquirente consultado</w:t>
              </w:r>
            </w:ins>
          </w:p>
        </w:tc>
        <w:tc>
          <w:tcPr>
            <w:tcW w:w="1232" w:type="dxa"/>
            <w:tcBorders>
              <w:top w:val="single" w:sz="6" w:space="0" w:color="auto"/>
              <w:left w:val="single" w:sz="6" w:space="0" w:color="auto"/>
              <w:bottom w:val="single" w:sz="6" w:space="0" w:color="auto"/>
              <w:right w:val="single" w:sz="6" w:space="0" w:color="auto"/>
            </w:tcBorders>
            <w:vAlign w:val="center"/>
          </w:tcPr>
          <w:p w14:paraId="0027504E" w14:textId="77777777" w:rsidR="00AE7BF3" w:rsidRPr="00AE7BF3" w:rsidRDefault="00AE7BF3" w:rsidP="00B04EE0">
            <w:pPr>
              <w:pStyle w:val="TableHeading0"/>
              <w:rPr>
                <w:ins w:id="1792" w:author="Licencia Office" w:date="2026-04-22T13:36:00Z" w16du:dateUtc="2026-04-22T19:36:00Z"/>
                <w:rFonts w:ascii="Montserrat" w:hAnsi="Montserrat" w:cs="Arial"/>
                <w:b w:val="0"/>
                <w:highlight w:val="cyan"/>
                <w:lang w:val="es-MX"/>
                <w:rPrChange w:id="1793" w:author="Licencia Office" w:date="2026-04-22T13:37:00Z" w16du:dateUtc="2026-04-22T19:37:00Z">
                  <w:rPr>
                    <w:ins w:id="1794" w:author="Licencia Office" w:date="2026-04-22T13:36:00Z" w16du:dateUtc="2026-04-22T19:36:00Z"/>
                    <w:rFonts w:ascii="Montserrat" w:hAnsi="Montserrat" w:cs="Arial"/>
                    <w:b w:val="0"/>
                    <w:lang w:val="es-MX"/>
                  </w:rPr>
                </w:rPrChange>
              </w:rPr>
            </w:pPr>
            <w:ins w:id="1795" w:author="Licencia Office" w:date="2026-04-22T13:36:00Z" w16du:dateUtc="2026-04-22T19:36:00Z">
              <w:r w:rsidRPr="00AE7BF3">
                <w:rPr>
                  <w:rFonts w:ascii="Montserrat" w:hAnsi="Montserrat" w:cs="Arial"/>
                  <w:b w:val="0"/>
                  <w:highlight w:val="cyan"/>
                  <w:lang w:val="es-MX"/>
                  <w:rPrChange w:id="1796" w:author="Licencia Office" w:date="2026-04-22T13:37:00Z" w16du:dateUtc="2026-04-22T19:37:00Z">
                    <w:rPr>
                      <w:rFonts w:ascii="Montserrat" w:hAnsi="Montserrat" w:cs="Arial"/>
                      <w:b w:val="0"/>
                      <w:lang w:val="es-MX"/>
                    </w:rPr>
                  </w:rPrChange>
                </w:rPr>
                <w:t xml:space="preserve">12-13  </w:t>
              </w:r>
            </w:ins>
          </w:p>
        </w:tc>
        <w:tc>
          <w:tcPr>
            <w:tcW w:w="1498" w:type="dxa"/>
            <w:tcBorders>
              <w:top w:val="single" w:sz="6" w:space="0" w:color="auto"/>
              <w:left w:val="single" w:sz="6" w:space="0" w:color="auto"/>
              <w:bottom w:val="single" w:sz="6" w:space="0" w:color="auto"/>
              <w:right w:val="single" w:sz="6" w:space="0" w:color="auto"/>
            </w:tcBorders>
            <w:vAlign w:val="center"/>
          </w:tcPr>
          <w:p w14:paraId="7F406EB7" w14:textId="77777777" w:rsidR="00AE7BF3" w:rsidRPr="00AE7BF3" w:rsidRDefault="00AE7BF3" w:rsidP="00B04EE0">
            <w:pPr>
              <w:pStyle w:val="TableHeading0"/>
              <w:rPr>
                <w:ins w:id="1797" w:author="Licencia Office" w:date="2026-04-22T13:36:00Z" w16du:dateUtc="2026-04-22T19:36:00Z"/>
                <w:rFonts w:ascii="Montserrat" w:hAnsi="Montserrat" w:cs="Arial"/>
                <w:b w:val="0"/>
                <w:highlight w:val="cyan"/>
                <w:lang w:val="es-MX"/>
                <w:rPrChange w:id="1798" w:author="Licencia Office" w:date="2026-04-22T13:37:00Z" w16du:dateUtc="2026-04-22T19:37:00Z">
                  <w:rPr>
                    <w:ins w:id="1799" w:author="Licencia Office" w:date="2026-04-22T13:36:00Z" w16du:dateUtc="2026-04-22T19:36:00Z"/>
                    <w:rFonts w:ascii="Montserrat" w:hAnsi="Montserrat" w:cs="Arial"/>
                    <w:b w:val="0"/>
                    <w:lang w:val="es-MX"/>
                  </w:rPr>
                </w:rPrChange>
              </w:rPr>
            </w:pPr>
            <w:ins w:id="1800" w:author="Licencia Office" w:date="2026-04-22T13:36:00Z" w16du:dateUtc="2026-04-22T19:36:00Z">
              <w:r w:rsidRPr="00AE7BF3">
                <w:rPr>
                  <w:rFonts w:ascii="Montserrat" w:hAnsi="Montserrat" w:cs="Arial"/>
                  <w:b w:val="0"/>
                  <w:highlight w:val="cyan"/>
                  <w:lang w:val="es-MX"/>
                  <w:rPrChange w:id="1801" w:author="Licencia Office" w:date="2026-04-22T13:37:00Z" w16du:dateUtc="2026-04-22T19:37:00Z">
                    <w:rPr>
                      <w:rFonts w:ascii="Montserrat" w:hAnsi="Montserrat" w:cs="Arial"/>
                      <w:b w:val="0"/>
                      <w:lang w:val="es-MX"/>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65E44D07" w14:textId="77777777" w:rsidR="00AE7BF3" w:rsidRPr="00AE7BF3" w:rsidRDefault="00AE7BF3" w:rsidP="00B04EE0">
            <w:pPr>
              <w:pStyle w:val="TableHeading0"/>
              <w:rPr>
                <w:ins w:id="1802" w:author="Licencia Office" w:date="2026-04-22T13:36:00Z" w16du:dateUtc="2026-04-22T19:36:00Z"/>
                <w:rFonts w:ascii="Montserrat" w:hAnsi="Montserrat" w:cs="Arial"/>
                <w:b w:val="0"/>
                <w:highlight w:val="cyan"/>
                <w:lang w:val="es-MX"/>
                <w:rPrChange w:id="1803" w:author="Licencia Office" w:date="2026-04-22T13:37:00Z" w16du:dateUtc="2026-04-22T19:37:00Z">
                  <w:rPr>
                    <w:ins w:id="1804" w:author="Licencia Office" w:date="2026-04-22T13:36:00Z" w16du:dateUtc="2026-04-22T19:36:00Z"/>
                    <w:rFonts w:ascii="Montserrat" w:hAnsi="Montserrat" w:cs="Arial"/>
                    <w:b w:val="0"/>
                    <w:lang w:val="es-MX"/>
                  </w:rPr>
                </w:rPrChange>
              </w:rPr>
            </w:pPr>
            <w:ins w:id="1805" w:author="Licencia Office" w:date="2026-04-22T13:36:00Z" w16du:dateUtc="2026-04-22T19:36:00Z">
              <w:r w:rsidRPr="00AE7BF3">
                <w:rPr>
                  <w:rFonts w:ascii="Montserrat" w:hAnsi="Montserrat" w:cs="Arial"/>
                  <w:b w:val="0"/>
                  <w:highlight w:val="cyan"/>
                  <w:lang w:val="es-MX"/>
                  <w:rPrChange w:id="1806" w:author="Licencia Office" w:date="2026-04-22T13:37:00Z" w16du:dateUtc="2026-04-22T19:37: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026BF903" w14:textId="77777777" w:rsidR="00AE7BF3" w:rsidRPr="00AE7BF3" w:rsidRDefault="00AE7BF3" w:rsidP="00B04EE0">
            <w:pPr>
              <w:pStyle w:val="TableHeading0"/>
              <w:rPr>
                <w:ins w:id="1807" w:author="Licencia Office" w:date="2026-04-22T13:36:00Z" w16du:dateUtc="2026-04-22T19:36:00Z"/>
                <w:rFonts w:ascii="Montserrat" w:hAnsi="Montserrat" w:cs="Arial"/>
                <w:b w:val="0"/>
                <w:highlight w:val="cyan"/>
                <w:lang w:val="es-MX"/>
                <w:rPrChange w:id="1808" w:author="Licencia Office" w:date="2026-04-22T13:37:00Z" w16du:dateUtc="2026-04-22T19:37:00Z">
                  <w:rPr>
                    <w:ins w:id="1809" w:author="Licencia Office" w:date="2026-04-22T13:36:00Z" w16du:dateUtc="2026-04-22T19:36:00Z"/>
                    <w:rFonts w:ascii="Montserrat" w:hAnsi="Montserrat" w:cs="Arial"/>
                    <w:b w:val="0"/>
                    <w:lang w:val="es-MX"/>
                  </w:rPr>
                </w:rPrChange>
              </w:rPr>
            </w:pPr>
            <w:ins w:id="1810" w:author="Licencia Office" w:date="2026-04-22T13:36:00Z" w16du:dateUtc="2026-04-22T19:36:00Z">
              <w:r w:rsidRPr="00AE7BF3">
                <w:rPr>
                  <w:rFonts w:ascii="Montserrat" w:hAnsi="Montserrat" w:cs="Arial"/>
                  <w:b w:val="0"/>
                  <w:highlight w:val="cyan"/>
                  <w:lang w:val="es-MX"/>
                  <w:rPrChange w:id="1811"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033C980C" w14:textId="77777777" w:rsidR="00AE7BF3" w:rsidRPr="00AE7BF3" w:rsidRDefault="00AE7BF3" w:rsidP="00B04EE0">
            <w:pPr>
              <w:jc w:val="center"/>
              <w:rPr>
                <w:ins w:id="1812" w:author="Licencia Office" w:date="2026-04-22T13:36:00Z" w16du:dateUtc="2026-04-22T19:36:00Z"/>
                <w:rFonts w:ascii="Montserrat" w:hAnsi="Montserrat" w:cs="Arial"/>
                <w:sz w:val="18"/>
                <w:highlight w:val="cyan"/>
                <w:rPrChange w:id="1813" w:author="Licencia Office" w:date="2026-04-22T13:37:00Z" w16du:dateUtc="2026-04-22T19:37:00Z">
                  <w:rPr>
                    <w:ins w:id="1814" w:author="Licencia Office" w:date="2026-04-22T13:36:00Z" w16du:dateUtc="2026-04-22T19:36:00Z"/>
                    <w:rFonts w:ascii="Montserrat" w:hAnsi="Montserrat" w:cs="Arial"/>
                    <w:sz w:val="18"/>
                  </w:rPr>
                </w:rPrChange>
              </w:rPr>
            </w:pPr>
            <w:ins w:id="1815" w:author="Licencia Office" w:date="2026-04-22T13:36:00Z" w16du:dateUtc="2026-04-22T19:36:00Z">
              <w:r w:rsidRPr="00AE7BF3">
                <w:rPr>
                  <w:rFonts w:ascii="Montserrat" w:hAnsi="Montserrat" w:cs="Arial"/>
                  <w:sz w:val="18"/>
                  <w:highlight w:val="cyan"/>
                  <w:rPrChange w:id="1816" w:author="Licencia Office" w:date="2026-04-22T13:37:00Z" w16du:dateUtc="2026-04-22T19:37:00Z">
                    <w:rPr>
                      <w:rFonts w:ascii="Montserrat" w:hAnsi="Montserrat" w:cs="Arial"/>
                      <w:sz w:val="18"/>
                    </w:rPr>
                  </w:rPrChange>
                </w:rPr>
                <w:t>“AAAA560522T96”</w:t>
              </w:r>
            </w:ins>
          </w:p>
        </w:tc>
      </w:tr>
      <w:tr w:rsidR="00AE7BF3" w:rsidRPr="00AE7BF3" w14:paraId="1EBC58C4" w14:textId="77777777" w:rsidTr="00B04EE0">
        <w:trPr>
          <w:trHeight w:val="454"/>
          <w:tblHeader/>
          <w:jc w:val="center"/>
          <w:ins w:id="1817"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468664DC" w14:textId="77777777" w:rsidR="00AE7BF3" w:rsidRPr="00AE7BF3" w:rsidRDefault="00AE7BF3" w:rsidP="00B04EE0">
            <w:pPr>
              <w:pStyle w:val="TableHeading0"/>
              <w:rPr>
                <w:ins w:id="1818" w:author="Licencia Office" w:date="2026-04-22T13:36:00Z" w16du:dateUtc="2026-04-22T19:36:00Z"/>
                <w:rFonts w:ascii="Montserrat" w:hAnsi="Montserrat" w:cs="Arial"/>
                <w:b w:val="0"/>
                <w:highlight w:val="cyan"/>
                <w:lang w:val="es-MX"/>
                <w:rPrChange w:id="1819" w:author="Licencia Office" w:date="2026-04-22T13:37:00Z" w16du:dateUtc="2026-04-22T19:37:00Z">
                  <w:rPr>
                    <w:ins w:id="1820" w:author="Licencia Office" w:date="2026-04-22T13:36:00Z" w16du:dateUtc="2026-04-22T19:36:00Z"/>
                    <w:rFonts w:ascii="Montserrat" w:hAnsi="Montserrat" w:cs="Arial"/>
                    <w:b w:val="0"/>
                    <w:lang w:val="es-MX"/>
                  </w:rPr>
                </w:rPrChange>
              </w:rPr>
            </w:pPr>
            <w:ins w:id="1821" w:author="Licencia Office" w:date="2026-04-22T13:36:00Z" w16du:dateUtc="2026-04-22T19:36:00Z">
              <w:r w:rsidRPr="00AE7BF3">
                <w:rPr>
                  <w:rFonts w:ascii="Montserrat" w:hAnsi="Montserrat" w:cs="Arial"/>
                  <w:b w:val="0"/>
                  <w:highlight w:val="cyan"/>
                  <w:lang w:val="es-MX"/>
                  <w:rPrChange w:id="1822" w:author="Licencia Office" w:date="2026-04-22T13:37:00Z" w16du:dateUtc="2026-04-22T19:37:00Z">
                    <w:rPr>
                      <w:rFonts w:ascii="Montserrat" w:hAnsi="Montserrat" w:cs="Arial"/>
                      <w:b w:val="0"/>
                      <w:lang w:val="es-MX"/>
                    </w:rPr>
                  </w:rPrChange>
                </w:rPr>
                <w:t>3</w:t>
              </w:r>
            </w:ins>
          </w:p>
        </w:tc>
        <w:tc>
          <w:tcPr>
            <w:tcW w:w="1204" w:type="dxa"/>
            <w:tcBorders>
              <w:top w:val="single" w:sz="6" w:space="0" w:color="auto"/>
              <w:left w:val="single" w:sz="6" w:space="0" w:color="auto"/>
              <w:bottom w:val="single" w:sz="6" w:space="0" w:color="auto"/>
              <w:right w:val="single" w:sz="6" w:space="0" w:color="auto"/>
            </w:tcBorders>
            <w:vAlign w:val="center"/>
          </w:tcPr>
          <w:p w14:paraId="2CD81E32" w14:textId="77777777" w:rsidR="00AE7BF3" w:rsidRPr="00AE7BF3" w:rsidRDefault="00AE7BF3" w:rsidP="00B04EE0">
            <w:pPr>
              <w:pStyle w:val="TableHeading0"/>
              <w:rPr>
                <w:ins w:id="1823" w:author="Licencia Office" w:date="2026-04-22T13:36:00Z" w16du:dateUtc="2026-04-22T19:36:00Z"/>
                <w:rFonts w:ascii="Montserrat" w:hAnsi="Montserrat" w:cs="Arial"/>
                <w:b w:val="0"/>
                <w:highlight w:val="cyan"/>
                <w:lang w:val="es-MX"/>
                <w:rPrChange w:id="1824" w:author="Licencia Office" w:date="2026-04-22T13:37:00Z" w16du:dateUtc="2026-04-22T19:37:00Z">
                  <w:rPr>
                    <w:ins w:id="1825" w:author="Licencia Office" w:date="2026-04-22T13:36:00Z" w16du:dateUtc="2026-04-22T19:36:00Z"/>
                    <w:rFonts w:ascii="Montserrat" w:hAnsi="Montserrat" w:cs="Arial"/>
                    <w:b w:val="0"/>
                    <w:lang w:val="es-MX"/>
                  </w:rPr>
                </w:rPrChange>
              </w:rPr>
            </w:pPr>
            <w:ins w:id="1826" w:author="Licencia Office" w:date="2026-04-22T13:36:00Z" w16du:dateUtc="2026-04-22T19:36:00Z">
              <w:r w:rsidRPr="00AE7BF3">
                <w:rPr>
                  <w:rFonts w:ascii="Montserrat" w:hAnsi="Montserrat" w:cs="Arial"/>
                  <w:b w:val="0"/>
                  <w:highlight w:val="cyan"/>
                  <w:lang w:val="es-MX"/>
                  <w:rPrChange w:id="1827" w:author="Licencia Office" w:date="2026-04-22T13:37:00Z" w16du:dateUtc="2026-04-22T19:37:00Z">
                    <w:rPr>
                      <w:rFonts w:ascii="Montserrat" w:hAnsi="Montserrat" w:cs="Arial"/>
                      <w:b w:val="0"/>
                      <w:lang w:val="es-MX"/>
                    </w:rPr>
                  </w:rPrChange>
                </w:rPr>
                <w:t>RFC del prestador de servicios</w:t>
              </w:r>
            </w:ins>
          </w:p>
        </w:tc>
        <w:tc>
          <w:tcPr>
            <w:tcW w:w="1232" w:type="dxa"/>
            <w:tcBorders>
              <w:top w:val="single" w:sz="6" w:space="0" w:color="auto"/>
              <w:left w:val="single" w:sz="6" w:space="0" w:color="auto"/>
              <w:bottom w:val="single" w:sz="6" w:space="0" w:color="auto"/>
              <w:right w:val="single" w:sz="6" w:space="0" w:color="auto"/>
            </w:tcBorders>
            <w:vAlign w:val="center"/>
          </w:tcPr>
          <w:p w14:paraId="7A0B2892" w14:textId="77777777" w:rsidR="00AE7BF3" w:rsidRPr="00AE7BF3" w:rsidRDefault="00AE7BF3" w:rsidP="00B04EE0">
            <w:pPr>
              <w:pStyle w:val="TableHeading0"/>
              <w:rPr>
                <w:ins w:id="1828" w:author="Licencia Office" w:date="2026-04-22T13:36:00Z" w16du:dateUtc="2026-04-22T19:36:00Z"/>
                <w:rFonts w:ascii="Montserrat" w:hAnsi="Montserrat" w:cs="Arial"/>
                <w:b w:val="0"/>
                <w:highlight w:val="cyan"/>
                <w:lang w:val="es-MX"/>
                <w:rPrChange w:id="1829" w:author="Licencia Office" w:date="2026-04-22T13:37:00Z" w16du:dateUtc="2026-04-22T19:37:00Z">
                  <w:rPr>
                    <w:ins w:id="1830" w:author="Licencia Office" w:date="2026-04-22T13:36:00Z" w16du:dateUtc="2026-04-22T19:36:00Z"/>
                    <w:rFonts w:ascii="Montserrat" w:hAnsi="Montserrat" w:cs="Arial"/>
                    <w:b w:val="0"/>
                    <w:lang w:val="es-MX"/>
                  </w:rPr>
                </w:rPrChange>
              </w:rPr>
            </w:pPr>
            <w:ins w:id="1831" w:author="Licencia Office" w:date="2026-04-22T13:36:00Z" w16du:dateUtc="2026-04-22T19:36:00Z">
              <w:r w:rsidRPr="00AE7BF3">
                <w:rPr>
                  <w:rFonts w:ascii="Montserrat" w:hAnsi="Montserrat" w:cs="Arial"/>
                  <w:b w:val="0"/>
                  <w:highlight w:val="cyan"/>
                  <w:lang w:val="es-MX"/>
                  <w:rPrChange w:id="1832" w:author="Licencia Office" w:date="2026-04-22T13:37:00Z" w16du:dateUtc="2026-04-22T19:37:00Z">
                    <w:rPr>
                      <w:rFonts w:ascii="Montserrat" w:hAnsi="Montserrat" w:cs="Arial"/>
                      <w:b w:val="0"/>
                      <w:lang w:val="es-MX"/>
                    </w:rPr>
                  </w:rPrChange>
                </w:rPr>
                <w:t xml:space="preserve">12  </w:t>
              </w:r>
            </w:ins>
          </w:p>
        </w:tc>
        <w:tc>
          <w:tcPr>
            <w:tcW w:w="1498" w:type="dxa"/>
            <w:tcBorders>
              <w:top w:val="single" w:sz="6" w:space="0" w:color="auto"/>
              <w:left w:val="single" w:sz="6" w:space="0" w:color="auto"/>
              <w:bottom w:val="single" w:sz="6" w:space="0" w:color="auto"/>
              <w:right w:val="single" w:sz="6" w:space="0" w:color="auto"/>
            </w:tcBorders>
            <w:vAlign w:val="center"/>
          </w:tcPr>
          <w:p w14:paraId="19206306" w14:textId="77777777" w:rsidR="00AE7BF3" w:rsidRPr="00AE7BF3" w:rsidRDefault="00AE7BF3" w:rsidP="00B04EE0">
            <w:pPr>
              <w:pStyle w:val="TableHeading0"/>
              <w:rPr>
                <w:ins w:id="1833" w:author="Licencia Office" w:date="2026-04-22T13:36:00Z" w16du:dateUtc="2026-04-22T19:36:00Z"/>
                <w:rFonts w:ascii="Montserrat" w:hAnsi="Montserrat" w:cs="Arial"/>
                <w:b w:val="0"/>
                <w:highlight w:val="cyan"/>
                <w:lang w:val="es-MX"/>
                <w:rPrChange w:id="1834" w:author="Licencia Office" w:date="2026-04-22T13:37:00Z" w16du:dateUtc="2026-04-22T19:37:00Z">
                  <w:rPr>
                    <w:ins w:id="1835" w:author="Licencia Office" w:date="2026-04-22T13:36:00Z" w16du:dateUtc="2026-04-22T19:36:00Z"/>
                    <w:rFonts w:ascii="Montserrat" w:hAnsi="Montserrat" w:cs="Arial"/>
                    <w:b w:val="0"/>
                    <w:lang w:val="es-MX"/>
                  </w:rPr>
                </w:rPrChange>
              </w:rPr>
            </w:pPr>
            <w:ins w:id="1836" w:author="Licencia Office" w:date="2026-04-22T13:36:00Z" w16du:dateUtc="2026-04-22T19:36:00Z">
              <w:r w:rsidRPr="00AE7BF3">
                <w:rPr>
                  <w:rFonts w:ascii="Montserrat" w:hAnsi="Montserrat" w:cs="Arial"/>
                  <w:b w:val="0"/>
                  <w:highlight w:val="cyan"/>
                  <w:lang w:val="es-MX"/>
                  <w:rPrChange w:id="1837" w:author="Licencia Office" w:date="2026-04-22T13:37:00Z" w16du:dateUtc="2026-04-22T19:37:00Z">
                    <w:rPr>
                      <w:rFonts w:ascii="Montserrat" w:hAnsi="Montserrat" w:cs="Arial"/>
                      <w:b w:val="0"/>
                      <w:lang w:val="es-MX"/>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0A83ABEF" w14:textId="77777777" w:rsidR="00AE7BF3" w:rsidRPr="00AE7BF3" w:rsidRDefault="00AE7BF3" w:rsidP="00B04EE0">
            <w:pPr>
              <w:pStyle w:val="TableHeading0"/>
              <w:rPr>
                <w:ins w:id="1838" w:author="Licencia Office" w:date="2026-04-22T13:36:00Z" w16du:dateUtc="2026-04-22T19:36:00Z"/>
                <w:rFonts w:ascii="Montserrat" w:hAnsi="Montserrat" w:cs="Arial"/>
                <w:b w:val="0"/>
                <w:highlight w:val="cyan"/>
                <w:lang w:val="es-MX"/>
                <w:rPrChange w:id="1839" w:author="Licencia Office" w:date="2026-04-22T13:37:00Z" w16du:dateUtc="2026-04-22T19:37:00Z">
                  <w:rPr>
                    <w:ins w:id="1840" w:author="Licencia Office" w:date="2026-04-22T13:36:00Z" w16du:dateUtc="2026-04-22T19:36:00Z"/>
                    <w:rFonts w:ascii="Montserrat" w:hAnsi="Montserrat" w:cs="Arial"/>
                    <w:b w:val="0"/>
                    <w:lang w:val="es-MX"/>
                  </w:rPr>
                </w:rPrChange>
              </w:rPr>
            </w:pPr>
            <w:ins w:id="1841" w:author="Licencia Office" w:date="2026-04-22T13:36:00Z" w16du:dateUtc="2026-04-22T19:36:00Z">
              <w:r w:rsidRPr="00AE7BF3">
                <w:rPr>
                  <w:rFonts w:ascii="Montserrat" w:hAnsi="Montserrat" w:cs="Arial"/>
                  <w:b w:val="0"/>
                  <w:highlight w:val="cyan"/>
                  <w:lang w:val="es-MX"/>
                  <w:rPrChange w:id="1842" w:author="Licencia Office" w:date="2026-04-22T13:37:00Z" w16du:dateUtc="2026-04-22T19:37: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78679FA0" w14:textId="77777777" w:rsidR="00AE7BF3" w:rsidRPr="00AE7BF3" w:rsidRDefault="00AE7BF3" w:rsidP="00B04EE0">
            <w:pPr>
              <w:pStyle w:val="TableHeading0"/>
              <w:rPr>
                <w:ins w:id="1843" w:author="Licencia Office" w:date="2026-04-22T13:36:00Z" w16du:dateUtc="2026-04-22T19:36:00Z"/>
                <w:rFonts w:ascii="Montserrat" w:hAnsi="Montserrat" w:cs="Arial"/>
                <w:b w:val="0"/>
                <w:highlight w:val="cyan"/>
                <w:lang w:val="es-MX"/>
                <w:rPrChange w:id="1844" w:author="Licencia Office" w:date="2026-04-22T13:37:00Z" w16du:dateUtc="2026-04-22T19:37:00Z">
                  <w:rPr>
                    <w:ins w:id="1845" w:author="Licencia Office" w:date="2026-04-22T13:36:00Z" w16du:dateUtc="2026-04-22T19:36:00Z"/>
                    <w:rFonts w:ascii="Montserrat" w:hAnsi="Montserrat" w:cs="Arial"/>
                    <w:b w:val="0"/>
                    <w:lang w:val="es-MX"/>
                  </w:rPr>
                </w:rPrChange>
              </w:rPr>
            </w:pPr>
            <w:ins w:id="1846" w:author="Licencia Office" w:date="2026-04-22T13:36:00Z" w16du:dateUtc="2026-04-22T19:36:00Z">
              <w:r w:rsidRPr="00AE7BF3">
                <w:rPr>
                  <w:rFonts w:ascii="Montserrat" w:hAnsi="Montserrat" w:cs="Arial"/>
                  <w:b w:val="0"/>
                  <w:highlight w:val="cyan"/>
                  <w:lang w:val="es-MX"/>
                  <w:rPrChange w:id="1847"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3A63B8FB" w14:textId="77777777" w:rsidR="00AE7BF3" w:rsidRPr="00AE7BF3" w:rsidRDefault="00AE7BF3" w:rsidP="00B04EE0">
            <w:pPr>
              <w:jc w:val="center"/>
              <w:rPr>
                <w:ins w:id="1848" w:author="Licencia Office" w:date="2026-04-22T13:36:00Z" w16du:dateUtc="2026-04-22T19:36:00Z"/>
                <w:rFonts w:ascii="Montserrat" w:hAnsi="Montserrat" w:cs="Arial"/>
                <w:sz w:val="18"/>
                <w:highlight w:val="cyan"/>
                <w:rPrChange w:id="1849" w:author="Licencia Office" w:date="2026-04-22T13:37:00Z" w16du:dateUtc="2026-04-22T19:37:00Z">
                  <w:rPr>
                    <w:ins w:id="1850" w:author="Licencia Office" w:date="2026-04-22T13:36:00Z" w16du:dateUtc="2026-04-22T19:36:00Z"/>
                    <w:rFonts w:ascii="Montserrat" w:hAnsi="Montserrat" w:cs="Arial"/>
                    <w:sz w:val="18"/>
                  </w:rPr>
                </w:rPrChange>
              </w:rPr>
            </w:pPr>
            <w:ins w:id="1851" w:author="Licencia Office" w:date="2026-04-22T13:36:00Z" w16du:dateUtc="2026-04-22T19:36:00Z">
              <w:r w:rsidRPr="00AE7BF3">
                <w:rPr>
                  <w:rFonts w:ascii="Montserrat" w:hAnsi="Montserrat" w:cs="Arial"/>
                  <w:sz w:val="18"/>
                  <w:highlight w:val="cyan"/>
                  <w:rPrChange w:id="1852" w:author="Licencia Office" w:date="2026-04-22T13:37:00Z" w16du:dateUtc="2026-04-22T19:37:00Z">
                    <w:rPr>
                      <w:rFonts w:ascii="Montserrat" w:hAnsi="Montserrat" w:cs="Arial"/>
                      <w:sz w:val="18"/>
                    </w:rPr>
                  </w:rPrChange>
                </w:rPr>
                <w:t>“AAA560522T96”</w:t>
              </w:r>
            </w:ins>
          </w:p>
        </w:tc>
      </w:tr>
      <w:tr w:rsidR="00AE7BF3" w:rsidRPr="00AE7BF3" w14:paraId="376838EB" w14:textId="77777777" w:rsidTr="00B04EE0">
        <w:trPr>
          <w:trHeight w:val="454"/>
          <w:tblHeader/>
          <w:jc w:val="center"/>
          <w:ins w:id="1853"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3AA61A0A" w14:textId="77777777" w:rsidR="00AE7BF3" w:rsidRPr="00AE7BF3" w:rsidRDefault="00AE7BF3" w:rsidP="00B04EE0">
            <w:pPr>
              <w:pStyle w:val="TableHeading0"/>
              <w:rPr>
                <w:ins w:id="1854" w:author="Licencia Office" w:date="2026-04-22T13:36:00Z" w16du:dateUtc="2026-04-22T19:36:00Z"/>
                <w:rFonts w:ascii="Montserrat" w:hAnsi="Montserrat" w:cs="Arial"/>
                <w:b w:val="0"/>
                <w:highlight w:val="cyan"/>
                <w:lang w:val="es-MX"/>
                <w:rPrChange w:id="1855" w:author="Licencia Office" w:date="2026-04-22T13:37:00Z" w16du:dateUtc="2026-04-22T19:37:00Z">
                  <w:rPr>
                    <w:ins w:id="1856" w:author="Licencia Office" w:date="2026-04-22T13:36:00Z" w16du:dateUtc="2026-04-22T19:36:00Z"/>
                    <w:rFonts w:ascii="Montserrat" w:hAnsi="Montserrat" w:cs="Arial"/>
                    <w:b w:val="0"/>
                    <w:lang w:val="es-MX"/>
                  </w:rPr>
                </w:rPrChange>
              </w:rPr>
            </w:pPr>
            <w:ins w:id="1857" w:author="Licencia Office" w:date="2026-04-22T13:36:00Z" w16du:dateUtc="2026-04-22T19:36:00Z">
              <w:r w:rsidRPr="00AE7BF3">
                <w:rPr>
                  <w:rFonts w:ascii="Montserrat" w:hAnsi="Montserrat" w:cs="Arial"/>
                  <w:b w:val="0"/>
                  <w:highlight w:val="cyan"/>
                  <w:lang w:val="es-MX"/>
                  <w:rPrChange w:id="1858" w:author="Licencia Office" w:date="2026-04-22T13:37:00Z" w16du:dateUtc="2026-04-22T19:37:00Z">
                    <w:rPr>
                      <w:rFonts w:ascii="Montserrat" w:hAnsi="Montserrat" w:cs="Arial"/>
                      <w:b w:val="0"/>
                      <w:lang w:val="es-MX"/>
                    </w:rPr>
                  </w:rPrChange>
                </w:rPr>
                <w:t>4</w:t>
              </w:r>
            </w:ins>
          </w:p>
        </w:tc>
        <w:tc>
          <w:tcPr>
            <w:tcW w:w="1204" w:type="dxa"/>
            <w:tcBorders>
              <w:top w:val="single" w:sz="6" w:space="0" w:color="auto"/>
              <w:left w:val="single" w:sz="6" w:space="0" w:color="auto"/>
              <w:bottom w:val="single" w:sz="6" w:space="0" w:color="auto"/>
              <w:right w:val="single" w:sz="6" w:space="0" w:color="auto"/>
            </w:tcBorders>
            <w:vAlign w:val="center"/>
          </w:tcPr>
          <w:p w14:paraId="1141CC60" w14:textId="77777777" w:rsidR="00AE7BF3" w:rsidRPr="00AE7BF3" w:rsidRDefault="00AE7BF3" w:rsidP="00B04EE0">
            <w:pPr>
              <w:pStyle w:val="TableHeading0"/>
              <w:rPr>
                <w:ins w:id="1859" w:author="Licencia Office" w:date="2026-04-22T13:36:00Z" w16du:dateUtc="2026-04-22T19:36:00Z"/>
                <w:rFonts w:ascii="Montserrat" w:hAnsi="Montserrat" w:cs="Arial"/>
                <w:b w:val="0"/>
                <w:highlight w:val="cyan"/>
                <w:lang w:val="es-MX"/>
                <w:rPrChange w:id="1860" w:author="Licencia Office" w:date="2026-04-22T13:37:00Z" w16du:dateUtc="2026-04-22T19:37:00Z">
                  <w:rPr>
                    <w:ins w:id="1861" w:author="Licencia Office" w:date="2026-04-22T13:36:00Z" w16du:dateUtc="2026-04-22T19:36:00Z"/>
                    <w:rFonts w:ascii="Montserrat" w:hAnsi="Montserrat" w:cs="Arial"/>
                    <w:b w:val="0"/>
                    <w:lang w:val="es-MX"/>
                  </w:rPr>
                </w:rPrChange>
              </w:rPr>
            </w:pPr>
            <w:ins w:id="1862" w:author="Licencia Office" w:date="2026-04-22T13:36:00Z" w16du:dateUtc="2026-04-22T19:36:00Z">
              <w:r w:rsidRPr="00AE7BF3">
                <w:rPr>
                  <w:rFonts w:ascii="Montserrat" w:hAnsi="Montserrat" w:cs="Arial"/>
                  <w:b w:val="0"/>
                  <w:highlight w:val="cyan"/>
                  <w:lang w:val="es-MX"/>
                  <w:rPrChange w:id="1863" w:author="Licencia Office" w:date="2026-04-22T13:37:00Z" w16du:dateUtc="2026-04-22T19:37:00Z">
                    <w:rPr>
                      <w:rFonts w:ascii="Montserrat" w:hAnsi="Montserrat" w:cs="Arial"/>
                      <w:b w:val="0"/>
                      <w:lang w:val="es-MX"/>
                    </w:rPr>
                  </w:rPrChange>
                </w:rPr>
                <w:t>Motivo de rechazo</w:t>
              </w:r>
            </w:ins>
          </w:p>
        </w:tc>
        <w:tc>
          <w:tcPr>
            <w:tcW w:w="1232" w:type="dxa"/>
            <w:tcBorders>
              <w:top w:val="single" w:sz="6" w:space="0" w:color="auto"/>
              <w:left w:val="single" w:sz="6" w:space="0" w:color="auto"/>
              <w:bottom w:val="single" w:sz="6" w:space="0" w:color="auto"/>
              <w:right w:val="single" w:sz="6" w:space="0" w:color="auto"/>
            </w:tcBorders>
            <w:vAlign w:val="center"/>
          </w:tcPr>
          <w:p w14:paraId="244A3114" w14:textId="77777777" w:rsidR="00AE7BF3" w:rsidRPr="00AE7BF3" w:rsidRDefault="00AE7BF3" w:rsidP="00B04EE0">
            <w:pPr>
              <w:pStyle w:val="TableHeading0"/>
              <w:rPr>
                <w:ins w:id="1864" w:author="Licencia Office" w:date="2026-04-22T13:36:00Z" w16du:dateUtc="2026-04-22T19:36:00Z"/>
                <w:rFonts w:ascii="Montserrat" w:hAnsi="Montserrat" w:cs="Arial"/>
                <w:b w:val="0"/>
                <w:highlight w:val="cyan"/>
                <w:lang w:val="es-MX"/>
                <w:rPrChange w:id="1865" w:author="Licencia Office" w:date="2026-04-22T13:37:00Z" w16du:dateUtc="2026-04-22T19:37:00Z">
                  <w:rPr>
                    <w:ins w:id="1866" w:author="Licencia Office" w:date="2026-04-22T13:36:00Z" w16du:dateUtc="2026-04-22T19:36:00Z"/>
                    <w:rFonts w:ascii="Montserrat" w:hAnsi="Montserrat" w:cs="Arial"/>
                    <w:b w:val="0"/>
                    <w:lang w:val="es-MX"/>
                  </w:rPr>
                </w:rPrChange>
              </w:rPr>
            </w:pPr>
            <w:ins w:id="1867" w:author="Licencia Office" w:date="2026-04-22T13:36:00Z" w16du:dateUtc="2026-04-22T19:36:00Z">
              <w:r w:rsidRPr="00AE7BF3">
                <w:rPr>
                  <w:rFonts w:ascii="Montserrat" w:hAnsi="Montserrat" w:cs="Arial"/>
                  <w:b w:val="0"/>
                  <w:highlight w:val="cyan"/>
                  <w:lang w:val="es-MX"/>
                  <w:rPrChange w:id="1868" w:author="Licencia Office" w:date="2026-04-22T13:37:00Z" w16du:dateUtc="2026-04-22T19:37:00Z">
                    <w:rPr>
                      <w:rFonts w:ascii="Montserrat" w:hAnsi="Montserrat" w:cs="Arial"/>
                      <w:b w:val="0"/>
                      <w:lang w:val="es-MX"/>
                    </w:rPr>
                  </w:rPrChange>
                </w:rPr>
                <w:t>Texto</w:t>
              </w:r>
            </w:ins>
          </w:p>
        </w:tc>
        <w:tc>
          <w:tcPr>
            <w:tcW w:w="1498" w:type="dxa"/>
            <w:tcBorders>
              <w:top w:val="single" w:sz="6" w:space="0" w:color="auto"/>
              <w:left w:val="single" w:sz="6" w:space="0" w:color="auto"/>
              <w:bottom w:val="single" w:sz="6" w:space="0" w:color="auto"/>
              <w:right w:val="single" w:sz="6" w:space="0" w:color="auto"/>
            </w:tcBorders>
            <w:vAlign w:val="center"/>
          </w:tcPr>
          <w:p w14:paraId="4D499A91" w14:textId="77777777" w:rsidR="00AE7BF3" w:rsidRPr="00AE7BF3" w:rsidRDefault="00AE7BF3" w:rsidP="00B04EE0">
            <w:pPr>
              <w:pStyle w:val="TableHeading0"/>
              <w:rPr>
                <w:ins w:id="1869" w:author="Licencia Office" w:date="2026-04-22T13:36:00Z" w16du:dateUtc="2026-04-22T19:36:00Z"/>
                <w:rFonts w:ascii="Montserrat" w:hAnsi="Montserrat" w:cs="Arial"/>
                <w:b w:val="0"/>
                <w:highlight w:val="cyan"/>
                <w:lang w:val="es-MX"/>
                <w:rPrChange w:id="1870" w:author="Licencia Office" w:date="2026-04-22T13:37:00Z" w16du:dateUtc="2026-04-22T19:37:00Z">
                  <w:rPr>
                    <w:ins w:id="1871" w:author="Licencia Office" w:date="2026-04-22T13:36:00Z" w16du:dateUtc="2026-04-22T19:36:00Z"/>
                    <w:rFonts w:ascii="Montserrat" w:hAnsi="Montserrat" w:cs="Arial"/>
                    <w:b w:val="0"/>
                    <w:lang w:val="es-MX"/>
                  </w:rPr>
                </w:rPrChange>
              </w:rPr>
            </w:pPr>
            <w:ins w:id="1872" w:author="Licencia Office" w:date="2026-04-22T13:36:00Z" w16du:dateUtc="2026-04-22T19:36:00Z">
              <w:r w:rsidRPr="00AE7BF3">
                <w:rPr>
                  <w:rFonts w:ascii="Montserrat" w:hAnsi="Montserrat" w:cs="Arial"/>
                  <w:b w:val="0"/>
                  <w:highlight w:val="cyan"/>
                  <w:lang w:val="es-MX"/>
                  <w:rPrChange w:id="1873" w:author="Licencia Office" w:date="2026-04-22T13:37:00Z" w16du:dateUtc="2026-04-22T19:37:00Z">
                    <w:rPr>
                      <w:rFonts w:ascii="Montserrat" w:hAnsi="Montserrat" w:cs="Arial"/>
                      <w:b w:val="0"/>
                      <w:lang w:val="es-MX"/>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1BBB7F66" w14:textId="77777777" w:rsidR="00AE7BF3" w:rsidRPr="00AE7BF3" w:rsidRDefault="00AE7BF3" w:rsidP="00B04EE0">
            <w:pPr>
              <w:pStyle w:val="TableHeading0"/>
              <w:rPr>
                <w:ins w:id="1874" w:author="Licencia Office" w:date="2026-04-22T13:36:00Z" w16du:dateUtc="2026-04-22T19:36:00Z"/>
                <w:rFonts w:ascii="Montserrat" w:hAnsi="Montserrat" w:cs="Arial"/>
                <w:b w:val="0"/>
                <w:highlight w:val="cyan"/>
                <w:lang w:val="es-MX"/>
                <w:rPrChange w:id="1875" w:author="Licencia Office" w:date="2026-04-22T13:37:00Z" w16du:dateUtc="2026-04-22T19:37:00Z">
                  <w:rPr>
                    <w:ins w:id="1876" w:author="Licencia Office" w:date="2026-04-22T13:36:00Z" w16du:dateUtc="2026-04-22T19:36:00Z"/>
                    <w:rFonts w:ascii="Montserrat" w:hAnsi="Montserrat" w:cs="Arial"/>
                    <w:b w:val="0"/>
                    <w:lang w:val="es-MX"/>
                  </w:rPr>
                </w:rPrChange>
              </w:rPr>
            </w:pPr>
            <w:ins w:id="1877" w:author="Licencia Office" w:date="2026-04-22T13:36:00Z" w16du:dateUtc="2026-04-22T19:36:00Z">
              <w:r w:rsidRPr="00AE7BF3">
                <w:rPr>
                  <w:rFonts w:ascii="Montserrat" w:hAnsi="Montserrat" w:cs="Arial"/>
                  <w:b w:val="0"/>
                  <w:highlight w:val="cyan"/>
                  <w:lang w:val="es-MX"/>
                  <w:rPrChange w:id="1878" w:author="Licencia Office" w:date="2026-04-22T13:37:00Z" w16du:dateUtc="2026-04-22T19:37: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031333EA" w14:textId="77777777" w:rsidR="00AE7BF3" w:rsidRPr="00AE7BF3" w:rsidRDefault="00AE7BF3" w:rsidP="00B04EE0">
            <w:pPr>
              <w:pStyle w:val="TableHeading0"/>
              <w:rPr>
                <w:ins w:id="1879" w:author="Licencia Office" w:date="2026-04-22T13:36:00Z" w16du:dateUtc="2026-04-22T19:36:00Z"/>
                <w:rFonts w:ascii="Montserrat" w:hAnsi="Montserrat" w:cs="Arial"/>
                <w:b w:val="0"/>
                <w:highlight w:val="cyan"/>
                <w:lang w:val="es-MX"/>
                <w:rPrChange w:id="1880" w:author="Licencia Office" w:date="2026-04-22T13:37:00Z" w16du:dateUtc="2026-04-22T19:37:00Z">
                  <w:rPr>
                    <w:ins w:id="1881" w:author="Licencia Office" w:date="2026-04-22T13:36:00Z" w16du:dateUtc="2026-04-22T19:36:00Z"/>
                    <w:rFonts w:ascii="Montserrat" w:hAnsi="Montserrat" w:cs="Arial"/>
                    <w:b w:val="0"/>
                    <w:lang w:val="es-MX"/>
                  </w:rPr>
                </w:rPrChange>
              </w:rPr>
            </w:pPr>
            <w:ins w:id="1882" w:author="Licencia Office" w:date="2026-04-22T13:36:00Z" w16du:dateUtc="2026-04-22T19:36:00Z">
              <w:r w:rsidRPr="00AE7BF3">
                <w:rPr>
                  <w:rFonts w:ascii="Montserrat" w:hAnsi="Montserrat" w:cs="Arial"/>
                  <w:b w:val="0"/>
                  <w:highlight w:val="cyan"/>
                  <w:lang w:val="es-MX"/>
                  <w:rPrChange w:id="1883"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12BB52E8" w14:textId="77777777" w:rsidR="00AE7BF3" w:rsidRPr="00AE7BF3" w:rsidRDefault="00AE7BF3" w:rsidP="00B04EE0">
            <w:pPr>
              <w:jc w:val="center"/>
              <w:rPr>
                <w:ins w:id="1884" w:author="Licencia Office" w:date="2026-04-22T13:36:00Z" w16du:dateUtc="2026-04-22T19:36:00Z"/>
                <w:rFonts w:ascii="Montserrat" w:hAnsi="Montserrat" w:cs="Arial"/>
                <w:sz w:val="18"/>
                <w:highlight w:val="cyan"/>
                <w:rPrChange w:id="1885" w:author="Licencia Office" w:date="2026-04-22T13:37:00Z" w16du:dateUtc="2026-04-22T19:37:00Z">
                  <w:rPr>
                    <w:ins w:id="1886" w:author="Licencia Office" w:date="2026-04-22T13:36:00Z" w16du:dateUtc="2026-04-22T19:36:00Z"/>
                    <w:rFonts w:ascii="Montserrat" w:hAnsi="Montserrat" w:cs="Arial"/>
                    <w:sz w:val="18"/>
                  </w:rPr>
                </w:rPrChange>
              </w:rPr>
            </w:pPr>
            <w:ins w:id="1887" w:author="Licencia Office" w:date="2026-04-22T13:36:00Z" w16du:dateUtc="2026-04-22T19:36:00Z">
              <w:r w:rsidRPr="00AE7BF3">
                <w:rPr>
                  <w:rFonts w:ascii="Montserrat" w:hAnsi="Montserrat" w:cs="Arial"/>
                  <w:sz w:val="18"/>
                  <w:highlight w:val="cyan"/>
                  <w:rPrChange w:id="1888" w:author="Licencia Office" w:date="2026-04-22T13:37:00Z" w16du:dateUtc="2026-04-22T19:37:00Z">
                    <w:rPr>
                      <w:rFonts w:ascii="Montserrat" w:hAnsi="Montserrat" w:cs="Arial"/>
                      <w:sz w:val="18"/>
                    </w:rPr>
                  </w:rPrChange>
                </w:rPr>
                <w:t>“</w:t>
              </w:r>
              <w:r w:rsidRPr="00AE7BF3">
                <w:rPr>
                  <w:rStyle w:val="Fuerte"/>
                  <w:rFonts w:ascii="Montserrat" w:hAnsi="Montserrat" w:cs="Arial"/>
                  <w:b w:val="0"/>
                  <w:sz w:val="18"/>
                  <w:highlight w:val="cyan"/>
                  <w:rPrChange w:id="1889" w:author="Licencia Office" w:date="2026-04-22T13:37:00Z" w16du:dateUtc="2026-04-22T19:37:00Z">
                    <w:rPr>
                      <w:rStyle w:val="Fuerte"/>
                      <w:rFonts w:ascii="Montserrat" w:hAnsi="Montserrat" w:cs="Arial"/>
                      <w:b w:val="0"/>
                      <w:sz w:val="18"/>
                    </w:rPr>
                  </w:rPrChange>
                </w:rPr>
                <w:t>Certificado de Sello Digital inválido</w:t>
              </w:r>
              <w:r w:rsidRPr="00AE7BF3">
                <w:rPr>
                  <w:rFonts w:ascii="Montserrat" w:hAnsi="Montserrat" w:cs="Arial"/>
                  <w:sz w:val="18"/>
                  <w:highlight w:val="cyan"/>
                  <w:rPrChange w:id="1890" w:author="Licencia Office" w:date="2026-04-22T13:37:00Z" w16du:dateUtc="2026-04-22T19:37:00Z">
                    <w:rPr>
                      <w:rFonts w:ascii="Montserrat" w:hAnsi="Montserrat" w:cs="Arial"/>
                      <w:sz w:val="18"/>
                    </w:rPr>
                  </w:rPrChange>
                </w:rPr>
                <w:t>”</w:t>
              </w:r>
            </w:ins>
          </w:p>
        </w:tc>
      </w:tr>
      <w:tr w:rsidR="00AE7BF3" w:rsidRPr="00AE7BF3" w14:paraId="4FCAAC92" w14:textId="77777777" w:rsidTr="00B04EE0">
        <w:trPr>
          <w:trHeight w:val="454"/>
          <w:tblHeader/>
          <w:jc w:val="center"/>
          <w:ins w:id="1891"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345C676A" w14:textId="77777777" w:rsidR="00AE7BF3" w:rsidRPr="00AE7BF3" w:rsidRDefault="00AE7BF3" w:rsidP="00B04EE0">
            <w:pPr>
              <w:pStyle w:val="TableHeading0"/>
              <w:rPr>
                <w:ins w:id="1892" w:author="Licencia Office" w:date="2026-04-22T13:36:00Z" w16du:dateUtc="2026-04-22T19:36:00Z"/>
                <w:rFonts w:ascii="Montserrat" w:hAnsi="Montserrat" w:cs="Arial"/>
                <w:b w:val="0"/>
                <w:highlight w:val="cyan"/>
                <w:lang w:val="es-MX"/>
                <w:rPrChange w:id="1893" w:author="Licencia Office" w:date="2026-04-22T13:37:00Z" w16du:dateUtc="2026-04-22T19:37:00Z">
                  <w:rPr>
                    <w:ins w:id="1894" w:author="Licencia Office" w:date="2026-04-22T13:36:00Z" w16du:dateUtc="2026-04-22T19:36:00Z"/>
                    <w:rFonts w:ascii="Montserrat" w:hAnsi="Montserrat" w:cs="Arial"/>
                    <w:b w:val="0"/>
                    <w:lang w:val="es-MX"/>
                  </w:rPr>
                </w:rPrChange>
              </w:rPr>
            </w:pPr>
            <w:ins w:id="1895" w:author="Licencia Office" w:date="2026-04-22T13:36:00Z" w16du:dateUtc="2026-04-22T19:36:00Z">
              <w:r w:rsidRPr="00AE7BF3">
                <w:rPr>
                  <w:rFonts w:ascii="Montserrat" w:hAnsi="Montserrat" w:cs="Arial"/>
                  <w:b w:val="0"/>
                  <w:highlight w:val="cyan"/>
                  <w:lang w:val="es-MX"/>
                  <w:rPrChange w:id="1896" w:author="Licencia Office" w:date="2026-04-22T13:37:00Z" w16du:dateUtc="2026-04-22T19:37:00Z">
                    <w:rPr>
                      <w:rFonts w:ascii="Montserrat" w:hAnsi="Montserrat" w:cs="Arial"/>
                      <w:b w:val="0"/>
                      <w:lang w:val="es-MX"/>
                    </w:rPr>
                  </w:rPrChange>
                </w:rPr>
                <w:t>5</w:t>
              </w:r>
            </w:ins>
          </w:p>
        </w:tc>
        <w:tc>
          <w:tcPr>
            <w:tcW w:w="1204" w:type="dxa"/>
            <w:tcBorders>
              <w:top w:val="single" w:sz="6" w:space="0" w:color="auto"/>
              <w:left w:val="single" w:sz="6" w:space="0" w:color="auto"/>
              <w:bottom w:val="single" w:sz="6" w:space="0" w:color="auto"/>
              <w:right w:val="single" w:sz="6" w:space="0" w:color="auto"/>
            </w:tcBorders>
            <w:vAlign w:val="center"/>
          </w:tcPr>
          <w:p w14:paraId="57F81164" w14:textId="77777777" w:rsidR="00AE7BF3" w:rsidRPr="00AE7BF3" w:rsidRDefault="00AE7BF3" w:rsidP="00B04EE0">
            <w:pPr>
              <w:pStyle w:val="TableHeading0"/>
              <w:rPr>
                <w:ins w:id="1897" w:author="Licencia Office" w:date="2026-04-22T13:36:00Z" w16du:dateUtc="2026-04-22T19:36:00Z"/>
                <w:rFonts w:ascii="Montserrat" w:hAnsi="Montserrat" w:cs="Arial"/>
                <w:b w:val="0"/>
                <w:highlight w:val="cyan"/>
                <w:lang w:val="es-MX"/>
                <w:rPrChange w:id="1898" w:author="Licencia Office" w:date="2026-04-22T13:37:00Z" w16du:dateUtc="2026-04-22T19:37:00Z">
                  <w:rPr>
                    <w:ins w:id="1899" w:author="Licencia Office" w:date="2026-04-22T13:36:00Z" w16du:dateUtc="2026-04-22T19:36:00Z"/>
                    <w:rFonts w:ascii="Montserrat" w:hAnsi="Montserrat" w:cs="Arial"/>
                    <w:b w:val="0"/>
                    <w:lang w:val="es-MX"/>
                  </w:rPr>
                </w:rPrChange>
              </w:rPr>
            </w:pPr>
            <w:ins w:id="1900" w:author="Licencia Office" w:date="2026-04-22T13:36:00Z" w16du:dateUtc="2026-04-22T19:36:00Z">
              <w:r w:rsidRPr="00AE7BF3">
                <w:rPr>
                  <w:rFonts w:ascii="Montserrat" w:hAnsi="Montserrat" w:cs="Arial"/>
                  <w:b w:val="0"/>
                  <w:highlight w:val="cyan"/>
                  <w:lang w:val="es-MX"/>
                  <w:rPrChange w:id="1901" w:author="Licencia Office" w:date="2026-04-22T13:37:00Z" w16du:dateUtc="2026-04-22T19:37:00Z">
                    <w:rPr>
                      <w:rFonts w:ascii="Montserrat" w:hAnsi="Montserrat" w:cs="Arial"/>
                      <w:b w:val="0"/>
                      <w:lang w:val="es-MX"/>
                    </w:rPr>
                  </w:rPrChange>
                </w:rPr>
                <w:t>Fecha y hora de la respuesta</w:t>
              </w:r>
            </w:ins>
          </w:p>
        </w:tc>
        <w:tc>
          <w:tcPr>
            <w:tcW w:w="1232" w:type="dxa"/>
            <w:tcBorders>
              <w:top w:val="single" w:sz="6" w:space="0" w:color="auto"/>
              <w:left w:val="single" w:sz="6" w:space="0" w:color="auto"/>
              <w:bottom w:val="single" w:sz="6" w:space="0" w:color="auto"/>
              <w:right w:val="single" w:sz="6" w:space="0" w:color="auto"/>
            </w:tcBorders>
            <w:vAlign w:val="center"/>
          </w:tcPr>
          <w:p w14:paraId="62C018E5" w14:textId="77777777" w:rsidR="00AE7BF3" w:rsidRPr="00AE7BF3" w:rsidRDefault="00AE7BF3" w:rsidP="00B04EE0">
            <w:pPr>
              <w:pStyle w:val="TableHeading0"/>
              <w:rPr>
                <w:ins w:id="1902" w:author="Licencia Office" w:date="2026-04-22T13:36:00Z" w16du:dateUtc="2026-04-22T19:36:00Z"/>
                <w:rFonts w:ascii="Montserrat" w:hAnsi="Montserrat" w:cs="Arial"/>
                <w:b w:val="0"/>
                <w:highlight w:val="cyan"/>
                <w:lang w:val="es-MX"/>
                <w:rPrChange w:id="1903" w:author="Licencia Office" w:date="2026-04-22T13:37:00Z" w16du:dateUtc="2026-04-22T19:37:00Z">
                  <w:rPr>
                    <w:ins w:id="1904" w:author="Licencia Office" w:date="2026-04-22T13:36:00Z" w16du:dateUtc="2026-04-22T19:36:00Z"/>
                    <w:rFonts w:ascii="Montserrat" w:hAnsi="Montserrat" w:cs="Arial"/>
                    <w:b w:val="0"/>
                    <w:lang w:val="es-MX"/>
                  </w:rPr>
                </w:rPrChange>
              </w:rPr>
            </w:pPr>
            <w:ins w:id="1905" w:author="Licencia Office" w:date="2026-04-22T13:36:00Z" w16du:dateUtc="2026-04-22T19:36:00Z">
              <w:r w:rsidRPr="00AE7BF3">
                <w:rPr>
                  <w:rFonts w:ascii="Montserrat" w:hAnsi="Montserrat" w:cs="Arial"/>
                  <w:b w:val="0"/>
                  <w:highlight w:val="cyan"/>
                  <w:lang w:val="es-MX"/>
                  <w:rPrChange w:id="1906" w:author="Licencia Office" w:date="2026-04-22T13:37:00Z" w16du:dateUtc="2026-04-22T19:37:00Z">
                    <w:rPr>
                      <w:rFonts w:ascii="Montserrat" w:hAnsi="Montserrat" w:cs="Arial"/>
                      <w:b w:val="0"/>
                      <w:lang w:val="es-MX"/>
                    </w:rPr>
                  </w:rPrChange>
                </w:rPr>
                <w:t>Date</w:t>
              </w:r>
            </w:ins>
          </w:p>
        </w:tc>
        <w:tc>
          <w:tcPr>
            <w:tcW w:w="1498" w:type="dxa"/>
            <w:tcBorders>
              <w:top w:val="single" w:sz="6" w:space="0" w:color="auto"/>
              <w:left w:val="single" w:sz="6" w:space="0" w:color="auto"/>
              <w:bottom w:val="single" w:sz="6" w:space="0" w:color="auto"/>
              <w:right w:val="single" w:sz="6" w:space="0" w:color="auto"/>
            </w:tcBorders>
            <w:vAlign w:val="center"/>
          </w:tcPr>
          <w:p w14:paraId="7E87F4C9" w14:textId="77777777" w:rsidR="00AE7BF3" w:rsidRPr="00AE7BF3" w:rsidRDefault="00AE7BF3" w:rsidP="00B04EE0">
            <w:pPr>
              <w:pStyle w:val="TableHeading0"/>
              <w:rPr>
                <w:ins w:id="1907" w:author="Licencia Office" w:date="2026-04-22T13:36:00Z" w16du:dateUtc="2026-04-22T19:36:00Z"/>
                <w:rFonts w:ascii="Montserrat" w:hAnsi="Montserrat" w:cs="Arial"/>
                <w:b w:val="0"/>
                <w:highlight w:val="cyan"/>
                <w:lang w:val="es-MX"/>
                <w:rPrChange w:id="1908" w:author="Licencia Office" w:date="2026-04-22T13:37:00Z" w16du:dateUtc="2026-04-22T19:37:00Z">
                  <w:rPr>
                    <w:ins w:id="1909" w:author="Licencia Office" w:date="2026-04-22T13:36:00Z" w16du:dateUtc="2026-04-22T19:36:00Z"/>
                    <w:rFonts w:ascii="Montserrat" w:hAnsi="Montserrat" w:cs="Arial"/>
                    <w:b w:val="0"/>
                    <w:lang w:val="es-MX"/>
                  </w:rPr>
                </w:rPrChange>
              </w:rPr>
            </w:pPr>
            <w:ins w:id="1910" w:author="Licencia Office" w:date="2026-04-22T13:36:00Z" w16du:dateUtc="2026-04-22T19:36:00Z">
              <w:r w:rsidRPr="00AE7BF3">
                <w:rPr>
                  <w:rFonts w:ascii="Montserrat" w:hAnsi="Montserrat" w:cs="Arial"/>
                  <w:b w:val="0"/>
                  <w:highlight w:val="cyan"/>
                  <w:lang w:val="es-MX"/>
                  <w:rPrChange w:id="1911" w:author="Licencia Office" w:date="2026-04-22T13:37:00Z" w16du:dateUtc="2026-04-22T19:37:00Z">
                    <w:rPr>
                      <w:rFonts w:ascii="Montserrat" w:hAnsi="Montserrat" w:cs="Arial"/>
                      <w:b w:val="0"/>
                      <w:lang w:val="es-MX"/>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40C6BCEE" w14:textId="77777777" w:rsidR="00AE7BF3" w:rsidRPr="00AE7BF3" w:rsidRDefault="00AE7BF3" w:rsidP="00B04EE0">
            <w:pPr>
              <w:pStyle w:val="TableHeading0"/>
              <w:rPr>
                <w:ins w:id="1912" w:author="Licencia Office" w:date="2026-04-22T13:36:00Z" w16du:dateUtc="2026-04-22T19:36:00Z"/>
                <w:rFonts w:ascii="Montserrat" w:hAnsi="Montserrat" w:cs="Arial"/>
                <w:b w:val="0"/>
                <w:highlight w:val="cyan"/>
                <w:lang w:val="es-MX"/>
                <w:rPrChange w:id="1913" w:author="Licencia Office" w:date="2026-04-22T13:37:00Z" w16du:dateUtc="2026-04-22T19:37:00Z">
                  <w:rPr>
                    <w:ins w:id="1914" w:author="Licencia Office" w:date="2026-04-22T13:36:00Z" w16du:dateUtc="2026-04-22T19:36:00Z"/>
                    <w:rFonts w:ascii="Montserrat" w:hAnsi="Montserrat" w:cs="Arial"/>
                    <w:b w:val="0"/>
                    <w:lang w:val="es-MX"/>
                  </w:rPr>
                </w:rPrChange>
              </w:rPr>
            </w:pPr>
            <w:ins w:id="1915" w:author="Licencia Office" w:date="2026-04-22T13:36:00Z" w16du:dateUtc="2026-04-22T19:36:00Z">
              <w:r w:rsidRPr="00AE7BF3">
                <w:rPr>
                  <w:rFonts w:ascii="Montserrat" w:hAnsi="Montserrat" w:cs="Arial"/>
                  <w:b w:val="0"/>
                  <w:highlight w:val="cyan"/>
                  <w:lang w:val="es-MX"/>
                  <w:rPrChange w:id="1916" w:author="Licencia Office" w:date="2026-04-22T13:37:00Z" w16du:dateUtc="2026-04-22T19:37: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234ABE52" w14:textId="77777777" w:rsidR="00AE7BF3" w:rsidRPr="00AE7BF3" w:rsidRDefault="00AE7BF3" w:rsidP="00B04EE0">
            <w:pPr>
              <w:pStyle w:val="TableHeading0"/>
              <w:rPr>
                <w:ins w:id="1917" w:author="Licencia Office" w:date="2026-04-22T13:36:00Z" w16du:dateUtc="2026-04-22T19:36:00Z"/>
                <w:rFonts w:ascii="Montserrat" w:hAnsi="Montserrat" w:cs="Arial"/>
                <w:b w:val="0"/>
                <w:highlight w:val="cyan"/>
                <w:lang w:val="es-MX"/>
                <w:rPrChange w:id="1918" w:author="Licencia Office" w:date="2026-04-22T13:37:00Z" w16du:dateUtc="2026-04-22T19:37:00Z">
                  <w:rPr>
                    <w:ins w:id="1919" w:author="Licencia Office" w:date="2026-04-22T13:36:00Z" w16du:dateUtc="2026-04-22T19:36:00Z"/>
                    <w:rFonts w:ascii="Montserrat" w:hAnsi="Montserrat" w:cs="Arial"/>
                    <w:b w:val="0"/>
                    <w:lang w:val="es-MX"/>
                  </w:rPr>
                </w:rPrChange>
              </w:rPr>
            </w:pPr>
            <w:ins w:id="1920" w:author="Licencia Office" w:date="2026-04-22T13:36:00Z" w16du:dateUtc="2026-04-22T19:36:00Z">
              <w:r w:rsidRPr="00AE7BF3">
                <w:rPr>
                  <w:rFonts w:ascii="Montserrat" w:hAnsi="Montserrat" w:cs="Arial"/>
                  <w:b w:val="0"/>
                  <w:highlight w:val="cyan"/>
                  <w:lang w:val="es-MX"/>
                  <w:rPrChange w:id="1921"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05740AB0" w14:textId="77777777" w:rsidR="00AE7BF3" w:rsidRPr="00AE7BF3" w:rsidRDefault="00AE7BF3" w:rsidP="00B04EE0">
            <w:pPr>
              <w:jc w:val="center"/>
              <w:rPr>
                <w:ins w:id="1922" w:author="Licencia Office" w:date="2026-04-22T13:36:00Z" w16du:dateUtc="2026-04-22T19:36:00Z"/>
                <w:rFonts w:ascii="Montserrat" w:hAnsi="Montserrat" w:cs="Arial"/>
                <w:sz w:val="18"/>
                <w:highlight w:val="cyan"/>
                <w:rPrChange w:id="1923" w:author="Licencia Office" w:date="2026-04-22T13:37:00Z" w16du:dateUtc="2026-04-22T19:37:00Z">
                  <w:rPr>
                    <w:ins w:id="1924" w:author="Licencia Office" w:date="2026-04-22T13:36:00Z" w16du:dateUtc="2026-04-22T19:36:00Z"/>
                    <w:rFonts w:ascii="Montserrat" w:hAnsi="Montserrat" w:cs="Arial"/>
                    <w:sz w:val="18"/>
                  </w:rPr>
                </w:rPrChange>
              </w:rPr>
            </w:pPr>
            <w:ins w:id="1925" w:author="Licencia Office" w:date="2026-04-22T13:36:00Z" w16du:dateUtc="2026-04-22T19:36:00Z">
              <w:r w:rsidRPr="00AE7BF3">
                <w:rPr>
                  <w:rFonts w:ascii="Montserrat" w:hAnsi="Montserrat" w:cs="Arial"/>
                  <w:sz w:val="18"/>
                  <w:highlight w:val="cyan"/>
                  <w:rPrChange w:id="1926" w:author="Licencia Office" w:date="2026-04-22T13:37:00Z" w16du:dateUtc="2026-04-22T19:37:00Z">
                    <w:rPr>
                      <w:rFonts w:ascii="Montserrat" w:hAnsi="Montserrat" w:cs="Arial"/>
                      <w:sz w:val="18"/>
                    </w:rPr>
                  </w:rPrChange>
                </w:rPr>
                <w:t>“2019-10-29T12:15:19.495Z”</w:t>
              </w:r>
            </w:ins>
          </w:p>
        </w:tc>
      </w:tr>
      <w:tr w:rsidR="00AE7BF3" w:rsidRPr="00AE7BF3" w14:paraId="52A33FD0" w14:textId="77777777" w:rsidTr="00B04EE0">
        <w:trPr>
          <w:trHeight w:val="454"/>
          <w:tblHeader/>
          <w:jc w:val="center"/>
          <w:ins w:id="1927"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2D4B4471" w14:textId="77777777" w:rsidR="00AE7BF3" w:rsidRPr="00AE7BF3" w:rsidRDefault="00AE7BF3" w:rsidP="00B04EE0">
            <w:pPr>
              <w:pStyle w:val="TableHeading0"/>
              <w:rPr>
                <w:ins w:id="1928" w:author="Licencia Office" w:date="2026-04-22T13:36:00Z" w16du:dateUtc="2026-04-22T19:36:00Z"/>
                <w:rFonts w:ascii="Montserrat" w:hAnsi="Montserrat" w:cs="Arial"/>
                <w:b w:val="0"/>
                <w:highlight w:val="cyan"/>
                <w:lang w:val="es-MX"/>
                <w:rPrChange w:id="1929" w:author="Licencia Office" w:date="2026-04-22T13:37:00Z" w16du:dateUtc="2026-04-22T19:37:00Z">
                  <w:rPr>
                    <w:ins w:id="1930" w:author="Licencia Office" w:date="2026-04-22T13:36:00Z" w16du:dateUtc="2026-04-22T19:36:00Z"/>
                    <w:rFonts w:ascii="Montserrat" w:hAnsi="Montserrat" w:cs="Arial"/>
                    <w:b w:val="0"/>
                    <w:lang w:val="es-MX"/>
                  </w:rPr>
                </w:rPrChange>
              </w:rPr>
            </w:pPr>
            <w:ins w:id="1931" w:author="Licencia Office" w:date="2026-04-22T13:36:00Z" w16du:dateUtc="2026-04-22T19:36:00Z">
              <w:r w:rsidRPr="00AE7BF3">
                <w:rPr>
                  <w:rFonts w:ascii="Montserrat" w:hAnsi="Montserrat" w:cs="Arial"/>
                  <w:b w:val="0"/>
                  <w:highlight w:val="cyan"/>
                  <w:lang w:val="es-MX"/>
                  <w:rPrChange w:id="1932" w:author="Licencia Office" w:date="2026-04-22T13:37:00Z" w16du:dateUtc="2026-04-22T19:37:00Z">
                    <w:rPr>
                      <w:rFonts w:ascii="Montserrat" w:hAnsi="Montserrat" w:cs="Arial"/>
                      <w:b w:val="0"/>
                      <w:lang w:val="es-MX"/>
                    </w:rPr>
                  </w:rPrChange>
                </w:rPr>
                <w:t>6</w:t>
              </w:r>
            </w:ins>
          </w:p>
        </w:tc>
        <w:tc>
          <w:tcPr>
            <w:tcW w:w="1204" w:type="dxa"/>
            <w:tcBorders>
              <w:top w:val="single" w:sz="6" w:space="0" w:color="auto"/>
              <w:left w:val="single" w:sz="6" w:space="0" w:color="auto"/>
              <w:bottom w:val="single" w:sz="6" w:space="0" w:color="auto"/>
              <w:right w:val="single" w:sz="6" w:space="0" w:color="auto"/>
            </w:tcBorders>
            <w:vAlign w:val="center"/>
          </w:tcPr>
          <w:p w14:paraId="3B8D7001" w14:textId="77777777" w:rsidR="00AE7BF3" w:rsidRPr="00AE7BF3" w:rsidRDefault="00AE7BF3" w:rsidP="00B04EE0">
            <w:pPr>
              <w:pStyle w:val="TableHeading0"/>
              <w:rPr>
                <w:ins w:id="1933" w:author="Licencia Office" w:date="2026-04-22T13:36:00Z" w16du:dateUtc="2026-04-22T19:36:00Z"/>
                <w:rFonts w:ascii="Montserrat" w:hAnsi="Montserrat" w:cs="Arial"/>
                <w:b w:val="0"/>
                <w:highlight w:val="cyan"/>
                <w:lang w:val="es-MX"/>
                <w:rPrChange w:id="1934" w:author="Licencia Office" w:date="2026-04-22T13:37:00Z" w16du:dateUtc="2026-04-22T19:37:00Z">
                  <w:rPr>
                    <w:ins w:id="1935" w:author="Licencia Office" w:date="2026-04-22T13:36:00Z" w16du:dateUtc="2026-04-22T19:36:00Z"/>
                    <w:rFonts w:ascii="Montserrat" w:hAnsi="Montserrat" w:cs="Arial"/>
                    <w:b w:val="0"/>
                    <w:lang w:val="es-MX"/>
                  </w:rPr>
                </w:rPrChange>
              </w:rPr>
            </w:pPr>
            <w:ins w:id="1936" w:author="Licencia Office" w:date="2026-04-22T13:36:00Z" w16du:dateUtc="2026-04-22T19:36:00Z">
              <w:r w:rsidRPr="00AE7BF3">
                <w:rPr>
                  <w:rFonts w:ascii="Montserrat" w:hAnsi="Montserrat" w:cs="Arial"/>
                  <w:b w:val="0"/>
                  <w:highlight w:val="cyan"/>
                  <w:lang w:val="es-MX"/>
                  <w:rPrChange w:id="1937" w:author="Licencia Office" w:date="2026-04-22T13:37:00Z" w16du:dateUtc="2026-04-22T19:37:00Z">
                    <w:rPr>
                      <w:rFonts w:ascii="Montserrat" w:hAnsi="Montserrat" w:cs="Arial"/>
                      <w:b w:val="0"/>
                      <w:lang w:val="es-MX"/>
                    </w:rPr>
                  </w:rPrChange>
                </w:rPr>
                <w:t>Número de operación</w:t>
              </w:r>
            </w:ins>
          </w:p>
        </w:tc>
        <w:tc>
          <w:tcPr>
            <w:tcW w:w="1232" w:type="dxa"/>
            <w:tcBorders>
              <w:top w:val="single" w:sz="6" w:space="0" w:color="auto"/>
              <w:left w:val="single" w:sz="6" w:space="0" w:color="auto"/>
              <w:bottom w:val="single" w:sz="6" w:space="0" w:color="auto"/>
              <w:right w:val="single" w:sz="6" w:space="0" w:color="auto"/>
            </w:tcBorders>
            <w:vAlign w:val="center"/>
          </w:tcPr>
          <w:p w14:paraId="3C0E9EBF" w14:textId="77777777" w:rsidR="00AE7BF3" w:rsidRPr="00AE7BF3" w:rsidRDefault="00AE7BF3" w:rsidP="00B04EE0">
            <w:pPr>
              <w:pStyle w:val="TableHeading0"/>
              <w:rPr>
                <w:ins w:id="1938" w:author="Licencia Office" w:date="2026-04-22T13:36:00Z" w16du:dateUtc="2026-04-22T19:36:00Z"/>
                <w:rFonts w:ascii="Montserrat" w:hAnsi="Montserrat" w:cs="Arial"/>
                <w:b w:val="0"/>
                <w:highlight w:val="cyan"/>
                <w:lang w:val="es-MX"/>
                <w:rPrChange w:id="1939" w:author="Licencia Office" w:date="2026-04-22T13:37:00Z" w16du:dateUtc="2026-04-22T19:37:00Z">
                  <w:rPr>
                    <w:ins w:id="1940" w:author="Licencia Office" w:date="2026-04-22T13:36:00Z" w16du:dateUtc="2026-04-22T19:36:00Z"/>
                    <w:rFonts w:ascii="Montserrat" w:hAnsi="Montserrat" w:cs="Arial"/>
                    <w:b w:val="0"/>
                    <w:lang w:val="es-MX"/>
                  </w:rPr>
                </w:rPrChange>
              </w:rPr>
            </w:pPr>
            <w:ins w:id="1941" w:author="Licencia Office" w:date="2026-04-22T13:36:00Z" w16du:dateUtc="2026-04-22T19:36:00Z">
              <w:r w:rsidRPr="00AE7BF3">
                <w:rPr>
                  <w:rFonts w:ascii="Montserrat" w:hAnsi="Montserrat" w:cs="Arial"/>
                  <w:b w:val="0"/>
                  <w:highlight w:val="cyan"/>
                  <w:lang w:val="es-MX"/>
                  <w:rPrChange w:id="1942"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17ECCAB3" w14:textId="77777777" w:rsidR="00AE7BF3" w:rsidRPr="00AE7BF3" w:rsidRDefault="00AE7BF3" w:rsidP="00B04EE0">
            <w:pPr>
              <w:pStyle w:val="TableHeading0"/>
              <w:rPr>
                <w:ins w:id="1943" w:author="Licencia Office" w:date="2026-04-22T13:36:00Z" w16du:dateUtc="2026-04-22T19:36:00Z"/>
                <w:rFonts w:ascii="Montserrat" w:hAnsi="Montserrat" w:cs="Arial"/>
                <w:b w:val="0"/>
                <w:highlight w:val="cyan"/>
                <w:lang w:val="es-MX"/>
                <w:rPrChange w:id="1944" w:author="Licencia Office" w:date="2026-04-22T13:37:00Z" w16du:dateUtc="2026-04-22T19:37:00Z">
                  <w:rPr>
                    <w:ins w:id="1945" w:author="Licencia Office" w:date="2026-04-22T13:36:00Z" w16du:dateUtc="2026-04-22T19:36:00Z"/>
                    <w:rFonts w:ascii="Montserrat" w:hAnsi="Montserrat" w:cs="Arial"/>
                    <w:b w:val="0"/>
                    <w:lang w:val="es-MX"/>
                  </w:rPr>
                </w:rPrChange>
              </w:rPr>
            </w:pPr>
            <w:ins w:id="1946" w:author="Licencia Office" w:date="2026-04-22T13:36:00Z" w16du:dateUtc="2026-04-22T19:36:00Z">
              <w:r w:rsidRPr="00AE7BF3">
                <w:rPr>
                  <w:rFonts w:ascii="Montserrat" w:hAnsi="Montserrat" w:cs="Arial"/>
                  <w:b w:val="0"/>
                  <w:highlight w:val="cyan"/>
                  <w:lang w:val="es-MX"/>
                  <w:rPrChange w:id="1947" w:author="Licencia Office" w:date="2026-04-22T13:37:00Z" w16du:dateUtc="2026-04-22T19:37:00Z">
                    <w:rPr>
                      <w:rFonts w:ascii="Montserrat" w:hAnsi="Montserrat" w:cs="Arial"/>
                      <w:b w:val="0"/>
                      <w:lang w:val="es-MX"/>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7228E92D" w14:textId="77777777" w:rsidR="00AE7BF3" w:rsidRPr="00AE7BF3" w:rsidRDefault="00AE7BF3" w:rsidP="00B04EE0">
            <w:pPr>
              <w:pStyle w:val="TableHeading0"/>
              <w:rPr>
                <w:ins w:id="1948" w:author="Licencia Office" w:date="2026-04-22T13:36:00Z" w16du:dateUtc="2026-04-22T19:36:00Z"/>
                <w:rFonts w:ascii="Montserrat" w:hAnsi="Montserrat" w:cs="Arial"/>
                <w:b w:val="0"/>
                <w:highlight w:val="cyan"/>
                <w:lang w:val="es-MX"/>
                <w:rPrChange w:id="1949" w:author="Licencia Office" w:date="2026-04-22T13:37:00Z" w16du:dateUtc="2026-04-22T19:37:00Z">
                  <w:rPr>
                    <w:ins w:id="1950" w:author="Licencia Office" w:date="2026-04-22T13:36:00Z" w16du:dateUtc="2026-04-22T19:36:00Z"/>
                    <w:rFonts w:ascii="Montserrat" w:hAnsi="Montserrat" w:cs="Arial"/>
                    <w:b w:val="0"/>
                    <w:lang w:val="es-MX"/>
                  </w:rPr>
                </w:rPrChange>
              </w:rPr>
            </w:pPr>
            <w:ins w:id="1951" w:author="Licencia Office" w:date="2026-04-22T13:36:00Z" w16du:dateUtc="2026-04-22T19:36:00Z">
              <w:r w:rsidRPr="00AE7BF3">
                <w:rPr>
                  <w:rFonts w:ascii="Montserrat" w:hAnsi="Montserrat" w:cs="Arial"/>
                  <w:b w:val="0"/>
                  <w:highlight w:val="cyan"/>
                  <w:lang w:val="es-MX"/>
                  <w:rPrChange w:id="1952" w:author="Licencia Office" w:date="2026-04-22T13:37:00Z" w16du:dateUtc="2026-04-22T19:37: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26864D60" w14:textId="77777777" w:rsidR="00AE7BF3" w:rsidRPr="00AE7BF3" w:rsidRDefault="00AE7BF3" w:rsidP="00B04EE0">
            <w:pPr>
              <w:pStyle w:val="TableHeading0"/>
              <w:rPr>
                <w:ins w:id="1953" w:author="Licencia Office" w:date="2026-04-22T13:36:00Z" w16du:dateUtc="2026-04-22T19:36:00Z"/>
                <w:rFonts w:ascii="Montserrat" w:hAnsi="Montserrat" w:cs="Arial"/>
                <w:b w:val="0"/>
                <w:highlight w:val="cyan"/>
                <w:lang w:val="es-MX"/>
                <w:rPrChange w:id="1954" w:author="Licencia Office" w:date="2026-04-22T13:37:00Z" w16du:dateUtc="2026-04-22T19:37:00Z">
                  <w:rPr>
                    <w:ins w:id="1955" w:author="Licencia Office" w:date="2026-04-22T13:36:00Z" w16du:dateUtc="2026-04-22T19:36:00Z"/>
                    <w:rFonts w:ascii="Montserrat" w:hAnsi="Montserrat" w:cs="Arial"/>
                    <w:b w:val="0"/>
                    <w:lang w:val="es-MX"/>
                  </w:rPr>
                </w:rPrChange>
              </w:rPr>
            </w:pPr>
            <w:ins w:id="1956" w:author="Licencia Office" w:date="2026-04-22T13:36:00Z" w16du:dateUtc="2026-04-22T19:36:00Z">
              <w:r w:rsidRPr="00AE7BF3">
                <w:rPr>
                  <w:rFonts w:ascii="Montserrat" w:hAnsi="Montserrat" w:cs="Arial"/>
                  <w:b w:val="0"/>
                  <w:highlight w:val="cyan"/>
                  <w:lang w:val="es-MX"/>
                  <w:rPrChange w:id="1957"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09531041" w14:textId="77777777" w:rsidR="00AE7BF3" w:rsidRPr="00AE7BF3" w:rsidRDefault="00AE7BF3" w:rsidP="00B04EE0">
            <w:pPr>
              <w:jc w:val="center"/>
              <w:rPr>
                <w:ins w:id="1958" w:author="Licencia Office" w:date="2026-04-22T13:36:00Z" w16du:dateUtc="2026-04-22T19:36:00Z"/>
                <w:rFonts w:ascii="Montserrat" w:hAnsi="Montserrat" w:cs="Arial"/>
                <w:sz w:val="18"/>
                <w:highlight w:val="cyan"/>
                <w:rPrChange w:id="1959" w:author="Licencia Office" w:date="2026-04-22T13:37:00Z" w16du:dateUtc="2026-04-22T19:37:00Z">
                  <w:rPr>
                    <w:ins w:id="1960" w:author="Licencia Office" w:date="2026-04-22T13:36:00Z" w16du:dateUtc="2026-04-22T19:36:00Z"/>
                    <w:rFonts w:ascii="Montserrat" w:hAnsi="Montserrat" w:cs="Arial"/>
                    <w:sz w:val="18"/>
                  </w:rPr>
                </w:rPrChange>
              </w:rPr>
            </w:pPr>
            <w:ins w:id="1961" w:author="Licencia Office" w:date="2026-04-22T13:36:00Z" w16du:dateUtc="2026-04-22T19:36:00Z">
              <w:r w:rsidRPr="00AE7BF3">
                <w:rPr>
                  <w:rFonts w:ascii="Montserrat" w:hAnsi="Montserrat" w:cs="Arial"/>
                  <w:i/>
                  <w:sz w:val="18"/>
                  <w:szCs w:val="18"/>
                  <w:highlight w:val="cyan"/>
                  <w:rPrChange w:id="1962" w:author="Licencia Office" w:date="2026-04-22T13:37:00Z" w16du:dateUtc="2026-04-22T19:37:00Z">
                    <w:rPr>
                      <w:rFonts w:ascii="Montserrat" w:hAnsi="Montserrat" w:cs="Arial"/>
                      <w:i/>
                      <w:sz w:val="18"/>
                      <w:szCs w:val="18"/>
                    </w:rPr>
                  </w:rPrChange>
                </w:rPr>
                <w:t>“621”</w:t>
              </w:r>
            </w:ins>
          </w:p>
        </w:tc>
      </w:tr>
      <w:tr w:rsidR="00AE7BF3" w:rsidRPr="00AE7BF3" w14:paraId="2CE61BB4" w14:textId="77777777" w:rsidTr="00B04EE0">
        <w:trPr>
          <w:trHeight w:val="454"/>
          <w:tblHeader/>
          <w:jc w:val="center"/>
          <w:ins w:id="1963"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5BD40339" w14:textId="77777777" w:rsidR="00AE7BF3" w:rsidRPr="00AE7BF3" w:rsidRDefault="00AE7BF3" w:rsidP="00B04EE0">
            <w:pPr>
              <w:pStyle w:val="TableHeading0"/>
              <w:rPr>
                <w:ins w:id="1964" w:author="Licencia Office" w:date="2026-04-22T13:36:00Z" w16du:dateUtc="2026-04-22T19:36:00Z"/>
                <w:rFonts w:ascii="Montserrat" w:hAnsi="Montserrat" w:cs="Arial"/>
                <w:b w:val="0"/>
                <w:highlight w:val="cyan"/>
                <w:lang w:val="es-MX"/>
                <w:rPrChange w:id="1965" w:author="Licencia Office" w:date="2026-04-22T13:37:00Z" w16du:dateUtc="2026-04-22T19:37:00Z">
                  <w:rPr>
                    <w:ins w:id="1966" w:author="Licencia Office" w:date="2026-04-22T13:36:00Z" w16du:dateUtc="2026-04-22T19:36:00Z"/>
                    <w:rFonts w:ascii="Montserrat" w:hAnsi="Montserrat" w:cs="Arial"/>
                    <w:b w:val="0"/>
                    <w:lang w:val="es-MX"/>
                  </w:rPr>
                </w:rPrChange>
              </w:rPr>
            </w:pPr>
            <w:ins w:id="1967" w:author="Licencia Office" w:date="2026-04-22T13:36:00Z" w16du:dateUtc="2026-04-22T19:36:00Z">
              <w:r w:rsidRPr="00AE7BF3">
                <w:rPr>
                  <w:rFonts w:ascii="Montserrat" w:hAnsi="Montserrat" w:cs="Arial"/>
                  <w:b w:val="0"/>
                  <w:highlight w:val="cyan"/>
                  <w:lang w:val="es-MX"/>
                  <w:rPrChange w:id="1968" w:author="Licencia Office" w:date="2026-04-22T13:37:00Z" w16du:dateUtc="2026-04-22T19:37:00Z">
                    <w:rPr>
                      <w:rFonts w:ascii="Montserrat" w:hAnsi="Montserrat" w:cs="Arial"/>
                      <w:b w:val="0"/>
                      <w:lang w:val="es-MX"/>
                    </w:rPr>
                  </w:rPrChange>
                </w:rPr>
                <w:t>7</w:t>
              </w:r>
            </w:ins>
          </w:p>
        </w:tc>
        <w:tc>
          <w:tcPr>
            <w:tcW w:w="1204" w:type="dxa"/>
            <w:tcBorders>
              <w:top w:val="single" w:sz="6" w:space="0" w:color="auto"/>
              <w:left w:val="single" w:sz="6" w:space="0" w:color="auto"/>
              <w:bottom w:val="single" w:sz="6" w:space="0" w:color="auto"/>
              <w:right w:val="single" w:sz="6" w:space="0" w:color="auto"/>
            </w:tcBorders>
            <w:vAlign w:val="center"/>
          </w:tcPr>
          <w:p w14:paraId="6F8C9ACA" w14:textId="77777777" w:rsidR="00AE7BF3" w:rsidRPr="00AE7BF3" w:rsidRDefault="00AE7BF3" w:rsidP="00B04EE0">
            <w:pPr>
              <w:pStyle w:val="TableHeading0"/>
              <w:rPr>
                <w:ins w:id="1969" w:author="Licencia Office" w:date="2026-04-22T13:36:00Z" w16du:dateUtc="2026-04-22T19:36:00Z"/>
                <w:rFonts w:ascii="Montserrat" w:hAnsi="Montserrat" w:cs="Arial"/>
                <w:b w:val="0"/>
                <w:highlight w:val="cyan"/>
                <w:lang w:val="es-MX"/>
                <w:rPrChange w:id="1970" w:author="Licencia Office" w:date="2026-04-22T13:37:00Z" w16du:dateUtc="2026-04-22T19:37:00Z">
                  <w:rPr>
                    <w:ins w:id="1971" w:author="Licencia Office" w:date="2026-04-22T13:36:00Z" w16du:dateUtc="2026-04-22T19:36:00Z"/>
                    <w:rFonts w:ascii="Montserrat" w:hAnsi="Montserrat" w:cs="Arial"/>
                    <w:b w:val="0"/>
                    <w:lang w:val="es-MX"/>
                  </w:rPr>
                </w:rPrChange>
              </w:rPr>
            </w:pPr>
            <w:ins w:id="1972" w:author="Licencia Office" w:date="2026-04-22T13:36:00Z" w16du:dateUtc="2026-04-22T19:36:00Z">
              <w:r w:rsidRPr="00AE7BF3">
                <w:rPr>
                  <w:rFonts w:ascii="Montserrat" w:hAnsi="Montserrat" w:cs="Arial"/>
                  <w:b w:val="0"/>
                  <w:highlight w:val="cyan"/>
                  <w:lang w:val="es-MX"/>
                  <w:rPrChange w:id="1973" w:author="Licencia Office" w:date="2026-04-22T13:37:00Z" w16du:dateUtc="2026-04-22T19:37:00Z">
                    <w:rPr>
                      <w:rFonts w:ascii="Montserrat" w:hAnsi="Montserrat" w:cs="Arial"/>
                      <w:b w:val="0"/>
                      <w:lang w:val="es-MX"/>
                    </w:rPr>
                  </w:rPrChange>
                </w:rPr>
                <w:t>Código de Respuesta</w:t>
              </w:r>
            </w:ins>
          </w:p>
        </w:tc>
        <w:tc>
          <w:tcPr>
            <w:tcW w:w="1232" w:type="dxa"/>
            <w:tcBorders>
              <w:top w:val="single" w:sz="6" w:space="0" w:color="auto"/>
              <w:left w:val="single" w:sz="6" w:space="0" w:color="auto"/>
              <w:bottom w:val="single" w:sz="6" w:space="0" w:color="auto"/>
              <w:right w:val="single" w:sz="6" w:space="0" w:color="auto"/>
            </w:tcBorders>
            <w:vAlign w:val="center"/>
          </w:tcPr>
          <w:p w14:paraId="001B259B" w14:textId="77777777" w:rsidR="00AE7BF3" w:rsidRPr="00AE7BF3" w:rsidRDefault="00AE7BF3" w:rsidP="00B04EE0">
            <w:pPr>
              <w:pStyle w:val="TableHeading0"/>
              <w:rPr>
                <w:ins w:id="1974" w:author="Licencia Office" w:date="2026-04-22T13:36:00Z" w16du:dateUtc="2026-04-22T19:36:00Z"/>
                <w:rFonts w:ascii="Montserrat" w:hAnsi="Montserrat" w:cs="Arial"/>
                <w:b w:val="0"/>
                <w:highlight w:val="cyan"/>
                <w:lang w:val="es-MX"/>
                <w:rPrChange w:id="1975" w:author="Licencia Office" w:date="2026-04-22T13:37:00Z" w16du:dateUtc="2026-04-22T19:37:00Z">
                  <w:rPr>
                    <w:ins w:id="1976" w:author="Licencia Office" w:date="2026-04-22T13:36:00Z" w16du:dateUtc="2026-04-22T19:36:00Z"/>
                    <w:rFonts w:ascii="Montserrat" w:hAnsi="Montserrat" w:cs="Arial"/>
                    <w:b w:val="0"/>
                    <w:lang w:val="es-MX"/>
                  </w:rPr>
                </w:rPrChange>
              </w:rPr>
            </w:pPr>
            <w:ins w:id="1977" w:author="Licencia Office" w:date="2026-04-22T13:36:00Z" w16du:dateUtc="2026-04-22T19:36:00Z">
              <w:r w:rsidRPr="00AE7BF3">
                <w:rPr>
                  <w:rFonts w:ascii="Montserrat" w:hAnsi="Montserrat" w:cs="Arial"/>
                  <w:b w:val="0"/>
                  <w:highlight w:val="cyan"/>
                  <w:lang w:val="es-MX"/>
                  <w:rPrChange w:id="1978"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2C7E6647" w14:textId="77777777" w:rsidR="00AE7BF3" w:rsidRPr="00AE7BF3" w:rsidRDefault="00AE7BF3" w:rsidP="00B04EE0">
            <w:pPr>
              <w:pStyle w:val="TableHeading0"/>
              <w:rPr>
                <w:ins w:id="1979" w:author="Licencia Office" w:date="2026-04-22T13:36:00Z" w16du:dateUtc="2026-04-22T19:36:00Z"/>
                <w:rFonts w:ascii="Montserrat" w:hAnsi="Montserrat" w:cs="Arial"/>
                <w:b w:val="0"/>
                <w:highlight w:val="cyan"/>
                <w:lang w:val="es-MX"/>
                <w:rPrChange w:id="1980" w:author="Licencia Office" w:date="2026-04-22T13:37:00Z" w16du:dateUtc="2026-04-22T19:37:00Z">
                  <w:rPr>
                    <w:ins w:id="1981" w:author="Licencia Office" w:date="2026-04-22T13:36:00Z" w16du:dateUtc="2026-04-22T19:36:00Z"/>
                    <w:rFonts w:ascii="Montserrat" w:hAnsi="Montserrat" w:cs="Arial"/>
                    <w:b w:val="0"/>
                    <w:lang w:val="es-MX"/>
                  </w:rPr>
                </w:rPrChange>
              </w:rPr>
            </w:pPr>
            <w:ins w:id="1982" w:author="Licencia Office" w:date="2026-04-22T13:36:00Z" w16du:dateUtc="2026-04-22T19:36:00Z">
              <w:r w:rsidRPr="00AE7BF3">
                <w:rPr>
                  <w:rFonts w:ascii="Montserrat" w:hAnsi="Montserrat" w:cs="Arial"/>
                  <w:b w:val="0"/>
                  <w:highlight w:val="cyan"/>
                  <w:lang w:val="es-MX"/>
                  <w:rPrChange w:id="1983" w:author="Licencia Office" w:date="2026-04-22T13:37:00Z" w16du:dateUtc="2026-04-22T19:37:00Z">
                    <w:rPr>
                      <w:rFonts w:ascii="Montserrat" w:hAnsi="Montserrat" w:cs="Arial"/>
                      <w:b w:val="0"/>
                      <w:lang w:val="es-MX"/>
                    </w:rPr>
                  </w:rPrChange>
                </w:rPr>
                <w:t>3</w:t>
              </w:r>
            </w:ins>
          </w:p>
        </w:tc>
        <w:tc>
          <w:tcPr>
            <w:tcW w:w="1619" w:type="dxa"/>
            <w:tcBorders>
              <w:top w:val="single" w:sz="6" w:space="0" w:color="auto"/>
              <w:left w:val="single" w:sz="6" w:space="0" w:color="auto"/>
              <w:bottom w:val="single" w:sz="6" w:space="0" w:color="auto"/>
              <w:right w:val="single" w:sz="6" w:space="0" w:color="auto"/>
            </w:tcBorders>
            <w:vAlign w:val="center"/>
          </w:tcPr>
          <w:p w14:paraId="082689C4" w14:textId="77777777" w:rsidR="00AE7BF3" w:rsidRPr="00AE7BF3" w:rsidRDefault="00AE7BF3" w:rsidP="00B04EE0">
            <w:pPr>
              <w:pStyle w:val="TableHeading0"/>
              <w:rPr>
                <w:ins w:id="1984" w:author="Licencia Office" w:date="2026-04-22T13:36:00Z" w16du:dateUtc="2026-04-22T19:36:00Z"/>
                <w:rFonts w:ascii="Montserrat" w:hAnsi="Montserrat" w:cs="Arial"/>
                <w:b w:val="0"/>
                <w:highlight w:val="cyan"/>
                <w:lang w:val="es-MX"/>
                <w:rPrChange w:id="1985" w:author="Licencia Office" w:date="2026-04-22T13:37:00Z" w16du:dateUtc="2026-04-22T19:37:00Z">
                  <w:rPr>
                    <w:ins w:id="1986" w:author="Licencia Office" w:date="2026-04-22T13:36:00Z" w16du:dateUtc="2026-04-22T19:36:00Z"/>
                    <w:rFonts w:ascii="Montserrat" w:hAnsi="Montserrat" w:cs="Arial"/>
                    <w:b w:val="0"/>
                    <w:lang w:val="es-MX"/>
                  </w:rPr>
                </w:rPrChange>
              </w:rPr>
            </w:pPr>
            <w:ins w:id="1987" w:author="Licencia Office" w:date="2026-04-22T13:36:00Z" w16du:dateUtc="2026-04-22T19:36:00Z">
              <w:r w:rsidRPr="00AE7BF3">
                <w:rPr>
                  <w:rFonts w:ascii="Montserrat" w:hAnsi="Montserrat" w:cs="Arial"/>
                  <w:b w:val="0"/>
                  <w:highlight w:val="cyan"/>
                  <w:lang w:val="es-MX"/>
                  <w:rPrChange w:id="1988" w:author="Licencia Office" w:date="2026-04-22T13:37:00Z" w16du:dateUtc="2026-04-22T19:37: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497FC924" w14:textId="77777777" w:rsidR="00AE7BF3" w:rsidRPr="00AE7BF3" w:rsidRDefault="00AE7BF3" w:rsidP="00B04EE0">
            <w:pPr>
              <w:pStyle w:val="TableHeading0"/>
              <w:rPr>
                <w:ins w:id="1989" w:author="Licencia Office" w:date="2026-04-22T13:36:00Z" w16du:dateUtc="2026-04-22T19:36:00Z"/>
                <w:rFonts w:ascii="Montserrat" w:hAnsi="Montserrat" w:cs="Arial"/>
                <w:b w:val="0"/>
                <w:highlight w:val="cyan"/>
                <w:lang w:val="es-MX"/>
                <w:rPrChange w:id="1990" w:author="Licencia Office" w:date="2026-04-22T13:37:00Z" w16du:dateUtc="2026-04-22T19:37:00Z">
                  <w:rPr>
                    <w:ins w:id="1991" w:author="Licencia Office" w:date="2026-04-22T13:36:00Z" w16du:dateUtc="2026-04-22T19:36:00Z"/>
                    <w:rFonts w:ascii="Montserrat" w:hAnsi="Montserrat" w:cs="Arial"/>
                    <w:b w:val="0"/>
                    <w:lang w:val="es-MX"/>
                  </w:rPr>
                </w:rPrChange>
              </w:rPr>
            </w:pPr>
            <w:ins w:id="1992" w:author="Licencia Office" w:date="2026-04-22T13:36:00Z" w16du:dateUtc="2026-04-22T19:36:00Z">
              <w:r w:rsidRPr="00AE7BF3">
                <w:rPr>
                  <w:rFonts w:ascii="Montserrat" w:hAnsi="Montserrat" w:cs="Arial"/>
                  <w:b w:val="0"/>
                  <w:highlight w:val="cyan"/>
                  <w:lang w:val="es-MX"/>
                  <w:rPrChange w:id="1993"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465458F9" w14:textId="77777777" w:rsidR="00AE7BF3" w:rsidRPr="00AE7BF3" w:rsidRDefault="00AE7BF3" w:rsidP="00B04EE0">
            <w:pPr>
              <w:jc w:val="center"/>
              <w:rPr>
                <w:ins w:id="1994" w:author="Licencia Office" w:date="2026-04-22T13:36:00Z" w16du:dateUtc="2026-04-22T19:36:00Z"/>
                <w:rFonts w:ascii="Montserrat" w:hAnsi="Montserrat" w:cs="Arial"/>
                <w:i/>
                <w:sz w:val="18"/>
                <w:szCs w:val="18"/>
                <w:highlight w:val="cyan"/>
                <w:rPrChange w:id="1995" w:author="Licencia Office" w:date="2026-04-22T13:37:00Z" w16du:dateUtc="2026-04-22T19:37:00Z">
                  <w:rPr>
                    <w:ins w:id="1996" w:author="Licencia Office" w:date="2026-04-22T13:36:00Z" w16du:dateUtc="2026-04-22T19:36:00Z"/>
                    <w:rFonts w:ascii="Montserrat" w:hAnsi="Montserrat" w:cs="Arial"/>
                    <w:i/>
                    <w:sz w:val="18"/>
                    <w:szCs w:val="18"/>
                  </w:rPr>
                </w:rPrChange>
              </w:rPr>
            </w:pPr>
            <w:ins w:id="1997" w:author="Licencia Office" w:date="2026-04-22T13:36:00Z" w16du:dateUtc="2026-04-22T19:36:00Z">
              <w:r w:rsidRPr="00AE7BF3">
                <w:rPr>
                  <w:rFonts w:ascii="Montserrat" w:hAnsi="Montserrat" w:cs="Arial"/>
                  <w:i/>
                  <w:sz w:val="18"/>
                  <w:szCs w:val="18"/>
                  <w:highlight w:val="cyan"/>
                  <w:rPrChange w:id="1998" w:author="Licencia Office" w:date="2026-04-22T13:37:00Z" w16du:dateUtc="2026-04-22T19:37:00Z">
                    <w:rPr>
                      <w:rFonts w:ascii="Montserrat" w:hAnsi="Montserrat" w:cs="Arial"/>
                      <w:i/>
                      <w:sz w:val="18"/>
                      <w:szCs w:val="18"/>
                    </w:rPr>
                  </w:rPrChange>
                </w:rPr>
                <w:t>“200”</w:t>
              </w:r>
            </w:ins>
          </w:p>
        </w:tc>
      </w:tr>
      <w:tr w:rsidR="00AE7BF3" w:rsidRPr="00AE7BF3" w14:paraId="18337804" w14:textId="77777777" w:rsidTr="00B04EE0">
        <w:trPr>
          <w:trHeight w:val="454"/>
          <w:tblHeader/>
          <w:jc w:val="center"/>
          <w:ins w:id="1999"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12C19AAA" w14:textId="77777777" w:rsidR="00AE7BF3" w:rsidRPr="00AE7BF3" w:rsidRDefault="00AE7BF3" w:rsidP="00B04EE0">
            <w:pPr>
              <w:pStyle w:val="TableHeading0"/>
              <w:rPr>
                <w:ins w:id="2000" w:author="Licencia Office" w:date="2026-04-22T13:36:00Z" w16du:dateUtc="2026-04-22T19:36:00Z"/>
                <w:rFonts w:ascii="Montserrat" w:hAnsi="Montserrat" w:cs="Arial"/>
                <w:b w:val="0"/>
                <w:highlight w:val="cyan"/>
                <w:lang w:val="es-MX"/>
                <w:rPrChange w:id="2001" w:author="Licencia Office" w:date="2026-04-22T13:37:00Z" w16du:dateUtc="2026-04-22T19:37:00Z">
                  <w:rPr>
                    <w:ins w:id="2002" w:author="Licencia Office" w:date="2026-04-22T13:36:00Z" w16du:dateUtc="2026-04-22T19:36:00Z"/>
                    <w:rFonts w:ascii="Montserrat" w:hAnsi="Montserrat" w:cs="Arial"/>
                    <w:b w:val="0"/>
                    <w:lang w:val="es-MX"/>
                  </w:rPr>
                </w:rPrChange>
              </w:rPr>
            </w:pPr>
            <w:ins w:id="2003" w:author="Licencia Office" w:date="2026-04-22T13:36:00Z" w16du:dateUtc="2026-04-22T19:36:00Z">
              <w:r w:rsidRPr="00AE7BF3">
                <w:rPr>
                  <w:rFonts w:ascii="Montserrat" w:hAnsi="Montserrat" w:cs="Arial"/>
                  <w:b w:val="0"/>
                  <w:highlight w:val="cyan"/>
                  <w:lang w:val="es-MX"/>
                  <w:rPrChange w:id="2004" w:author="Licencia Office" w:date="2026-04-22T13:37:00Z" w16du:dateUtc="2026-04-22T19:37:00Z">
                    <w:rPr>
                      <w:rFonts w:ascii="Montserrat" w:hAnsi="Montserrat" w:cs="Arial"/>
                      <w:b w:val="0"/>
                      <w:lang w:val="es-MX"/>
                    </w:rPr>
                  </w:rPrChange>
                </w:rPr>
                <w:t>8</w:t>
              </w:r>
            </w:ins>
          </w:p>
        </w:tc>
        <w:tc>
          <w:tcPr>
            <w:tcW w:w="1204" w:type="dxa"/>
            <w:tcBorders>
              <w:top w:val="single" w:sz="6" w:space="0" w:color="auto"/>
              <w:left w:val="single" w:sz="6" w:space="0" w:color="auto"/>
              <w:bottom w:val="single" w:sz="6" w:space="0" w:color="auto"/>
              <w:right w:val="single" w:sz="6" w:space="0" w:color="auto"/>
            </w:tcBorders>
            <w:vAlign w:val="center"/>
          </w:tcPr>
          <w:p w14:paraId="2857302B" w14:textId="77777777" w:rsidR="00AE7BF3" w:rsidRPr="00AE7BF3" w:rsidRDefault="00AE7BF3" w:rsidP="00B04EE0">
            <w:pPr>
              <w:pStyle w:val="TableHeading0"/>
              <w:rPr>
                <w:ins w:id="2005" w:author="Licencia Office" w:date="2026-04-22T13:36:00Z" w16du:dateUtc="2026-04-22T19:36:00Z"/>
                <w:rFonts w:ascii="Montserrat" w:hAnsi="Montserrat" w:cs="Arial"/>
                <w:b w:val="0"/>
                <w:highlight w:val="cyan"/>
                <w:lang w:val="es-MX"/>
                <w:rPrChange w:id="2006" w:author="Licencia Office" w:date="2026-04-22T13:37:00Z" w16du:dateUtc="2026-04-22T19:37:00Z">
                  <w:rPr>
                    <w:ins w:id="2007" w:author="Licencia Office" w:date="2026-04-22T13:36:00Z" w16du:dateUtc="2026-04-22T19:36:00Z"/>
                    <w:rFonts w:ascii="Montserrat" w:hAnsi="Montserrat" w:cs="Arial"/>
                    <w:b w:val="0"/>
                    <w:lang w:val="es-MX"/>
                  </w:rPr>
                </w:rPrChange>
              </w:rPr>
            </w:pPr>
            <w:ins w:id="2008" w:author="Licencia Office" w:date="2026-04-22T13:36:00Z" w16du:dateUtc="2026-04-22T19:36:00Z">
              <w:r w:rsidRPr="00AE7BF3">
                <w:rPr>
                  <w:rFonts w:ascii="Montserrat" w:hAnsi="Montserrat" w:cs="Arial"/>
                  <w:b w:val="0"/>
                  <w:highlight w:val="cyan"/>
                  <w:lang w:val="es-MX"/>
                  <w:rPrChange w:id="2009" w:author="Licencia Office" w:date="2026-04-22T13:37:00Z" w16du:dateUtc="2026-04-22T19:37:00Z">
                    <w:rPr>
                      <w:rFonts w:ascii="Montserrat" w:hAnsi="Montserrat" w:cs="Arial"/>
                      <w:b w:val="0"/>
                      <w:lang w:val="es-MX"/>
                    </w:rPr>
                  </w:rPrChange>
                </w:rPr>
                <w:t>Sello Digital del SAT</w:t>
              </w:r>
            </w:ins>
          </w:p>
        </w:tc>
        <w:tc>
          <w:tcPr>
            <w:tcW w:w="1232" w:type="dxa"/>
            <w:tcBorders>
              <w:top w:val="single" w:sz="6" w:space="0" w:color="auto"/>
              <w:left w:val="single" w:sz="6" w:space="0" w:color="auto"/>
              <w:bottom w:val="single" w:sz="6" w:space="0" w:color="auto"/>
              <w:right w:val="single" w:sz="6" w:space="0" w:color="auto"/>
            </w:tcBorders>
            <w:vAlign w:val="center"/>
          </w:tcPr>
          <w:p w14:paraId="33DFB53E" w14:textId="77777777" w:rsidR="00AE7BF3" w:rsidRPr="00AE7BF3" w:rsidRDefault="00AE7BF3" w:rsidP="00B04EE0">
            <w:pPr>
              <w:pStyle w:val="TableHeading0"/>
              <w:rPr>
                <w:ins w:id="2010" w:author="Licencia Office" w:date="2026-04-22T13:36:00Z" w16du:dateUtc="2026-04-22T19:36:00Z"/>
                <w:rFonts w:ascii="Montserrat" w:hAnsi="Montserrat" w:cs="Arial"/>
                <w:b w:val="0"/>
                <w:highlight w:val="cyan"/>
                <w:lang w:val="es-MX"/>
                <w:rPrChange w:id="2011" w:author="Licencia Office" w:date="2026-04-22T13:37:00Z" w16du:dateUtc="2026-04-22T19:37:00Z">
                  <w:rPr>
                    <w:ins w:id="2012" w:author="Licencia Office" w:date="2026-04-22T13:36:00Z" w16du:dateUtc="2026-04-22T19:36:00Z"/>
                    <w:rFonts w:ascii="Montserrat" w:hAnsi="Montserrat" w:cs="Arial"/>
                    <w:b w:val="0"/>
                    <w:lang w:val="es-MX"/>
                  </w:rPr>
                </w:rPrChange>
              </w:rPr>
            </w:pPr>
            <w:ins w:id="2013" w:author="Licencia Office" w:date="2026-04-22T13:36:00Z" w16du:dateUtc="2026-04-22T19:36:00Z">
              <w:r w:rsidRPr="00AE7BF3">
                <w:rPr>
                  <w:rFonts w:ascii="Montserrat" w:hAnsi="Montserrat" w:cs="Arial"/>
                  <w:b w:val="0"/>
                  <w:highlight w:val="cyan"/>
                  <w:lang w:val="es-MX"/>
                  <w:rPrChange w:id="2014"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2838DA46" w14:textId="77777777" w:rsidR="00AE7BF3" w:rsidRPr="00AE7BF3" w:rsidRDefault="00AE7BF3" w:rsidP="00B04EE0">
            <w:pPr>
              <w:pStyle w:val="TableHeading0"/>
              <w:rPr>
                <w:ins w:id="2015" w:author="Licencia Office" w:date="2026-04-22T13:36:00Z" w16du:dateUtc="2026-04-22T19:36:00Z"/>
                <w:rFonts w:ascii="Montserrat" w:hAnsi="Montserrat" w:cs="Arial"/>
                <w:b w:val="0"/>
                <w:highlight w:val="cyan"/>
                <w:lang w:val="es-MX"/>
                <w:rPrChange w:id="2016" w:author="Licencia Office" w:date="2026-04-22T13:37:00Z" w16du:dateUtc="2026-04-22T19:37:00Z">
                  <w:rPr>
                    <w:ins w:id="2017" w:author="Licencia Office" w:date="2026-04-22T13:36:00Z" w16du:dateUtc="2026-04-22T19:36:00Z"/>
                    <w:rFonts w:ascii="Montserrat" w:hAnsi="Montserrat" w:cs="Arial"/>
                    <w:b w:val="0"/>
                    <w:lang w:val="es-MX"/>
                  </w:rPr>
                </w:rPrChange>
              </w:rPr>
            </w:pPr>
            <w:ins w:id="2018" w:author="Licencia Office" w:date="2026-04-22T13:36:00Z" w16du:dateUtc="2026-04-22T19:36:00Z">
              <w:r w:rsidRPr="00AE7BF3">
                <w:rPr>
                  <w:rFonts w:ascii="Montserrat" w:hAnsi="Montserrat" w:cs="Arial"/>
                  <w:b w:val="0"/>
                  <w:highlight w:val="cyan"/>
                  <w:lang w:val="es-MX"/>
                  <w:rPrChange w:id="2019" w:author="Licencia Office" w:date="2026-04-22T13:37:00Z" w16du:dateUtc="2026-04-22T19:37:00Z">
                    <w:rPr>
                      <w:rFonts w:ascii="Montserrat" w:hAnsi="Montserrat" w:cs="Arial"/>
                      <w:b w:val="0"/>
                      <w:lang w:val="es-MX"/>
                    </w:rPr>
                  </w:rPrChange>
                </w:rPr>
                <w:t>N/A</w:t>
              </w:r>
            </w:ins>
          </w:p>
        </w:tc>
        <w:tc>
          <w:tcPr>
            <w:tcW w:w="1619" w:type="dxa"/>
            <w:tcBorders>
              <w:top w:val="single" w:sz="6" w:space="0" w:color="auto"/>
              <w:left w:val="single" w:sz="6" w:space="0" w:color="auto"/>
              <w:bottom w:val="single" w:sz="6" w:space="0" w:color="auto"/>
              <w:right w:val="single" w:sz="6" w:space="0" w:color="auto"/>
            </w:tcBorders>
            <w:vAlign w:val="center"/>
          </w:tcPr>
          <w:p w14:paraId="281A8599" w14:textId="77777777" w:rsidR="00AE7BF3" w:rsidRPr="00AE7BF3" w:rsidRDefault="00AE7BF3" w:rsidP="00B04EE0">
            <w:pPr>
              <w:pStyle w:val="TableHeading0"/>
              <w:rPr>
                <w:ins w:id="2020" w:author="Licencia Office" w:date="2026-04-22T13:36:00Z" w16du:dateUtc="2026-04-22T19:36:00Z"/>
                <w:rFonts w:ascii="Montserrat" w:hAnsi="Montserrat" w:cs="Arial"/>
                <w:b w:val="0"/>
                <w:highlight w:val="cyan"/>
                <w:lang w:val="es-MX"/>
                <w:rPrChange w:id="2021" w:author="Licencia Office" w:date="2026-04-22T13:37:00Z" w16du:dateUtc="2026-04-22T19:37:00Z">
                  <w:rPr>
                    <w:ins w:id="2022" w:author="Licencia Office" w:date="2026-04-22T13:36:00Z" w16du:dateUtc="2026-04-22T19:36:00Z"/>
                    <w:rFonts w:ascii="Montserrat" w:hAnsi="Montserrat" w:cs="Arial"/>
                    <w:b w:val="0"/>
                    <w:lang w:val="es-MX"/>
                  </w:rPr>
                </w:rPrChange>
              </w:rPr>
            </w:pPr>
            <w:ins w:id="2023" w:author="Licencia Office" w:date="2026-04-22T13:36:00Z" w16du:dateUtc="2026-04-22T19:36:00Z">
              <w:r w:rsidRPr="00AE7BF3">
                <w:rPr>
                  <w:rFonts w:ascii="Montserrat" w:hAnsi="Montserrat" w:cs="Arial"/>
                  <w:b w:val="0"/>
                  <w:highlight w:val="cyan"/>
                  <w:lang w:val="es-MX"/>
                  <w:rPrChange w:id="2024" w:author="Licencia Office" w:date="2026-04-22T13:37:00Z" w16du:dateUtc="2026-04-22T19:37:00Z">
                    <w:rPr>
                      <w:rFonts w:ascii="Montserrat" w:hAnsi="Montserrat" w:cs="Arial"/>
                      <w:b w:val="0"/>
                      <w:lang w:val="es-MX"/>
                    </w:rPr>
                  </w:rPrChange>
                </w:rPr>
                <w:t>N/A</w:t>
              </w:r>
            </w:ins>
          </w:p>
        </w:tc>
        <w:tc>
          <w:tcPr>
            <w:tcW w:w="1417" w:type="dxa"/>
            <w:tcBorders>
              <w:top w:val="single" w:sz="6" w:space="0" w:color="auto"/>
              <w:left w:val="single" w:sz="6" w:space="0" w:color="auto"/>
              <w:bottom w:val="single" w:sz="6" w:space="0" w:color="auto"/>
              <w:right w:val="single" w:sz="6" w:space="0" w:color="auto"/>
            </w:tcBorders>
            <w:vAlign w:val="center"/>
          </w:tcPr>
          <w:p w14:paraId="1C841414" w14:textId="77777777" w:rsidR="00AE7BF3" w:rsidRPr="00AE7BF3" w:rsidRDefault="00AE7BF3" w:rsidP="00B04EE0">
            <w:pPr>
              <w:pStyle w:val="TableHeading0"/>
              <w:rPr>
                <w:ins w:id="2025" w:author="Licencia Office" w:date="2026-04-22T13:36:00Z" w16du:dateUtc="2026-04-22T19:36:00Z"/>
                <w:rFonts w:ascii="Montserrat" w:hAnsi="Montserrat" w:cs="Arial"/>
                <w:b w:val="0"/>
                <w:highlight w:val="cyan"/>
                <w:lang w:val="es-MX"/>
                <w:rPrChange w:id="2026" w:author="Licencia Office" w:date="2026-04-22T13:37:00Z" w16du:dateUtc="2026-04-22T19:37:00Z">
                  <w:rPr>
                    <w:ins w:id="2027" w:author="Licencia Office" w:date="2026-04-22T13:36:00Z" w16du:dateUtc="2026-04-22T19:36:00Z"/>
                    <w:rFonts w:ascii="Montserrat" w:hAnsi="Montserrat" w:cs="Arial"/>
                    <w:b w:val="0"/>
                    <w:lang w:val="es-MX"/>
                  </w:rPr>
                </w:rPrChange>
              </w:rPr>
            </w:pPr>
            <w:ins w:id="2028" w:author="Licencia Office" w:date="2026-04-22T13:36:00Z" w16du:dateUtc="2026-04-22T19:36:00Z">
              <w:r w:rsidRPr="00AE7BF3">
                <w:rPr>
                  <w:rFonts w:ascii="Montserrat" w:hAnsi="Montserrat" w:cs="Arial"/>
                  <w:b w:val="0"/>
                  <w:highlight w:val="cyan"/>
                  <w:lang w:val="es-MX"/>
                  <w:rPrChange w:id="2029"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12030069" w14:textId="77777777" w:rsidR="00AE7BF3" w:rsidRPr="00AE7BF3" w:rsidRDefault="00AE7BF3" w:rsidP="00B04EE0">
            <w:pPr>
              <w:jc w:val="both"/>
              <w:rPr>
                <w:ins w:id="2030" w:author="Licencia Office" w:date="2026-04-22T13:36:00Z" w16du:dateUtc="2026-04-22T19:36:00Z"/>
                <w:rFonts w:ascii="Montserrat" w:hAnsi="Montserrat" w:cs="Arial"/>
                <w:sz w:val="18"/>
                <w:highlight w:val="cyan"/>
                <w:rPrChange w:id="2031" w:author="Licencia Office" w:date="2026-04-22T13:37:00Z" w16du:dateUtc="2026-04-22T19:37:00Z">
                  <w:rPr>
                    <w:ins w:id="2032" w:author="Licencia Office" w:date="2026-04-22T13:36:00Z" w16du:dateUtc="2026-04-22T19:36:00Z"/>
                    <w:rFonts w:ascii="Montserrat" w:hAnsi="Montserrat" w:cs="Arial"/>
                    <w:sz w:val="18"/>
                  </w:rPr>
                </w:rPrChange>
              </w:rPr>
            </w:pPr>
            <w:ins w:id="2033" w:author="Licencia Office" w:date="2026-04-22T13:36:00Z" w16du:dateUtc="2026-04-22T19:36:00Z">
              <w:r w:rsidRPr="00AE7BF3">
                <w:rPr>
                  <w:rFonts w:ascii="Montserrat" w:hAnsi="Montserrat" w:cs="Arial"/>
                  <w:sz w:val="18"/>
                  <w:highlight w:val="cyan"/>
                  <w:rPrChange w:id="2034" w:author="Licencia Office" w:date="2026-04-22T13:37:00Z" w16du:dateUtc="2026-04-22T19:37:00Z">
                    <w:rPr>
                      <w:rFonts w:ascii="Montserrat" w:hAnsi="Montserrat" w:cs="Arial"/>
                      <w:sz w:val="18"/>
                    </w:rPr>
                  </w:rPrChange>
                </w:rPr>
                <w:t>“El valor de este campo se obtiene del proceso de firmado del SAT”</w:t>
              </w:r>
            </w:ins>
          </w:p>
        </w:tc>
      </w:tr>
      <w:tr w:rsidR="00AE7BF3" w:rsidRPr="00AE7BF3" w14:paraId="12071C74" w14:textId="77777777" w:rsidTr="00B04EE0">
        <w:trPr>
          <w:trHeight w:val="454"/>
          <w:tblHeader/>
          <w:jc w:val="center"/>
          <w:ins w:id="2035"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098FE9F4" w14:textId="77777777" w:rsidR="00AE7BF3" w:rsidRPr="00AE7BF3" w:rsidRDefault="00AE7BF3" w:rsidP="00B04EE0">
            <w:pPr>
              <w:pStyle w:val="TableHeading0"/>
              <w:rPr>
                <w:ins w:id="2036" w:author="Licencia Office" w:date="2026-04-22T13:36:00Z" w16du:dateUtc="2026-04-22T19:36:00Z"/>
                <w:rFonts w:ascii="Montserrat" w:hAnsi="Montserrat" w:cs="Arial"/>
                <w:b w:val="0"/>
                <w:highlight w:val="cyan"/>
                <w:lang w:val="es-MX"/>
                <w:rPrChange w:id="2037" w:author="Licencia Office" w:date="2026-04-22T13:37:00Z" w16du:dateUtc="2026-04-22T19:37:00Z">
                  <w:rPr>
                    <w:ins w:id="2038" w:author="Licencia Office" w:date="2026-04-22T13:36:00Z" w16du:dateUtc="2026-04-22T19:36:00Z"/>
                    <w:rFonts w:ascii="Montserrat" w:hAnsi="Montserrat" w:cs="Arial"/>
                    <w:b w:val="0"/>
                    <w:lang w:val="es-MX"/>
                  </w:rPr>
                </w:rPrChange>
              </w:rPr>
            </w:pPr>
            <w:ins w:id="2039" w:author="Licencia Office" w:date="2026-04-22T13:36:00Z" w16du:dateUtc="2026-04-22T19:36:00Z">
              <w:r w:rsidRPr="00AE7BF3">
                <w:rPr>
                  <w:rFonts w:ascii="Montserrat" w:hAnsi="Montserrat" w:cs="Arial"/>
                  <w:b w:val="0"/>
                  <w:highlight w:val="cyan"/>
                  <w:lang w:val="es-MX"/>
                  <w:rPrChange w:id="2040" w:author="Licencia Office" w:date="2026-04-22T13:37:00Z" w16du:dateUtc="2026-04-22T19:37:00Z">
                    <w:rPr>
                      <w:rFonts w:ascii="Montserrat" w:hAnsi="Montserrat" w:cs="Arial"/>
                      <w:b w:val="0"/>
                      <w:lang w:val="es-MX"/>
                    </w:rPr>
                  </w:rPrChange>
                </w:rPr>
                <w:t>9</w:t>
              </w:r>
            </w:ins>
          </w:p>
        </w:tc>
        <w:tc>
          <w:tcPr>
            <w:tcW w:w="1204" w:type="dxa"/>
            <w:tcBorders>
              <w:top w:val="single" w:sz="6" w:space="0" w:color="auto"/>
              <w:left w:val="single" w:sz="6" w:space="0" w:color="auto"/>
              <w:bottom w:val="single" w:sz="6" w:space="0" w:color="auto"/>
              <w:right w:val="single" w:sz="6" w:space="0" w:color="auto"/>
            </w:tcBorders>
            <w:vAlign w:val="center"/>
          </w:tcPr>
          <w:p w14:paraId="710EE777" w14:textId="77777777" w:rsidR="00AE7BF3" w:rsidRPr="00AE7BF3" w:rsidRDefault="00AE7BF3" w:rsidP="00B04EE0">
            <w:pPr>
              <w:pStyle w:val="TableHeading0"/>
              <w:rPr>
                <w:ins w:id="2041" w:author="Licencia Office" w:date="2026-04-22T13:36:00Z" w16du:dateUtc="2026-04-22T19:36:00Z"/>
                <w:rFonts w:ascii="Montserrat" w:hAnsi="Montserrat" w:cs="Arial"/>
                <w:b w:val="0"/>
                <w:highlight w:val="cyan"/>
                <w:lang w:val="es-MX"/>
                <w:rPrChange w:id="2042" w:author="Licencia Office" w:date="2026-04-22T13:37:00Z" w16du:dateUtc="2026-04-22T19:37:00Z">
                  <w:rPr>
                    <w:ins w:id="2043" w:author="Licencia Office" w:date="2026-04-22T13:36:00Z" w16du:dateUtc="2026-04-22T19:36:00Z"/>
                    <w:rFonts w:ascii="Montserrat" w:hAnsi="Montserrat" w:cs="Arial"/>
                    <w:b w:val="0"/>
                    <w:lang w:val="es-MX"/>
                  </w:rPr>
                </w:rPrChange>
              </w:rPr>
            </w:pPr>
            <w:ins w:id="2044" w:author="Licencia Office" w:date="2026-04-22T13:36:00Z" w16du:dateUtc="2026-04-22T19:36:00Z">
              <w:r w:rsidRPr="00AE7BF3">
                <w:rPr>
                  <w:rFonts w:ascii="Montserrat" w:hAnsi="Montserrat" w:cs="Arial"/>
                  <w:b w:val="0"/>
                  <w:highlight w:val="cyan"/>
                  <w:lang w:val="es-MX"/>
                  <w:rPrChange w:id="2045" w:author="Licencia Office" w:date="2026-04-22T13:37:00Z" w16du:dateUtc="2026-04-22T19:37:00Z">
                    <w:rPr>
                      <w:rFonts w:ascii="Montserrat" w:hAnsi="Montserrat" w:cs="Arial"/>
                      <w:b w:val="0"/>
                      <w:lang w:val="es-MX"/>
                    </w:rPr>
                  </w:rPrChange>
                </w:rPr>
                <w:t>Número de serie del certificado</w:t>
              </w:r>
            </w:ins>
          </w:p>
          <w:p w14:paraId="63D2B86A" w14:textId="77777777" w:rsidR="00AE7BF3" w:rsidRPr="00AE7BF3" w:rsidRDefault="00AE7BF3" w:rsidP="00B04EE0">
            <w:pPr>
              <w:pStyle w:val="TableHeading0"/>
              <w:rPr>
                <w:ins w:id="2046" w:author="Licencia Office" w:date="2026-04-22T13:36:00Z" w16du:dateUtc="2026-04-22T19:36:00Z"/>
                <w:rFonts w:ascii="Montserrat" w:hAnsi="Montserrat" w:cs="Arial"/>
                <w:b w:val="0"/>
                <w:highlight w:val="cyan"/>
                <w:lang w:val="es-MX"/>
                <w:rPrChange w:id="2047" w:author="Licencia Office" w:date="2026-04-22T13:37:00Z" w16du:dateUtc="2026-04-22T19:37:00Z">
                  <w:rPr>
                    <w:ins w:id="2048" w:author="Licencia Office" w:date="2026-04-22T13:36:00Z" w16du:dateUtc="2026-04-22T19:36:00Z"/>
                    <w:rFonts w:ascii="Montserrat" w:hAnsi="Montserrat" w:cs="Arial"/>
                    <w:b w:val="0"/>
                    <w:lang w:val="es-MX"/>
                  </w:rPr>
                </w:rPrChange>
              </w:rPr>
            </w:pPr>
            <w:ins w:id="2049" w:author="Licencia Office" w:date="2026-04-22T13:36:00Z" w16du:dateUtc="2026-04-22T19:36:00Z">
              <w:r w:rsidRPr="00AE7BF3">
                <w:rPr>
                  <w:rFonts w:ascii="Montserrat" w:hAnsi="Montserrat" w:cs="Arial"/>
                  <w:b w:val="0"/>
                  <w:highlight w:val="cyan"/>
                  <w:lang w:val="es-MX"/>
                  <w:rPrChange w:id="2050" w:author="Licencia Office" w:date="2026-04-22T13:37:00Z" w16du:dateUtc="2026-04-22T19:37:00Z">
                    <w:rPr>
                      <w:rFonts w:ascii="Montserrat" w:hAnsi="Montserrat" w:cs="Arial"/>
                      <w:b w:val="0"/>
                      <w:lang w:val="es-MX"/>
                    </w:rPr>
                  </w:rPrChange>
                </w:rPr>
                <w:t>del SAT</w:t>
              </w:r>
            </w:ins>
          </w:p>
        </w:tc>
        <w:tc>
          <w:tcPr>
            <w:tcW w:w="1232" w:type="dxa"/>
            <w:tcBorders>
              <w:top w:val="single" w:sz="6" w:space="0" w:color="auto"/>
              <w:left w:val="single" w:sz="6" w:space="0" w:color="auto"/>
              <w:bottom w:val="single" w:sz="6" w:space="0" w:color="auto"/>
              <w:right w:val="single" w:sz="6" w:space="0" w:color="auto"/>
            </w:tcBorders>
            <w:vAlign w:val="center"/>
          </w:tcPr>
          <w:p w14:paraId="25F9A1D6" w14:textId="77777777" w:rsidR="00AE7BF3" w:rsidRPr="00AE7BF3" w:rsidRDefault="00AE7BF3" w:rsidP="00B04EE0">
            <w:pPr>
              <w:pStyle w:val="TableHeading0"/>
              <w:rPr>
                <w:ins w:id="2051" w:author="Licencia Office" w:date="2026-04-22T13:36:00Z" w16du:dateUtc="2026-04-22T19:36:00Z"/>
                <w:rFonts w:ascii="Montserrat" w:hAnsi="Montserrat" w:cs="Arial"/>
                <w:b w:val="0"/>
                <w:highlight w:val="cyan"/>
                <w:lang w:val="es-MX"/>
                <w:rPrChange w:id="2052" w:author="Licencia Office" w:date="2026-04-22T13:37:00Z" w16du:dateUtc="2026-04-22T19:37:00Z">
                  <w:rPr>
                    <w:ins w:id="2053" w:author="Licencia Office" w:date="2026-04-22T13:36:00Z" w16du:dateUtc="2026-04-22T19:36:00Z"/>
                    <w:rFonts w:ascii="Montserrat" w:hAnsi="Montserrat" w:cs="Arial"/>
                    <w:b w:val="0"/>
                    <w:lang w:val="es-MX"/>
                  </w:rPr>
                </w:rPrChange>
              </w:rPr>
            </w:pPr>
            <w:ins w:id="2054" w:author="Licencia Office" w:date="2026-04-22T13:36:00Z" w16du:dateUtc="2026-04-22T19:36:00Z">
              <w:r w:rsidRPr="00AE7BF3">
                <w:rPr>
                  <w:rFonts w:ascii="Montserrat" w:hAnsi="Montserrat" w:cs="Arial"/>
                  <w:b w:val="0"/>
                  <w:highlight w:val="cyan"/>
                  <w:lang w:val="es-MX"/>
                  <w:rPrChange w:id="2055"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74C254B9" w14:textId="77777777" w:rsidR="00AE7BF3" w:rsidRPr="00AE7BF3" w:rsidRDefault="00AE7BF3" w:rsidP="00B04EE0">
            <w:pPr>
              <w:pStyle w:val="TableHeading0"/>
              <w:rPr>
                <w:ins w:id="2056" w:author="Licencia Office" w:date="2026-04-22T13:36:00Z" w16du:dateUtc="2026-04-22T19:36:00Z"/>
                <w:rFonts w:ascii="Montserrat" w:hAnsi="Montserrat" w:cs="Arial"/>
                <w:b w:val="0"/>
                <w:highlight w:val="cyan"/>
                <w:lang w:val="es-MX"/>
                <w:rPrChange w:id="2057" w:author="Licencia Office" w:date="2026-04-22T13:37:00Z" w16du:dateUtc="2026-04-22T19:37:00Z">
                  <w:rPr>
                    <w:ins w:id="2058" w:author="Licencia Office" w:date="2026-04-22T13:36:00Z" w16du:dateUtc="2026-04-22T19:36:00Z"/>
                    <w:rFonts w:ascii="Montserrat" w:hAnsi="Montserrat" w:cs="Arial"/>
                    <w:b w:val="0"/>
                    <w:lang w:val="es-MX"/>
                  </w:rPr>
                </w:rPrChange>
              </w:rPr>
            </w:pPr>
            <w:ins w:id="2059" w:author="Licencia Office" w:date="2026-04-22T13:36:00Z" w16du:dateUtc="2026-04-22T19:36:00Z">
              <w:r w:rsidRPr="00AE7BF3">
                <w:rPr>
                  <w:rFonts w:ascii="Montserrat" w:hAnsi="Montserrat" w:cs="Arial"/>
                  <w:b w:val="0"/>
                  <w:highlight w:val="cyan"/>
                  <w:lang w:val="es-MX"/>
                  <w:rPrChange w:id="2060" w:author="Licencia Office" w:date="2026-04-22T13:37:00Z" w16du:dateUtc="2026-04-22T19:37:00Z">
                    <w:rPr>
                      <w:rFonts w:ascii="Montserrat" w:hAnsi="Montserrat" w:cs="Arial"/>
                      <w:b w:val="0"/>
                      <w:lang w:val="es-MX"/>
                    </w:rPr>
                  </w:rPrChange>
                </w:rPr>
                <w:t>20</w:t>
              </w:r>
            </w:ins>
          </w:p>
        </w:tc>
        <w:tc>
          <w:tcPr>
            <w:tcW w:w="1619" w:type="dxa"/>
            <w:tcBorders>
              <w:top w:val="single" w:sz="6" w:space="0" w:color="auto"/>
              <w:left w:val="single" w:sz="6" w:space="0" w:color="auto"/>
              <w:bottom w:val="single" w:sz="6" w:space="0" w:color="auto"/>
              <w:right w:val="single" w:sz="6" w:space="0" w:color="auto"/>
            </w:tcBorders>
            <w:vAlign w:val="center"/>
          </w:tcPr>
          <w:p w14:paraId="5E393012" w14:textId="77777777" w:rsidR="00AE7BF3" w:rsidRPr="00AE7BF3" w:rsidRDefault="00AE7BF3" w:rsidP="00B04EE0">
            <w:pPr>
              <w:pStyle w:val="TableHeading0"/>
              <w:rPr>
                <w:ins w:id="2061" w:author="Licencia Office" w:date="2026-04-22T13:36:00Z" w16du:dateUtc="2026-04-22T19:36:00Z"/>
                <w:rFonts w:ascii="Montserrat" w:hAnsi="Montserrat" w:cs="Arial"/>
                <w:b w:val="0"/>
                <w:highlight w:val="cyan"/>
                <w:lang w:val="es-MX"/>
                <w:rPrChange w:id="2062" w:author="Licencia Office" w:date="2026-04-22T13:37:00Z" w16du:dateUtc="2026-04-22T19:37:00Z">
                  <w:rPr>
                    <w:ins w:id="2063" w:author="Licencia Office" w:date="2026-04-22T13:36:00Z" w16du:dateUtc="2026-04-22T19:36:00Z"/>
                    <w:rFonts w:ascii="Montserrat" w:hAnsi="Montserrat" w:cs="Arial"/>
                    <w:b w:val="0"/>
                    <w:lang w:val="es-MX"/>
                  </w:rPr>
                </w:rPrChange>
              </w:rPr>
            </w:pPr>
            <w:ins w:id="2064" w:author="Licencia Office" w:date="2026-04-22T13:36:00Z" w16du:dateUtc="2026-04-22T19:36:00Z">
              <w:r w:rsidRPr="00AE7BF3">
                <w:rPr>
                  <w:rFonts w:ascii="Montserrat" w:hAnsi="Montserrat" w:cs="Arial"/>
                  <w:b w:val="0"/>
                  <w:highlight w:val="cyan"/>
                  <w:lang w:val="es-MX"/>
                  <w:rPrChange w:id="2065" w:author="Licencia Office" w:date="2026-04-22T13:37:00Z" w16du:dateUtc="2026-04-22T19:37:00Z">
                    <w:rPr>
                      <w:rFonts w:ascii="Montserrat" w:hAnsi="Montserrat" w:cs="Arial"/>
                      <w:b w:val="0"/>
                      <w:lang w:val="es-MX"/>
                    </w:rPr>
                  </w:rPrChange>
                </w:rPr>
                <w:t>Lista de certificados autorizados</w:t>
              </w:r>
            </w:ins>
          </w:p>
        </w:tc>
        <w:tc>
          <w:tcPr>
            <w:tcW w:w="1417" w:type="dxa"/>
            <w:tcBorders>
              <w:top w:val="single" w:sz="6" w:space="0" w:color="auto"/>
              <w:left w:val="single" w:sz="6" w:space="0" w:color="auto"/>
              <w:bottom w:val="single" w:sz="6" w:space="0" w:color="auto"/>
              <w:right w:val="single" w:sz="6" w:space="0" w:color="auto"/>
            </w:tcBorders>
            <w:vAlign w:val="center"/>
          </w:tcPr>
          <w:p w14:paraId="52F60DE9" w14:textId="77777777" w:rsidR="00AE7BF3" w:rsidRPr="00AE7BF3" w:rsidRDefault="00AE7BF3" w:rsidP="00B04EE0">
            <w:pPr>
              <w:pStyle w:val="TableHeading0"/>
              <w:rPr>
                <w:ins w:id="2066" w:author="Licencia Office" w:date="2026-04-22T13:36:00Z" w16du:dateUtc="2026-04-22T19:36:00Z"/>
                <w:rFonts w:ascii="Montserrat" w:hAnsi="Montserrat" w:cs="Arial"/>
                <w:b w:val="0"/>
                <w:highlight w:val="cyan"/>
                <w:lang w:val="es-MX"/>
                <w:rPrChange w:id="2067" w:author="Licencia Office" w:date="2026-04-22T13:37:00Z" w16du:dateUtc="2026-04-22T19:37:00Z">
                  <w:rPr>
                    <w:ins w:id="2068" w:author="Licencia Office" w:date="2026-04-22T13:36:00Z" w16du:dateUtc="2026-04-22T19:36:00Z"/>
                    <w:rFonts w:ascii="Montserrat" w:hAnsi="Montserrat" w:cs="Arial"/>
                    <w:b w:val="0"/>
                    <w:lang w:val="es-MX"/>
                  </w:rPr>
                </w:rPrChange>
              </w:rPr>
            </w:pPr>
            <w:ins w:id="2069" w:author="Licencia Office" w:date="2026-04-22T13:36:00Z" w16du:dateUtc="2026-04-22T19:36:00Z">
              <w:r w:rsidRPr="00AE7BF3">
                <w:rPr>
                  <w:rFonts w:ascii="Montserrat" w:hAnsi="Montserrat" w:cs="Arial"/>
                  <w:b w:val="0"/>
                  <w:highlight w:val="cyan"/>
                  <w:lang w:val="es-MX"/>
                  <w:rPrChange w:id="2070" w:author="Licencia Office" w:date="2026-04-22T13:37:00Z" w16du:dateUtc="2026-04-22T19:37:00Z">
                    <w:rPr>
                      <w:rFonts w:ascii="Montserrat" w:hAnsi="Montserrat" w:cs="Arial"/>
                      <w:b w:val="0"/>
                      <w:lang w:val="es-MX"/>
                    </w:rPr>
                  </w:rPrChange>
                </w:rPr>
                <w:t>N/A</w:t>
              </w:r>
            </w:ins>
          </w:p>
        </w:tc>
        <w:tc>
          <w:tcPr>
            <w:tcW w:w="1276" w:type="dxa"/>
            <w:tcBorders>
              <w:top w:val="single" w:sz="6" w:space="0" w:color="auto"/>
              <w:left w:val="single" w:sz="6" w:space="0" w:color="auto"/>
              <w:bottom w:val="single" w:sz="6" w:space="0" w:color="auto"/>
              <w:right w:val="single" w:sz="6" w:space="0" w:color="auto"/>
            </w:tcBorders>
            <w:vAlign w:val="center"/>
          </w:tcPr>
          <w:p w14:paraId="448088A6" w14:textId="77777777" w:rsidR="00AE7BF3" w:rsidRPr="00AE7BF3" w:rsidRDefault="00AE7BF3" w:rsidP="00B04EE0">
            <w:pPr>
              <w:jc w:val="both"/>
              <w:rPr>
                <w:ins w:id="2071" w:author="Licencia Office" w:date="2026-04-22T13:36:00Z" w16du:dateUtc="2026-04-22T19:36:00Z"/>
                <w:rFonts w:ascii="Montserrat" w:hAnsi="Montserrat" w:cs="Arial"/>
                <w:sz w:val="18"/>
                <w:highlight w:val="cyan"/>
                <w:rPrChange w:id="2072" w:author="Licencia Office" w:date="2026-04-22T13:37:00Z" w16du:dateUtc="2026-04-22T19:37:00Z">
                  <w:rPr>
                    <w:ins w:id="2073" w:author="Licencia Office" w:date="2026-04-22T13:36:00Z" w16du:dateUtc="2026-04-22T19:36:00Z"/>
                    <w:rFonts w:ascii="Montserrat" w:hAnsi="Montserrat" w:cs="Arial"/>
                    <w:sz w:val="18"/>
                  </w:rPr>
                </w:rPrChange>
              </w:rPr>
            </w:pPr>
            <w:ins w:id="2074" w:author="Licencia Office" w:date="2026-04-22T13:36:00Z" w16du:dateUtc="2026-04-22T19:36:00Z">
              <w:r w:rsidRPr="00AE7BF3">
                <w:rPr>
                  <w:rFonts w:ascii="Montserrat" w:hAnsi="Montserrat" w:cs="Arial"/>
                  <w:highlight w:val="cyan"/>
                  <w:rPrChange w:id="2075" w:author="Licencia Office" w:date="2026-04-22T13:37:00Z" w16du:dateUtc="2026-04-22T19:37:00Z">
                    <w:rPr>
                      <w:rFonts w:ascii="Montserrat" w:hAnsi="Montserrat" w:cs="Arial"/>
                    </w:rPr>
                  </w:rPrChange>
                </w:rPr>
                <w:t>“N/A</w:t>
              </w:r>
              <w:r w:rsidRPr="00AE7BF3">
                <w:rPr>
                  <w:rFonts w:ascii="Montserrat" w:hAnsi="Montserrat" w:cs="Arial"/>
                  <w:i/>
                  <w:sz w:val="18"/>
                  <w:highlight w:val="cyan"/>
                  <w:rPrChange w:id="2076" w:author="Licencia Office" w:date="2026-04-22T13:37:00Z" w16du:dateUtc="2026-04-22T19:37:00Z">
                    <w:rPr>
                      <w:rFonts w:ascii="Montserrat" w:hAnsi="Montserrat" w:cs="Arial"/>
                      <w:i/>
                      <w:sz w:val="18"/>
                    </w:rPr>
                  </w:rPrChange>
                </w:rPr>
                <w:t>”</w:t>
              </w:r>
            </w:ins>
          </w:p>
        </w:tc>
      </w:tr>
    </w:tbl>
    <w:p w14:paraId="35DB40F1" w14:textId="77777777" w:rsidR="00AE7BF3" w:rsidRPr="00AE7BF3" w:rsidRDefault="00AE7BF3" w:rsidP="00AE7BF3">
      <w:pPr>
        <w:pStyle w:val="Ttulo2"/>
        <w:rPr>
          <w:ins w:id="2077" w:author="Licencia Office" w:date="2026-04-22T13:36:00Z" w16du:dateUtc="2026-04-22T19:36:00Z"/>
          <w:rFonts w:ascii="Montserrat" w:hAnsi="Montserrat"/>
          <w:sz w:val="20"/>
          <w:szCs w:val="20"/>
          <w:highlight w:val="cyan"/>
          <w:rPrChange w:id="2078" w:author="Licencia Office" w:date="2026-04-22T13:37:00Z" w16du:dateUtc="2026-04-22T19:37:00Z">
            <w:rPr>
              <w:ins w:id="2079" w:author="Licencia Office" w:date="2026-04-22T13:36:00Z" w16du:dateUtc="2026-04-22T19:36:00Z"/>
              <w:rFonts w:ascii="Montserrat" w:hAnsi="Montserrat"/>
              <w:sz w:val="20"/>
              <w:szCs w:val="20"/>
            </w:rPr>
          </w:rPrChange>
        </w:rPr>
      </w:pPr>
      <w:ins w:id="2080" w:author="Licencia Office" w:date="2026-04-22T13:36:00Z" w16du:dateUtc="2026-04-22T19:36:00Z">
        <w:r w:rsidRPr="00AE7BF3">
          <w:rPr>
            <w:rFonts w:ascii="Montserrat" w:hAnsi="Montserrat"/>
            <w:sz w:val="20"/>
            <w:szCs w:val="20"/>
            <w:highlight w:val="cyan"/>
            <w:rPrChange w:id="2081" w:author="Licencia Office" w:date="2026-04-22T13:37:00Z" w16du:dateUtc="2026-04-22T19:37:00Z">
              <w:rPr>
                <w:rFonts w:ascii="Montserrat" w:hAnsi="Montserrat"/>
                <w:sz w:val="20"/>
                <w:szCs w:val="20"/>
              </w:rPr>
            </w:rPrChange>
          </w:rPr>
          <w:lastRenderedPageBreak/>
          <w:t>&lt;Respuesta con Código 301-315&gt;</w:t>
        </w:r>
      </w:ins>
    </w:p>
    <w:p w14:paraId="37573D3C" w14:textId="77777777" w:rsidR="00AE7BF3" w:rsidRPr="00AE7BF3" w:rsidRDefault="00AE7BF3" w:rsidP="00AE7BF3">
      <w:pPr>
        <w:pStyle w:val="Ttulo2"/>
        <w:rPr>
          <w:ins w:id="2082" w:author="Licencia Office" w:date="2026-04-22T13:36:00Z" w16du:dateUtc="2026-04-22T19:36:00Z"/>
          <w:rFonts w:ascii="Montserrat" w:hAnsi="Montserrat"/>
          <w:b w:val="0"/>
          <w:bCs w:val="0"/>
          <w:color w:val="0000FF"/>
          <w:sz w:val="20"/>
          <w:szCs w:val="20"/>
          <w:highlight w:val="cyan"/>
          <w:rPrChange w:id="2083" w:author="Licencia Office" w:date="2026-04-22T13:37:00Z" w16du:dateUtc="2026-04-22T19:37:00Z">
            <w:rPr>
              <w:ins w:id="2084" w:author="Licencia Office" w:date="2026-04-22T13:36:00Z" w16du:dateUtc="2026-04-22T19:36:00Z"/>
              <w:rFonts w:ascii="Montserrat" w:hAnsi="Montserrat"/>
              <w:b w:val="0"/>
              <w:bCs w:val="0"/>
              <w:color w:val="0000FF"/>
              <w:sz w:val="20"/>
              <w:szCs w:val="20"/>
            </w:rPr>
          </w:rPrChange>
        </w:rPr>
      </w:pPr>
      <w:ins w:id="2085" w:author="Licencia Office" w:date="2026-04-22T13:36:00Z" w16du:dateUtc="2026-04-22T19:36:00Z">
        <w:r w:rsidRPr="00AE7BF3">
          <w:rPr>
            <w:rFonts w:ascii="Montserrat" w:hAnsi="Montserrat"/>
            <w:sz w:val="20"/>
            <w:szCs w:val="20"/>
            <w:highlight w:val="cyan"/>
            <w:rPrChange w:id="2086" w:author="Licencia Office" w:date="2026-04-22T13:37:00Z" w16du:dateUtc="2026-04-22T19:37:00Z">
              <w:rPr>
                <w:rFonts w:ascii="Montserrat" w:hAnsi="Montserrat"/>
                <w:sz w:val="20"/>
                <w:szCs w:val="20"/>
              </w:rPr>
            </w:rPrChange>
          </w:rPr>
          <w:t xml:space="preserve">TIPO ENTRADA/SALIDA </w:t>
        </w:r>
        <w:r w:rsidRPr="00AE7BF3">
          <w:rPr>
            <w:rStyle w:val="InfoHiddenChar"/>
            <w:rFonts w:ascii="Montserrat" w:hAnsi="Montserrat"/>
            <w:sz w:val="20"/>
            <w:szCs w:val="20"/>
            <w:highlight w:val="cyan"/>
            <w:rPrChange w:id="2087" w:author="Licencia Office" w:date="2026-04-22T13:37:00Z" w16du:dateUtc="2026-04-22T19:37:00Z">
              <w:rPr>
                <w:rStyle w:val="InfoHiddenChar"/>
                <w:rFonts w:ascii="Montserrat" w:hAnsi="Montserrat"/>
                <w:sz w:val="20"/>
                <w:szCs w:val="20"/>
              </w:rPr>
            </w:rPrChange>
          </w:rPr>
          <w:t>[Fase: Análisis] [Etapa: Especificación Funcional] (ACSN)</w:t>
        </w:r>
      </w:ins>
    </w:p>
    <w:p w14:paraId="28D4FEEA" w14:textId="77777777" w:rsidR="00AE7BF3" w:rsidRPr="00AE7BF3" w:rsidRDefault="00AE7BF3" w:rsidP="00AE7BF3">
      <w:pPr>
        <w:rPr>
          <w:ins w:id="2088" w:author="Licencia Office" w:date="2026-04-22T13:36:00Z" w16du:dateUtc="2026-04-22T19:36:00Z"/>
          <w:highlight w:val="cyan"/>
          <w:rPrChange w:id="2089" w:author="Licencia Office" w:date="2026-04-22T13:37:00Z" w16du:dateUtc="2026-04-22T19:37:00Z">
            <w:rPr>
              <w:ins w:id="2090" w:author="Licencia Office" w:date="2026-04-22T13:36:00Z" w16du:dateUtc="2026-04-22T19:36:00Z"/>
            </w:rPr>
          </w:rPrChange>
        </w:rPr>
      </w:pPr>
    </w:p>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0"/>
        <w:gridCol w:w="2845"/>
        <w:gridCol w:w="3020"/>
        <w:gridCol w:w="2073"/>
      </w:tblGrid>
      <w:tr w:rsidR="00AE7BF3" w:rsidRPr="00AE7BF3" w14:paraId="679F3D0F" w14:textId="77777777" w:rsidTr="00B04EE0">
        <w:trPr>
          <w:trHeight w:val="548"/>
          <w:tblHeader/>
          <w:jc w:val="center"/>
          <w:ins w:id="2091"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shd w:val="clear" w:color="auto" w:fill="A6A6A6"/>
          </w:tcPr>
          <w:p w14:paraId="0E4421DD" w14:textId="77777777" w:rsidR="00AE7BF3" w:rsidRPr="00AE7BF3" w:rsidRDefault="00AE7BF3" w:rsidP="00B04EE0">
            <w:pPr>
              <w:pStyle w:val="TableHeading0"/>
              <w:rPr>
                <w:ins w:id="2092" w:author="Licencia Office" w:date="2026-04-22T13:36:00Z" w16du:dateUtc="2026-04-22T19:36:00Z"/>
                <w:rFonts w:ascii="Montserrat" w:hAnsi="Montserrat" w:cs="Arial"/>
                <w:highlight w:val="cyan"/>
                <w:lang w:val="es-MX"/>
                <w:rPrChange w:id="2093" w:author="Licencia Office" w:date="2026-04-22T13:37:00Z" w16du:dateUtc="2026-04-22T19:37:00Z">
                  <w:rPr>
                    <w:ins w:id="2094" w:author="Licencia Office" w:date="2026-04-22T13:36:00Z" w16du:dateUtc="2026-04-22T19:36:00Z"/>
                    <w:rFonts w:ascii="Montserrat" w:hAnsi="Montserrat" w:cs="Arial"/>
                    <w:lang w:val="es-MX"/>
                  </w:rPr>
                </w:rPrChange>
              </w:rPr>
            </w:pPr>
            <w:ins w:id="2095" w:author="Licencia Office" w:date="2026-04-22T13:36:00Z" w16du:dateUtc="2026-04-22T19:36:00Z">
              <w:r w:rsidRPr="00AE7BF3">
                <w:rPr>
                  <w:rFonts w:ascii="Montserrat" w:hAnsi="Montserrat" w:cs="Arial"/>
                  <w:highlight w:val="cyan"/>
                  <w:lang w:val="es-MX"/>
                  <w:rPrChange w:id="2096" w:author="Licencia Office" w:date="2026-04-22T13:37:00Z" w16du:dateUtc="2026-04-22T19:37:00Z">
                    <w:rPr>
                      <w:rFonts w:ascii="Montserrat" w:hAnsi="Montserrat" w:cs="Arial"/>
                      <w:lang w:val="es-MX"/>
                    </w:rPr>
                  </w:rPrChange>
                </w:rPr>
                <w:t>I/O/B</w:t>
              </w:r>
            </w:ins>
          </w:p>
        </w:tc>
        <w:tc>
          <w:tcPr>
            <w:tcW w:w="2845" w:type="dxa"/>
            <w:tcBorders>
              <w:top w:val="single" w:sz="6" w:space="0" w:color="auto"/>
              <w:left w:val="single" w:sz="6" w:space="0" w:color="auto"/>
              <w:bottom w:val="single" w:sz="6" w:space="0" w:color="auto"/>
              <w:right w:val="single" w:sz="6" w:space="0" w:color="auto"/>
            </w:tcBorders>
            <w:shd w:val="clear" w:color="auto" w:fill="A6A6A6"/>
          </w:tcPr>
          <w:p w14:paraId="66D3E05E" w14:textId="77777777" w:rsidR="00AE7BF3" w:rsidRPr="00AE7BF3" w:rsidRDefault="00AE7BF3" w:rsidP="00B04EE0">
            <w:pPr>
              <w:pStyle w:val="TableHeading0"/>
              <w:rPr>
                <w:ins w:id="2097" w:author="Licencia Office" w:date="2026-04-22T13:36:00Z" w16du:dateUtc="2026-04-22T19:36:00Z"/>
                <w:rFonts w:ascii="Montserrat" w:hAnsi="Montserrat" w:cs="Arial"/>
                <w:highlight w:val="cyan"/>
                <w:lang w:val="es-MX"/>
                <w:rPrChange w:id="2098" w:author="Licencia Office" w:date="2026-04-22T13:37:00Z" w16du:dateUtc="2026-04-22T19:37:00Z">
                  <w:rPr>
                    <w:ins w:id="2099" w:author="Licencia Office" w:date="2026-04-22T13:36:00Z" w16du:dateUtc="2026-04-22T19:36:00Z"/>
                    <w:rFonts w:ascii="Montserrat" w:hAnsi="Montserrat" w:cs="Arial"/>
                    <w:lang w:val="es-MX"/>
                  </w:rPr>
                </w:rPrChange>
              </w:rPr>
            </w:pPr>
            <w:ins w:id="2100" w:author="Licencia Office" w:date="2026-04-22T13:36:00Z" w16du:dateUtc="2026-04-22T19:36:00Z">
              <w:r w:rsidRPr="00AE7BF3">
                <w:rPr>
                  <w:rFonts w:ascii="Montserrat" w:hAnsi="Montserrat" w:cs="Arial"/>
                  <w:highlight w:val="cyan"/>
                  <w:lang w:val="es-MX"/>
                  <w:rPrChange w:id="2101" w:author="Licencia Office" w:date="2026-04-22T13:37:00Z" w16du:dateUtc="2026-04-22T19:37:00Z">
                    <w:rPr>
                      <w:rFonts w:ascii="Montserrat" w:hAnsi="Montserrat" w:cs="Arial"/>
                      <w:lang w:val="es-MX"/>
                    </w:rPr>
                  </w:rPrChange>
                </w:rPr>
                <w:t>Formato</w:t>
              </w:r>
            </w:ins>
          </w:p>
        </w:tc>
        <w:tc>
          <w:tcPr>
            <w:tcW w:w="3020" w:type="dxa"/>
            <w:tcBorders>
              <w:top w:val="single" w:sz="6" w:space="0" w:color="auto"/>
              <w:left w:val="single" w:sz="6" w:space="0" w:color="auto"/>
              <w:bottom w:val="single" w:sz="6" w:space="0" w:color="auto"/>
              <w:right w:val="single" w:sz="6" w:space="0" w:color="auto"/>
            </w:tcBorders>
            <w:shd w:val="clear" w:color="auto" w:fill="A6A6A6"/>
          </w:tcPr>
          <w:p w14:paraId="6953621E" w14:textId="77777777" w:rsidR="00AE7BF3" w:rsidRPr="00AE7BF3" w:rsidRDefault="00AE7BF3" w:rsidP="00B04EE0">
            <w:pPr>
              <w:pStyle w:val="TableHeading0"/>
              <w:rPr>
                <w:ins w:id="2102" w:author="Licencia Office" w:date="2026-04-22T13:36:00Z" w16du:dateUtc="2026-04-22T19:36:00Z"/>
                <w:rFonts w:ascii="Montserrat" w:hAnsi="Montserrat" w:cs="Arial"/>
                <w:highlight w:val="cyan"/>
                <w:lang w:val="es-MX"/>
                <w:rPrChange w:id="2103" w:author="Licencia Office" w:date="2026-04-22T13:37:00Z" w16du:dateUtc="2026-04-22T19:37:00Z">
                  <w:rPr>
                    <w:ins w:id="2104" w:author="Licencia Office" w:date="2026-04-22T13:36:00Z" w16du:dateUtc="2026-04-22T19:36:00Z"/>
                    <w:rFonts w:ascii="Montserrat" w:hAnsi="Montserrat" w:cs="Arial"/>
                    <w:lang w:val="es-MX"/>
                  </w:rPr>
                </w:rPrChange>
              </w:rPr>
            </w:pPr>
            <w:ins w:id="2105" w:author="Licencia Office" w:date="2026-04-22T13:36:00Z" w16du:dateUtc="2026-04-22T19:36:00Z">
              <w:r w:rsidRPr="00AE7BF3">
                <w:rPr>
                  <w:rFonts w:ascii="Montserrat" w:hAnsi="Montserrat" w:cs="Arial"/>
                  <w:highlight w:val="cyan"/>
                  <w:lang w:val="es-MX"/>
                  <w:rPrChange w:id="2106" w:author="Licencia Office" w:date="2026-04-22T13:37:00Z" w16du:dateUtc="2026-04-22T19:37:00Z">
                    <w:rPr>
                      <w:rFonts w:ascii="Montserrat" w:hAnsi="Montserrat" w:cs="Arial"/>
                      <w:lang w:val="es-MX"/>
                    </w:rPr>
                  </w:rPrChange>
                </w:rPr>
                <w:t xml:space="preserve">Medios de Comunicación </w:t>
              </w:r>
            </w:ins>
          </w:p>
        </w:tc>
        <w:tc>
          <w:tcPr>
            <w:tcW w:w="2073" w:type="dxa"/>
            <w:tcBorders>
              <w:top w:val="single" w:sz="6" w:space="0" w:color="auto"/>
              <w:left w:val="single" w:sz="6" w:space="0" w:color="auto"/>
              <w:bottom w:val="single" w:sz="6" w:space="0" w:color="auto"/>
              <w:right w:val="single" w:sz="6" w:space="0" w:color="auto"/>
            </w:tcBorders>
            <w:shd w:val="clear" w:color="auto" w:fill="A6A6A6"/>
          </w:tcPr>
          <w:p w14:paraId="3EE80F49" w14:textId="77777777" w:rsidR="00AE7BF3" w:rsidRPr="00AE7BF3" w:rsidRDefault="00AE7BF3" w:rsidP="00B04EE0">
            <w:pPr>
              <w:pStyle w:val="TableHeading0"/>
              <w:rPr>
                <w:ins w:id="2107" w:author="Licencia Office" w:date="2026-04-22T13:36:00Z" w16du:dateUtc="2026-04-22T19:36:00Z"/>
                <w:rFonts w:ascii="Montserrat" w:hAnsi="Montserrat" w:cs="Arial"/>
                <w:highlight w:val="cyan"/>
                <w:lang w:val="es-MX"/>
                <w:rPrChange w:id="2108" w:author="Licencia Office" w:date="2026-04-22T13:37:00Z" w16du:dateUtc="2026-04-22T19:37:00Z">
                  <w:rPr>
                    <w:ins w:id="2109" w:author="Licencia Office" w:date="2026-04-22T13:36:00Z" w16du:dateUtc="2026-04-22T19:36:00Z"/>
                    <w:rFonts w:ascii="Montserrat" w:hAnsi="Montserrat" w:cs="Arial"/>
                    <w:lang w:val="es-MX"/>
                  </w:rPr>
                </w:rPrChange>
              </w:rPr>
            </w:pPr>
            <w:ins w:id="2110" w:author="Licencia Office" w:date="2026-04-22T13:36:00Z" w16du:dateUtc="2026-04-22T19:36:00Z">
              <w:r w:rsidRPr="00AE7BF3">
                <w:rPr>
                  <w:rFonts w:ascii="Montserrat" w:hAnsi="Montserrat" w:cs="Arial"/>
                  <w:highlight w:val="cyan"/>
                  <w:lang w:val="es-MX"/>
                  <w:rPrChange w:id="2111" w:author="Licencia Office" w:date="2026-04-22T13:37:00Z" w16du:dateUtc="2026-04-22T19:37:00Z">
                    <w:rPr>
                      <w:rFonts w:ascii="Montserrat" w:hAnsi="Montserrat" w:cs="Arial"/>
                      <w:lang w:val="es-MX"/>
                    </w:rPr>
                  </w:rPrChange>
                </w:rPr>
                <w:t>Volumen</w:t>
              </w:r>
            </w:ins>
          </w:p>
        </w:tc>
      </w:tr>
      <w:tr w:rsidR="00AE7BF3" w:rsidRPr="00AE7BF3" w14:paraId="2BC6478D" w14:textId="77777777" w:rsidTr="00B04EE0">
        <w:trPr>
          <w:trHeight w:val="754"/>
          <w:tblHeader/>
          <w:jc w:val="center"/>
          <w:ins w:id="2112" w:author="Licencia Office" w:date="2026-04-22T13:36:00Z" w16du:dateUtc="2026-04-22T19:36:00Z"/>
        </w:trPr>
        <w:tc>
          <w:tcPr>
            <w:tcW w:w="1410" w:type="dxa"/>
            <w:tcBorders>
              <w:top w:val="single" w:sz="6" w:space="0" w:color="auto"/>
              <w:left w:val="single" w:sz="6" w:space="0" w:color="auto"/>
              <w:bottom w:val="single" w:sz="6" w:space="0" w:color="auto"/>
              <w:right w:val="single" w:sz="6" w:space="0" w:color="auto"/>
            </w:tcBorders>
            <w:vAlign w:val="center"/>
          </w:tcPr>
          <w:p w14:paraId="62F6449C" w14:textId="77777777" w:rsidR="00AE7BF3" w:rsidRPr="00AE7BF3" w:rsidRDefault="00AE7BF3" w:rsidP="00B04EE0">
            <w:pPr>
              <w:pStyle w:val="TableHeading0"/>
              <w:rPr>
                <w:ins w:id="2113" w:author="Licencia Office" w:date="2026-04-22T13:36:00Z" w16du:dateUtc="2026-04-22T19:36:00Z"/>
                <w:rFonts w:ascii="Montserrat" w:hAnsi="Montserrat" w:cs="Arial"/>
                <w:b w:val="0"/>
                <w:highlight w:val="cyan"/>
                <w:lang w:val="es-MX"/>
                <w:rPrChange w:id="2114" w:author="Licencia Office" w:date="2026-04-22T13:37:00Z" w16du:dateUtc="2026-04-22T19:37:00Z">
                  <w:rPr>
                    <w:ins w:id="2115" w:author="Licencia Office" w:date="2026-04-22T13:36:00Z" w16du:dateUtc="2026-04-22T19:36:00Z"/>
                    <w:rFonts w:ascii="Montserrat" w:hAnsi="Montserrat" w:cs="Arial"/>
                    <w:b w:val="0"/>
                    <w:lang w:val="es-MX"/>
                  </w:rPr>
                </w:rPrChange>
              </w:rPr>
            </w:pPr>
            <w:ins w:id="2116" w:author="Licencia Office" w:date="2026-04-22T13:36:00Z" w16du:dateUtc="2026-04-22T19:36:00Z">
              <w:r w:rsidRPr="00AE7BF3">
                <w:rPr>
                  <w:rFonts w:ascii="Montserrat" w:hAnsi="Montserrat" w:cs="Arial"/>
                  <w:b w:val="0"/>
                  <w:highlight w:val="cyan"/>
                  <w:lang w:val="es-MX"/>
                  <w:rPrChange w:id="2117" w:author="Licencia Office" w:date="2026-04-22T13:37:00Z" w16du:dateUtc="2026-04-22T19:37:00Z">
                    <w:rPr>
                      <w:rFonts w:ascii="Montserrat" w:hAnsi="Montserrat" w:cs="Arial"/>
                      <w:b w:val="0"/>
                      <w:lang w:val="es-MX"/>
                    </w:rPr>
                  </w:rPrChange>
                </w:rPr>
                <w:t>O</w:t>
              </w:r>
            </w:ins>
          </w:p>
        </w:tc>
        <w:tc>
          <w:tcPr>
            <w:tcW w:w="2845" w:type="dxa"/>
            <w:tcBorders>
              <w:top w:val="single" w:sz="6" w:space="0" w:color="auto"/>
              <w:left w:val="single" w:sz="6" w:space="0" w:color="auto"/>
              <w:bottom w:val="single" w:sz="6" w:space="0" w:color="auto"/>
              <w:right w:val="single" w:sz="6" w:space="0" w:color="auto"/>
            </w:tcBorders>
            <w:vAlign w:val="center"/>
          </w:tcPr>
          <w:p w14:paraId="1CB2FE8C" w14:textId="77777777" w:rsidR="00AE7BF3" w:rsidRPr="00AE7BF3" w:rsidRDefault="00AE7BF3" w:rsidP="00B04EE0">
            <w:pPr>
              <w:pStyle w:val="TableHeading0"/>
              <w:rPr>
                <w:ins w:id="2118" w:author="Licencia Office" w:date="2026-04-22T13:36:00Z" w16du:dateUtc="2026-04-22T19:36:00Z"/>
                <w:rFonts w:ascii="Montserrat" w:hAnsi="Montserrat" w:cs="Arial"/>
                <w:b w:val="0"/>
                <w:highlight w:val="cyan"/>
                <w:lang w:val="es-MX"/>
                <w:rPrChange w:id="2119" w:author="Licencia Office" w:date="2026-04-22T13:37:00Z" w16du:dateUtc="2026-04-22T19:37:00Z">
                  <w:rPr>
                    <w:ins w:id="2120" w:author="Licencia Office" w:date="2026-04-22T13:36:00Z" w16du:dateUtc="2026-04-22T19:36:00Z"/>
                    <w:rFonts w:ascii="Montserrat" w:hAnsi="Montserrat" w:cs="Arial"/>
                    <w:b w:val="0"/>
                    <w:lang w:val="es-MX"/>
                  </w:rPr>
                </w:rPrChange>
              </w:rPr>
            </w:pPr>
            <w:ins w:id="2121" w:author="Licencia Office" w:date="2026-04-22T13:36:00Z" w16du:dateUtc="2026-04-22T19:36:00Z">
              <w:r w:rsidRPr="00AE7BF3">
                <w:rPr>
                  <w:rFonts w:ascii="Montserrat" w:hAnsi="Montserrat" w:cs="Arial"/>
                  <w:b w:val="0"/>
                  <w:highlight w:val="cyan"/>
                  <w:lang w:val="es-MX"/>
                  <w:rPrChange w:id="2122" w:author="Licencia Office" w:date="2026-04-22T13:37:00Z" w16du:dateUtc="2026-04-22T19:37:00Z">
                    <w:rPr>
                      <w:rFonts w:ascii="Montserrat" w:hAnsi="Montserrat" w:cs="Arial"/>
                      <w:b w:val="0"/>
                      <w:lang w:val="es-MX"/>
                    </w:rPr>
                  </w:rPrChange>
                </w:rPr>
                <w:t>XML</w:t>
              </w:r>
            </w:ins>
          </w:p>
        </w:tc>
        <w:tc>
          <w:tcPr>
            <w:tcW w:w="3020" w:type="dxa"/>
            <w:tcBorders>
              <w:top w:val="single" w:sz="6" w:space="0" w:color="auto"/>
              <w:left w:val="single" w:sz="6" w:space="0" w:color="auto"/>
              <w:bottom w:val="single" w:sz="6" w:space="0" w:color="auto"/>
              <w:right w:val="single" w:sz="6" w:space="0" w:color="auto"/>
            </w:tcBorders>
            <w:vAlign w:val="center"/>
          </w:tcPr>
          <w:p w14:paraId="19DC0D97" w14:textId="77777777" w:rsidR="00AE7BF3" w:rsidRPr="00AE7BF3" w:rsidRDefault="00AE7BF3" w:rsidP="00B04EE0">
            <w:pPr>
              <w:pStyle w:val="TableHeading0"/>
              <w:rPr>
                <w:ins w:id="2123" w:author="Licencia Office" w:date="2026-04-22T13:36:00Z" w16du:dateUtc="2026-04-22T19:36:00Z"/>
                <w:rFonts w:ascii="Montserrat" w:hAnsi="Montserrat" w:cs="Arial"/>
                <w:b w:val="0"/>
                <w:highlight w:val="cyan"/>
                <w:lang w:val="es-MX"/>
                <w:rPrChange w:id="2124" w:author="Licencia Office" w:date="2026-04-22T13:37:00Z" w16du:dateUtc="2026-04-22T19:37:00Z">
                  <w:rPr>
                    <w:ins w:id="2125" w:author="Licencia Office" w:date="2026-04-22T13:36:00Z" w16du:dateUtc="2026-04-22T19:36:00Z"/>
                    <w:rFonts w:ascii="Montserrat" w:hAnsi="Montserrat" w:cs="Arial"/>
                    <w:b w:val="0"/>
                    <w:lang w:val="es-MX"/>
                  </w:rPr>
                </w:rPrChange>
              </w:rPr>
            </w:pPr>
            <w:ins w:id="2126" w:author="Licencia Office" w:date="2026-04-22T13:36:00Z" w16du:dateUtc="2026-04-22T19:36:00Z">
              <w:r w:rsidRPr="00AE7BF3">
                <w:rPr>
                  <w:rFonts w:ascii="Montserrat" w:hAnsi="Montserrat" w:cs="Arial"/>
                  <w:b w:val="0"/>
                  <w:highlight w:val="cyan"/>
                  <w:lang w:val="es-MX"/>
                  <w:rPrChange w:id="2127" w:author="Licencia Office" w:date="2026-04-22T13:37:00Z" w16du:dateUtc="2026-04-22T19:37:00Z">
                    <w:rPr>
                      <w:rFonts w:ascii="Montserrat" w:hAnsi="Montserrat" w:cs="Arial"/>
                      <w:b w:val="0"/>
                      <w:lang w:val="es-MX"/>
                    </w:rPr>
                  </w:rPrChange>
                </w:rPr>
                <w:t>HTML</w:t>
              </w:r>
            </w:ins>
          </w:p>
        </w:tc>
        <w:tc>
          <w:tcPr>
            <w:tcW w:w="2073" w:type="dxa"/>
            <w:tcBorders>
              <w:top w:val="single" w:sz="6" w:space="0" w:color="auto"/>
              <w:left w:val="single" w:sz="6" w:space="0" w:color="auto"/>
              <w:bottom w:val="single" w:sz="6" w:space="0" w:color="auto"/>
              <w:right w:val="single" w:sz="6" w:space="0" w:color="auto"/>
            </w:tcBorders>
            <w:vAlign w:val="center"/>
          </w:tcPr>
          <w:p w14:paraId="2A020D55" w14:textId="77777777" w:rsidR="00AE7BF3" w:rsidRPr="00AE7BF3" w:rsidRDefault="00AE7BF3" w:rsidP="00B04EE0">
            <w:pPr>
              <w:pStyle w:val="TableHeading0"/>
              <w:rPr>
                <w:ins w:id="2128" w:author="Licencia Office" w:date="2026-04-22T13:36:00Z" w16du:dateUtc="2026-04-22T19:36:00Z"/>
                <w:rFonts w:ascii="Montserrat" w:hAnsi="Montserrat" w:cs="Arial"/>
                <w:b w:val="0"/>
                <w:highlight w:val="cyan"/>
                <w:lang w:val="es-MX"/>
                <w:rPrChange w:id="2129" w:author="Licencia Office" w:date="2026-04-22T13:37:00Z" w16du:dateUtc="2026-04-22T19:37:00Z">
                  <w:rPr>
                    <w:ins w:id="2130" w:author="Licencia Office" w:date="2026-04-22T13:36:00Z" w16du:dateUtc="2026-04-22T19:36:00Z"/>
                    <w:rFonts w:ascii="Montserrat" w:hAnsi="Montserrat" w:cs="Arial"/>
                    <w:b w:val="0"/>
                    <w:lang w:val="es-MX"/>
                  </w:rPr>
                </w:rPrChange>
              </w:rPr>
            </w:pPr>
            <w:ins w:id="2131" w:author="Licencia Office" w:date="2026-04-22T13:36:00Z" w16du:dateUtc="2026-04-22T19:36:00Z">
              <w:r w:rsidRPr="00AE7BF3">
                <w:rPr>
                  <w:rFonts w:ascii="Montserrat" w:hAnsi="Montserrat" w:cs="Arial"/>
                  <w:b w:val="0"/>
                  <w:highlight w:val="cyan"/>
                  <w:lang w:val="es-MX"/>
                  <w:rPrChange w:id="2132" w:author="Licencia Office" w:date="2026-04-22T13:37:00Z" w16du:dateUtc="2026-04-22T19:37:00Z">
                    <w:rPr>
                      <w:rFonts w:ascii="Montserrat" w:hAnsi="Montserrat" w:cs="Arial"/>
                      <w:b w:val="0"/>
                      <w:lang w:val="es-MX"/>
                    </w:rPr>
                  </w:rPrChange>
                </w:rPr>
                <w:t>Se estima en promedio 359 consultas por día.</w:t>
              </w:r>
            </w:ins>
          </w:p>
        </w:tc>
      </w:tr>
    </w:tbl>
    <w:p w14:paraId="70B3C59C" w14:textId="77777777" w:rsidR="00AE7BF3" w:rsidRPr="00AE7BF3" w:rsidRDefault="00AE7BF3" w:rsidP="00AE7BF3">
      <w:pPr>
        <w:pStyle w:val="BodyText"/>
        <w:spacing w:before="0" w:after="0"/>
        <w:rPr>
          <w:ins w:id="2133" w:author="Licencia Office" w:date="2026-04-22T13:36:00Z" w16du:dateUtc="2026-04-22T19:36:00Z"/>
          <w:rFonts w:ascii="Montserrat" w:hAnsi="Montserrat" w:cs="Arial"/>
          <w:b/>
          <w:sz w:val="20"/>
          <w:highlight w:val="cyan"/>
          <w:rPrChange w:id="2134" w:author="Licencia Office" w:date="2026-04-22T13:37:00Z" w16du:dateUtc="2026-04-22T19:37:00Z">
            <w:rPr>
              <w:ins w:id="2135" w:author="Licencia Office" w:date="2026-04-22T13:36:00Z" w16du:dateUtc="2026-04-22T19:36:00Z"/>
              <w:rFonts w:ascii="Montserrat" w:hAnsi="Montserrat" w:cs="Arial"/>
              <w:b/>
              <w:sz w:val="20"/>
            </w:rPr>
          </w:rPrChange>
        </w:rPr>
      </w:pPr>
    </w:p>
    <w:p w14:paraId="3BB0E643" w14:textId="77777777" w:rsidR="00AE7BF3" w:rsidRPr="00AE7BF3" w:rsidRDefault="00AE7BF3" w:rsidP="00AE7BF3">
      <w:pPr>
        <w:pStyle w:val="Ttulo1"/>
        <w:rPr>
          <w:ins w:id="2136" w:author="Licencia Office" w:date="2026-04-22T13:36:00Z" w16du:dateUtc="2026-04-22T19:36:00Z"/>
          <w:rFonts w:ascii="Montserrat" w:hAnsi="Montserrat"/>
          <w:b w:val="0"/>
          <w:bCs w:val="0"/>
          <w:color w:val="0000FF"/>
          <w:kern w:val="0"/>
          <w:sz w:val="20"/>
          <w:szCs w:val="20"/>
          <w:highlight w:val="cyan"/>
          <w:rPrChange w:id="2137" w:author="Licencia Office" w:date="2026-04-22T13:37:00Z" w16du:dateUtc="2026-04-22T19:37:00Z">
            <w:rPr>
              <w:ins w:id="2138" w:author="Licencia Office" w:date="2026-04-22T13:36:00Z" w16du:dateUtc="2026-04-22T19:36:00Z"/>
              <w:rFonts w:ascii="Montserrat" w:hAnsi="Montserrat"/>
              <w:b w:val="0"/>
              <w:bCs w:val="0"/>
              <w:color w:val="0000FF"/>
              <w:kern w:val="0"/>
              <w:sz w:val="20"/>
              <w:szCs w:val="20"/>
            </w:rPr>
          </w:rPrChange>
        </w:rPr>
      </w:pPr>
      <w:ins w:id="2139" w:author="Licencia Office" w:date="2026-04-22T13:36:00Z" w16du:dateUtc="2026-04-22T19:36:00Z">
        <w:r w:rsidRPr="00AE7BF3">
          <w:rPr>
            <w:rFonts w:ascii="Montserrat" w:hAnsi="Montserrat"/>
            <w:sz w:val="20"/>
            <w:szCs w:val="20"/>
            <w:highlight w:val="cyan"/>
            <w:rPrChange w:id="2140" w:author="Licencia Office" w:date="2026-04-22T13:37:00Z" w16du:dateUtc="2026-04-22T19:37:00Z">
              <w:rPr>
                <w:rFonts w:ascii="Montserrat" w:hAnsi="Montserrat"/>
                <w:sz w:val="20"/>
                <w:szCs w:val="20"/>
              </w:rPr>
            </w:rPrChange>
          </w:rPr>
          <w:t xml:space="preserve">TRANSMISIÓN DE DATOS </w:t>
        </w:r>
        <w:r w:rsidRPr="00AE7BF3">
          <w:rPr>
            <w:rStyle w:val="InfoHiddenChar"/>
            <w:rFonts w:ascii="Montserrat" w:hAnsi="Montserrat"/>
            <w:i w:val="0"/>
            <w:sz w:val="20"/>
            <w:szCs w:val="20"/>
            <w:highlight w:val="cyan"/>
            <w:rPrChange w:id="2141" w:author="Licencia Office" w:date="2026-04-22T13:37:00Z" w16du:dateUtc="2026-04-22T19:37:00Z">
              <w:rPr>
                <w:rStyle w:val="InfoHiddenChar"/>
                <w:rFonts w:ascii="Montserrat" w:hAnsi="Montserrat"/>
                <w:i w:val="0"/>
                <w:sz w:val="20"/>
                <w:szCs w:val="20"/>
              </w:rPr>
            </w:rPrChange>
          </w:rPr>
          <w:t>[Fase: Análisis] [Etapa: Especificación Funcional] (ACSN)</w:t>
        </w:r>
      </w:ins>
    </w:p>
    <w:tbl>
      <w:tblPr>
        <w:tblpPr w:leftFromText="141" w:rightFromText="141" w:vertAnchor="page" w:horzAnchor="margin" w:tblpXSpec="center" w:tblpY="6141"/>
        <w:tblW w:w="100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701"/>
      </w:tblGrid>
      <w:tr w:rsidR="00AE7BF3" w:rsidRPr="00AE7BF3" w14:paraId="3B08D6A4" w14:textId="77777777" w:rsidTr="00B04EE0">
        <w:trPr>
          <w:trHeight w:val="454"/>
          <w:tblHeader/>
          <w:ins w:id="2142"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0C7E6419" w14:textId="77777777" w:rsidR="00AE7BF3" w:rsidRPr="00AE7BF3" w:rsidRDefault="00AE7BF3" w:rsidP="00B04EE0">
            <w:pPr>
              <w:pStyle w:val="TableHeading0"/>
              <w:rPr>
                <w:ins w:id="2143" w:author="Licencia Office" w:date="2026-04-22T13:36:00Z" w16du:dateUtc="2026-04-22T19:36:00Z"/>
                <w:rFonts w:ascii="Montserrat" w:hAnsi="Montserrat" w:cs="Arial"/>
                <w:highlight w:val="cyan"/>
                <w:lang w:val="es-MX"/>
                <w:rPrChange w:id="2144" w:author="Licencia Office" w:date="2026-04-22T13:37:00Z" w16du:dateUtc="2026-04-22T19:37:00Z">
                  <w:rPr>
                    <w:ins w:id="2145" w:author="Licencia Office" w:date="2026-04-22T13:36:00Z" w16du:dateUtc="2026-04-22T19:36:00Z"/>
                    <w:rFonts w:ascii="Montserrat" w:hAnsi="Montserrat" w:cs="Arial"/>
                    <w:lang w:val="es-MX"/>
                  </w:rPr>
                </w:rPrChange>
              </w:rPr>
            </w:pPr>
            <w:ins w:id="2146" w:author="Licencia Office" w:date="2026-04-22T13:36:00Z" w16du:dateUtc="2026-04-22T19:36:00Z">
              <w:r w:rsidRPr="00AE7BF3">
                <w:rPr>
                  <w:rFonts w:ascii="Montserrat" w:hAnsi="Montserrat" w:cs="Arial"/>
                  <w:highlight w:val="cyan"/>
                  <w:lang w:val="es-MX"/>
                  <w:rPrChange w:id="2147" w:author="Licencia Office" w:date="2026-04-22T13:37:00Z" w16du:dateUtc="2026-04-22T19:37:00Z">
                    <w:rPr>
                      <w:rFonts w:ascii="Montserrat" w:hAnsi="Montserrat" w:cs="Arial"/>
                      <w:lang w:val="es-MX"/>
                    </w:rPr>
                  </w:rPrChange>
                </w:rPr>
                <w:t>Posición</w:t>
              </w:r>
            </w:ins>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67D2B8B2" w14:textId="77777777" w:rsidR="00AE7BF3" w:rsidRPr="00AE7BF3" w:rsidRDefault="00AE7BF3" w:rsidP="00B04EE0">
            <w:pPr>
              <w:pStyle w:val="TableHeading0"/>
              <w:rPr>
                <w:ins w:id="2148" w:author="Licencia Office" w:date="2026-04-22T13:36:00Z" w16du:dateUtc="2026-04-22T19:36:00Z"/>
                <w:rFonts w:ascii="Montserrat" w:hAnsi="Montserrat" w:cs="Arial"/>
                <w:highlight w:val="cyan"/>
                <w:lang w:val="es-MX"/>
                <w:rPrChange w:id="2149" w:author="Licencia Office" w:date="2026-04-22T13:37:00Z" w16du:dateUtc="2026-04-22T19:37:00Z">
                  <w:rPr>
                    <w:ins w:id="2150" w:author="Licencia Office" w:date="2026-04-22T13:36:00Z" w16du:dateUtc="2026-04-22T19:36:00Z"/>
                    <w:rFonts w:ascii="Montserrat" w:hAnsi="Montserrat" w:cs="Arial"/>
                    <w:lang w:val="es-MX"/>
                  </w:rPr>
                </w:rPrChange>
              </w:rPr>
            </w:pPr>
            <w:ins w:id="2151" w:author="Licencia Office" w:date="2026-04-22T13:36:00Z" w16du:dateUtc="2026-04-22T19:36:00Z">
              <w:r w:rsidRPr="00AE7BF3">
                <w:rPr>
                  <w:rFonts w:ascii="Montserrat" w:hAnsi="Montserrat" w:cs="Arial"/>
                  <w:highlight w:val="cyan"/>
                  <w:lang w:val="es-MX"/>
                  <w:rPrChange w:id="2152" w:author="Licencia Office" w:date="2026-04-22T13:37:00Z" w16du:dateUtc="2026-04-22T19:37:00Z">
                    <w:rPr>
                      <w:rFonts w:ascii="Montserrat" w:hAnsi="Montserrat" w:cs="Arial"/>
                      <w:lang w:val="es-MX"/>
                    </w:rPr>
                  </w:rPrChange>
                </w:rPr>
                <w:t>Nombre Dato</w:t>
              </w:r>
            </w:ins>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1A04658D" w14:textId="77777777" w:rsidR="00AE7BF3" w:rsidRPr="00AE7BF3" w:rsidRDefault="00AE7BF3" w:rsidP="00B04EE0">
            <w:pPr>
              <w:pStyle w:val="TableHeading0"/>
              <w:rPr>
                <w:ins w:id="2153" w:author="Licencia Office" w:date="2026-04-22T13:36:00Z" w16du:dateUtc="2026-04-22T19:36:00Z"/>
                <w:rFonts w:ascii="Montserrat" w:hAnsi="Montserrat" w:cs="Arial"/>
                <w:highlight w:val="cyan"/>
                <w:lang w:val="es-MX"/>
                <w:rPrChange w:id="2154" w:author="Licencia Office" w:date="2026-04-22T13:37:00Z" w16du:dateUtc="2026-04-22T19:37:00Z">
                  <w:rPr>
                    <w:ins w:id="2155" w:author="Licencia Office" w:date="2026-04-22T13:36:00Z" w16du:dateUtc="2026-04-22T19:36:00Z"/>
                    <w:rFonts w:ascii="Montserrat" w:hAnsi="Montserrat" w:cs="Arial"/>
                    <w:lang w:val="es-MX"/>
                  </w:rPr>
                </w:rPrChange>
              </w:rPr>
            </w:pPr>
            <w:ins w:id="2156" w:author="Licencia Office" w:date="2026-04-22T13:36:00Z" w16du:dateUtc="2026-04-22T19:36:00Z">
              <w:r w:rsidRPr="00AE7BF3">
                <w:rPr>
                  <w:rFonts w:ascii="Montserrat" w:hAnsi="Montserrat" w:cs="Arial"/>
                  <w:highlight w:val="cyan"/>
                  <w:lang w:val="es-MX"/>
                  <w:rPrChange w:id="2157" w:author="Licencia Office" w:date="2026-04-22T13:37:00Z" w16du:dateUtc="2026-04-22T19:37:00Z">
                    <w:rPr>
                      <w:rFonts w:ascii="Montserrat" w:hAnsi="Montserrat" w:cs="Arial"/>
                      <w:lang w:val="es-MX"/>
                    </w:rPr>
                  </w:rPrChange>
                </w:rPr>
                <w:t>Tipo Dato</w:t>
              </w:r>
            </w:ins>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35B88061" w14:textId="77777777" w:rsidR="00AE7BF3" w:rsidRPr="00AE7BF3" w:rsidRDefault="00AE7BF3" w:rsidP="00B04EE0">
            <w:pPr>
              <w:pStyle w:val="TableHeading0"/>
              <w:rPr>
                <w:ins w:id="2158" w:author="Licencia Office" w:date="2026-04-22T13:36:00Z" w16du:dateUtc="2026-04-22T19:36:00Z"/>
                <w:rFonts w:ascii="Montserrat" w:hAnsi="Montserrat" w:cs="Arial"/>
                <w:highlight w:val="cyan"/>
                <w:lang w:val="es-MX"/>
                <w:rPrChange w:id="2159" w:author="Licencia Office" w:date="2026-04-22T13:37:00Z" w16du:dateUtc="2026-04-22T19:37:00Z">
                  <w:rPr>
                    <w:ins w:id="2160" w:author="Licencia Office" w:date="2026-04-22T13:36:00Z" w16du:dateUtc="2026-04-22T19:36:00Z"/>
                    <w:rFonts w:ascii="Montserrat" w:hAnsi="Montserrat" w:cs="Arial"/>
                    <w:lang w:val="es-MX"/>
                  </w:rPr>
                </w:rPrChange>
              </w:rPr>
            </w:pPr>
            <w:ins w:id="2161" w:author="Licencia Office" w:date="2026-04-22T13:36:00Z" w16du:dateUtc="2026-04-22T19:36:00Z">
              <w:r w:rsidRPr="00AE7BF3">
                <w:rPr>
                  <w:rFonts w:ascii="Montserrat" w:hAnsi="Montserrat" w:cs="Arial"/>
                  <w:highlight w:val="cyan"/>
                  <w:lang w:val="es-MX"/>
                  <w:rPrChange w:id="2162" w:author="Licencia Office" w:date="2026-04-22T13:37:00Z" w16du:dateUtc="2026-04-22T19:37:00Z">
                    <w:rPr>
                      <w:rFonts w:ascii="Montserrat" w:hAnsi="Montserrat" w:cs="Arial"/>
                      <w:lang w:val="es-MX"/>
                    </w:rPr>
                  </w:rPrChange>
                </w:rPr>
                <w:t>Tamaño</w:t>
              </w:r>
            </w:ins>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0221DEE3" w14:textId="77777777" w:rsidR="00AE7BF3" w:rsidRPr="00AE7BF3" w:rsidRDefault="00AE7BF3" w:rsidP="00B04EE0">
            <w:pPr>
              <w:pStyle w:val="TableHeading0"/>
              <w:rPr>
                <w:ins w:id="2163" w:author="Licencia Office" w:date="2026-04-22T13:36:00Z" w16du:dateUtc="2026-04-22T19:36:00Z"/>
                <w:rFonts w:ascii="Montserrat" w:hAnsi="Montserrat" w:cs="Arial"/>
                <w:highlight w:val="cyan"/>
                <w:lang w:val="es-MX"/>
                <w:rPrChange w:id="2164" w:author="Licencia Office" w:date="2026-04-22T13:37:00Z" w16du:dateUtc="2026-04-22T19:37:00Z">
                  <w:rPr>
                    <w:ins w:id="2165" w:author="Licencia Office" w:date="2026-04-22T13:36:00Z" w16du:dateUtc="2026-04-22T19:36:00Z"/>
                    <w:rFonts w:ascii="Montserrat" w:hAnsi="Montserrat" w:cs="Arial"/>
                    <w:lang w:val="es-MX"/>
                  </w:rPr>
                </w:rPrChange>
              </w:rPr>
            </w:pPr>
            <w:ins w:id="2166" w:author="Licencia Office" w:date="2026-04-22T13:36:00Z" w16du:dateUtc="2026-04-22T19:36:00Z">
              <w:r w:rsidRPr="00AE7BF3">
                <w:rPr>
                  <w:rFonts w:ascii="Montserrat" w:hAnsi="Montserrat" w:cs="Arial"/>
                  <w:highlight w:val="cyan"/>
                  <w:lang w:val="es-MX"/>
                  <w:rPrChange w:id="2167" w:author="Licencia Office" w:date="2026-04-22T13:37:00Z" w16du:dateUtc="2026-04-22T19:37:00Z">
                    <w:rPr>
                      <w:rFonts w:ascii="Montserrat" w:hAnsi="Montserrat" w:cs="Arial"/>
                      <w:lang w:val="es-MX"/>
                    </w:rPr>
                  </w:rPrChange>
                </w:rPr>
                <w:t>Referencia</w:t>
              </w:r>
            </w:ins>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68704F2D" w14:textId="77777777" w:rsidR="00AE7BF3" w:rsidRPr="00AE7BF3" w:rsidRDefault="00AE7BF3" w:rsidP="00B04EE0">
            <w:pPr>
              <w:pStyle w:val="TableHeading0"/>
              <w:rPr>
                <w:ins w:id="2168" w:author="Licencia Office" w:date="2026-04-22T13:36:00Z" w16du:dateUtc="2026-04-22T19:36:00Z"/>
                <w:rFonts w:ascii="Montserrat" w:hAnsi="Montserrat" w:cs="Arial"/>
                <w:highlight w:val="cyan"/>
                <w:lang w:val="es-MX"/>
                <w:rPrChange w:id="2169" w:author="Licencia Office" w:date="2026-04-22T13:37:00Z" w16du:dateUtc="2026-04-22T19:37:00Z">
                  <w:rPr>
                    <w:ins w:id="2170" w:author="Licencia Office" w:date="2026-04-22T13:36:00Z" w16du:dateUtc="2026-04-22T19:36:00Z"/>
                    <w:rFonts w:ascii="Montserrat" w:hAnsi="Montserrat" w:cs="Arial"/>
                    <w:lang w:val="es-MX"/>
                  </w:rPr>
                </w:rPrChange>
              </w:rPr>
            </w:pPr>
            <w:ins w:id="2171" w:author="Licencia Office" w:date="2026-04-22T13:36:00Z" w16du:dateUtc="2026-04-22T19:36:00Z">
              <w:r w:rsidRPr="00AE7BF3">
                <w:rPr>
                  <w:rFonts w:ascii="Montserrat" w:hAnsi="Montserrat" w:cs="Arial"/>
                  <w:highlight w:val="cyan"/>
                  <w:lang w:val="es-MX"/>
                  <w:rPrChange w:id="2172" w:author="Licencia Office" w:date="2026-04-22T13:37:00Z" w16du:dateUtc="2026-04-22T19:37:00Z">
                    <w:rPr>
                      <w:rFonts w:ascii="Montserrat" w:hAnsi="Montserrat" w:cs="Arial"/>
                      <w:lang w:val="es-MX"/>
                    </w:rPr>
                  </w:rPrChange>
                </w:rPr>
                <w:t>Asociación</w:t>
              </w:r>
            </w:ins>
          </w:p>
        </w:tc>
        <w:tc>
          <w:tcPr>
            <w:tcW w:w="1701" w:type="dxa"/>
            <w:tcBorders>
              <w:top w:val="single" w:sz="6" w:space="0" w:color="auto"/>
              <w:left w:val="single" w:sz="6" w:space="0" w:color="auto"/>
              <w:bottom w:val="single" w:sz="6" w:space="0" w:color="auto"/>
              <w:right w:val="single" w:sz="6" w:space="0" w:color="auto"/>
            </w:tcBorders>
            <w:shd w:val="clear" w:color="auto" w:fill="A6A6A6"/>
            <w:vAlign w:val="center"/>
          </w:tcPr>
          <w:p w14:paraId="379A71B4" w14:textId="77777777" w:rsidR="00AE7BF3" w:rsidRPr="00AE7BF3" w:rsidRDefault="00AE7BF3" w:rsidP="00B04EE0">
            <w:pPr>
              <w:pStyle w:val="TableHeading0"/>
              <w:rPr>
                <w:ins w:id="2173" w:author="Licencia Office" w:date="2026-04-22T13:36:00Z" w16du:dateUtc="2026-04-22T19:36:00Z"/>
                <w:rFonts w:ascii="Montserrat" w:hAnsi="Montserrat" w:cs="Arial"/>
                <w:highlight w:val="cyan"/>
                <w:lang w:val="es-MX"/>
                <w:rPrChange w:id="2174" w:author="Licencia Office" w:date="2026-04-22T13:37:00Z" w16du:dateUtc="2026-04-22T19:37:00Z">
                  <w:rPr>
                    <w:ins w:id="2175" w:author="Licencia Office" w:date="2026-04-22T13:36:00Z" w16du:dateUtc="2026-04-22T19:36:00Z"/>
                    <w:rFonts w:ascii="Montserrat" w:hAnsi="Montserrat" w:cs="Arial"/>
                    <w:lang w:val="es-MX"/>
                  </w:rPr>
                </w:rPrChange>
              </w:rPr>
            </w:pPr>
            <w:ins w:id="2176" w:author="Licencia Office" w:date="2026-04-22T13:36:00Z" w16du:dateUtc="2026-04-22T19:36:00Z">
              <w:r w:rsidRPr="00AE7BF3">
                <w:rPr>
                  <w:rFonts w:ascii="Montserrat" w:hAnsi="Montserrat" w:cs="Arial"/>
                  <w:highlight w:val="cyan"/>
                  <w:lang w:val="es-MX"/>
                  <w:rPrChange w:id="2177" w:author="Licencia Office" w:date="2026-04-22T13:37:00Z" w16du:dateUtc="2026-04-22T19:37:00Z">
                    <w:rPr>
                      <w:rFonts w:ascii="Montserrat" w:hAnsi="Montserrat" w:cs="Arial"/>
                      <w:lang w:val="es-MX"/>
                    </w:rPr>
                  </w:rPrChange>
                </w:rPr>
                <w:t>Ejemplo</w:t>
              </w:r>
            </w:ins>
          </w:p>
        </w:tc>
      </w:tr>
      <w:tr w:rsidR="00AE7BF3" w:rsidRPr="00AE7BF3" w14:paraId="76E1AB68" w14:textId="77777777" w:rsidTr="00B04EE0">
        <w:trPr>
          <w:trHeight w:val="454"/>
          <w:tblHeader/>
          <w:ins w:id="2178"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5D1F19A8" w14:textId="77777777" w:rsidR="00AE7BF3" w:rsidRPr="00AE7BF3" w:rsidRDefault="00AE7BF3" w:rsidP="00B04EE0">
            <w:pPr>
              <w:pStyle w:val="TableHeading0"/>
              <w:rPr>
                <w:ins w:id="2179" w:author="Licencia Office" w:date="2026-04-22T13:36:00Z" w16du:dateUtc="2026-04-22T19:36:00Z"/>
                <w:rFonts w:ascii="Montserrat" w:hAnsi="Montserrat" w:cs="Arial"/>
                <w:b w:val="0"/>
                <w:highlight w:val="cyan"/>
                <w:lang w:val="es-MX"/>
                <w:rPrChange w:id="2180" w:author="Licencia Office" w:date="2026-04-22T13:37:00Z" w16du:dateUtc="2026-04-22T19:37:00Z">
                  <w:rPr>
                    <w:ins w:id="2181" w:author="Licencia Office" w:date="2026-04-22T13:36:00Z" w16du:dateUtc="2026-04-22T19:36:00Z"/>
                    <w:rFonts w:ascii="Montserrat" w:hAnsi="Montserrat" w:cs="Arial"/>
                    <w:b w:val="0"/>
                    <w:lang w:val="es-MX"/>
                  </w:rPr>
                </w:rPrChange>
              </w:rPr>
            </w:pPr>
            <w:ins w:id="2182" w:author="Licencia Office" w:date="2026-04-22T13:36:00Z" w16du:dateUtc="2026-04-22T19:36:00Z">
              <w:r w:rsidRPr="00AE7BF3">
                <w:rPr>
                  <w:rFonts w:ascii="Montserrat" w:hAnsi="Montserrat" w:cs="Arial"/>
                  <w:b w:val="0"/>
                  <w:highlight w:val="cyan"/>
                  <w:lang w:val="es-MX"/>
                  <w:rPrChange w:id="2183" w:author="Licencia Office" w:date="2026-04-22T13:37:00Z" w16du:dateUtc="2026-04-22T19:37:00Z">
                    <w:rPr>
                      <w:rFonts w:ascii="Montserrat" w:hAnsi="Montserrat" w:cs="Arial"/>
                      <w:b w:val="0"/>
                      <w:lang w:val="es-MX"/>
                    </w:rPr>
                  </w:rPrChange>
                </w:rPr>
                <w:t>1</w:t>
              </w:r>
            </w:ins>
          </w:p>
        </w:tc>
        <w:tc>
          <w:tcPr>
            <w:tcW w:w="1204" w:type="dxa"/>
            <w:tcBorders>
              <w:top w:val="single" w:sz="6" w:space="0" w:color="auto"/>
              <w:left w:val="single" w:sz="6" w:space="0" w:color="auto"/>
              <w:bottom w:val="single" w:sz="6" w:space="0" w:color="auto"/>
              <w:right w:val="single" w:sz="6" w:space="0" w:color="auto"/>
            </w:tcBorders>
            <w:vAlign w:val="center"/>
          </w:tcPr>
          <w:p w14:paraId="0D283832" w14:textId="77777777" w:rsidR="00AE7BF3" w:rsidRPr="00AE7BF3" w:rsidRDefault="00AE7BF3" w:rsidP="00B04EE0">
            <w:pPr>
              <w:pStyle w:val="TableHeading0"/>
              <w:rPr>
                <w:ins w:id="2184" w:author="Licencia Office" w:date="2026-04-22T13:36:00Z" w16du:dateUtc="2026-04-22T19:36:00Z"/>
                <w:rFonts w:ascii="Montserrat" w:hAnsi="Montserrat" w:cs="Arial"/>
                <w:b w:val="0"/>
                <w:highlight w:val="cyan"/>
                <w:lang w:val="es-MX"/>
                <w:rPrChange w:id="2185" w:author="Licencia Office" w:date="2026-04-22T13:37:00Z" w16du:dateUtc="2026-04-22T19:37:00Z">
                  <w:rPr>
                    <w:ins w:id="2186" w:author="Licencia Office" w:date="2026-04-22T13:36:00Z" w16du:dateUtc="2026-04-22T19:36:00Z"/>
                    <w:rFonts w:ascii="Montserrat" w:hAnsi="Montserrat" w:cs="Arial"/>
                    <w:b w:val="0"/>
                    <w:lang w:val="es-MX"/>
                  </w:rPr>
                </w:rPrChange>
              </w:rPr>
            </w:pPr>
            <w:ins w:id="2187" w:author="Licencia Office" w:date="2026-04-22T13:36:00Z" w16du:dateUtc="2026-04-22T19:36:00Z">
              <w:r w:rsidRPr="00AE7BF3">
                <w:rPr>
                  <w:rFonts w:ascii="Montserrat" w:hAnsi="Montserrat" w:cs="Arial"/>
                  <w:b w:val="0"/>
                  <w:highlight w:val="cyan"/>
                  <w:lang w:val="es-MX"/>
                  <w:rPrChange w:id="2188" w:author="Licencia Office" w:date="2026-04-22T13:37:00Z" w16du:dateUtc="2026-04-22T19:37:00Z">
                    <w:rPr>
                      <w:rFonts w:ascii="Montserrat" w:hAnsi="Montserrat" w:cs="Arial"/>
                      <w:b w:val="0"/>
                      <w:lang w:val="es-MX"/>
                    </w:rPr>
                  </w:rPrChange>
                </w:rPr>
                <w:t>RFC emisor consultado</w:t>
              </w:r>
            </w:ins>
          </w:p>
        </w:tc>
        <w:tc>
          <w:tcPr>
            <w:tcW w:w="1232" w:type="dxa"/>
            <w:tcBorders>
              <w:top w:val="single" w:sz="6" w:space="0" w:color="auto"/>
              <w:left w:val="single" w:sz="6" w:space="0" w:color="auto"/>
              <w:bottom w:val="single" w:sz="6" w:space="0" w:color="auto"/>
              <w:right w:val="single" w:sz="6" w:space="0" w:color="auto"/>
            </w:tcBorders>
            <w:vAlign w:val="center"/>
          </w:tcPr>
          <w:p w14:paraId="5B009ACC" w14:textId="77777777" w:rsidR="00AE7BF3" w:rsidRPr="00AE7BF3" w:rsidRDefault="00AE7BF3" w:rsidP="00B04EE0">
            <w:pPr>
              <w:pStyle w:val="TableHeading0"/>
              <w:rPr>
                <w:ins w:id="2189" w:author="Licencia Office" w:date="2026-04-22T13:36:00Z" w16du:dateUtc="2026-04-22T19:36:00Z"/>
                <w:rFonts w:ascii="Montserrat" w:hAnsi="Montserrat" w:cs="Arial"/>
                <w:b w:val="0"/>
                <w:highlight w:val="cyan"/>
                <w:lang w:val="es-MX"/>
                <w:rPrChange w:id="2190" w:author="Licencia Office" w:date="2026-04-22T13:37:00Z" w16du:dateUtc="2026-04-22T19:37:00Z">
                  <w:rPr>
                    <w:ins w:id="2191" w:author="Licencia Office" w:date="2026-04-22T13:36:00Z" w16du:dateUtc="2026-04-22T19:36:00Z"/>
                    <w:rFonts w:ascii="Montserrat" w:hAnsi="Montserrat" w:cs="Arial"/>
                    <w:b w:val="0"/>
                    <w:lang w:val="es-MX"/>
                  </w:rPr>
                </w:rPrChange>
              </w:rPr>
            </w:pPr>
            <w:ins w:id="2192" w:author="Licencia Office" w:date="2026-04-22T13:36:00Z" w16du:dateUtc="2026-04-22T19:36:00Z">
              <w:r w:rsidRPr="00AE7BF3">
                <w:rPr>
                  <w:rFonts w:ascii="Montserrat" w:hAnsi="Montserrat" w:cs="Arial"/>
                  <w:b w:val="0"/>
                  <w:highlight w:val="cyan"/>
                  <w:lang w:val="es-MX"/>
                  <w:rPrChange w:id="2193"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413F6CA2" w14:textId="77777777" w:rsidR="00AE7BF3" w:rsidRPr="00AE7BF3" w:rsidRDefault="00AE7BF3" w:rsidP="00B04EE0">
            <w:pPr>
              <w:pStyle w:val="TableHeading0"/>
              <w:rPr>
                <w:ins w:id="2194" w:author="Licencia Office" w:date="2026-04-22T13:36:00Z" w16du:dateUtc="2026-04-22T19:36:00Z"/>
                <w:rFonts w:ascii="Montserrat" w:hAnsi="Montserrat" w:cs="Arial"/>
                <w:b w:val="0"/>
                <w:highlight w:val="cyan"/>
                <w:lang w:val="es-MX"/>
                <w:rPrChange w:id="2195" w:author="Licencia Office" w:date="2026-04-22T13:37:00Z" w16du:dateUtc="2026-04-22T19:37:00Z">
                  <w:rPr>
                    <w:ins w:id="2196" w:author="Licencia Office" w:date="2026-04-22T13:36:00Z" w16du:dateUtc="2026-04-22T19:36:00Z"/>
                    <w:rFonts w:ascii="Montserrat" w:hAnsi="Montserrat" w:cs="Arial"/>
                    <w:b w:val="0"/>
                    <w:lang w:val="es-MX"/>
                  </w:rPr>
                </w:rPrChange>
              </w:rPr>
            </w:pPr>
            <w:ins w:id="2197" w:author="Licencia Office" w:date="2026-04-22T13:36:00Z" w16du:dateUtc="2026-04-22T19:36:00Z">
              <w:r w:rsidRPr="00AE7BF3">
                <w:rPr>
                  <w:rFonts w:ascii="Montserrat" w:hAnsi="Montserrat" w:cs="Arial"/>
                  <w:b w:val="0"/>
                  <w:highlight w:val="cyan"/>
                  <w:lang w:val="es-MX"/>
                  <w:rPrChange w:id="2198" w:author="Licencia Office" w:date="2026-04-22T13:37:00Z" w16du:dateUtc="2026-04-22T19:37:00Z">
                    <w:rPr>
                      <w:rFonts w:ascii="Montserrat" w:hAnsi="Montserrat" w:cs="Arial"/>
                      <w:b w:val="0"/>
                      <w:lang w:val="es-MX"/>
                    </w:rPr>
                  </w:rPrChange>
                </w:rPr>
                <w:t>13</w:t>
              </w:r>
            </w:ins>
          </w:p>
        </w:tc>
        <w:tc>
          <w:tcPr>
            <w:tcW w:w="1842" w:type="dxa"/>
            <w:tcBorders>
              <w:top w:val="single" w:sz="6" w:space="0" w:color="auto"/>
              <w:left w:val="single" w:sz="6" w:space="0" w:color="auto"/>
              <w:bottom w:val="single" w:sz="6" w:space="0" w:color="auto"/>
              <w:right w:val="single" w:sz="6" w:space="0" w:color="auto"/>
            </w:tcBorders>
            <w:vAlign w:val="center"/>
          </w:tcPr>
          <w:p w14:paraId="39376B9A" w14:textId="77777777" w:rsidR="00AE7BF3" w:rsidRPr="00AE7BF3" w:rsidRDefault="00AE7BF3" w:rsidP="00B04EE0">
            <w:pPr>
              <w:pStyle w:val="TableHeading0"/>
              <w:rPr>
                <w:ins w:id="2199" w:author="Licencia Office" w:date="2026-04-22T13:36:00Z" w16du:dateUtc="2026-04-22T19:36:00Z"/>
                <w:rFonts w:ascii="Montserrat" w:hAnsi="Montserrat" w:cs="Arial"/>
                <w:b w:val="0"/>
                <w:highlight w:val="cyan"/>
                <w:lang w:val="es-MX"/>
                <w:rPrChange w:id="2200" w:author="Licencia Office" w:date="2026-04-22T13:37:00Z" w16du:dateUtc="2026-04-22T19:37:00Z">
                  <w:rPr>
                    <w:ins w:id="2201" w:author="Licencia Office" w:date="2026-04-22T13:36:00Z" w16du:dateUtc="2026-04-22T19:36:00Z"/>
                    <w:rFonts w:ascii="Montserrat" w:hAnsi="Montserrat" w:cs="Arial"/>
                    <w:b w:val="0"/>
                    <w:lang w:val="es-MX"/>
                  </w:rPr>
                </w:rPrChange>
              </w:rPr>
            </w:pPr>
            <w:ins w:id="2202" w:author="Licencia Office" w:date="2026-04-22T13:36:00Z" w16du:dateUtc="2026-04-22T19:36:00Z">
              <w:r w:rsidRPr="00AE7BF3">
                <w:rPr>
                  <w:rFonts w:ascii="Montserrat" w:hAnsi="Montserrat" w:cs="Arial"/>
                  <w:b w:val="0"/>
                  <w:highlight w:val="cyan"/>
                  <w:lang w:val="es-MX"/>
                  <w:rPrChange w:id="2203"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1E27CA3D" w14:textId="77777777" w:rsidR="00AE7BF3" w:rsidRPr="00AE7BF3" w:rsidRDefault="00AE7BF3" w:rsidP="00B04EE0">
            <w:pPr>
              <w:pStyle w:val="TableHeading0"/>
              <w:rPr>
                <w:ins w:id="2204" w:author="Licencia Office" w:date="2026-04-22T13:36:00Z" w16du:dateUtc="2026-04-22T19:36:00Z"/>
                <w:rFonts w:ascii="Montserrat" w:hAnsi="Montserrat" w:cs="Arial"/>
                <w:b w:val="0"/>
                <w:highlight w:val="cyan"/>
                <w:lang w:val="es-MX"/>
                <w:rPrChange w:id="2205" w:author="Licencia Office" w:date="2026-04-22T13:37:00Z" w16du:dateUtc="2026-04-22T19:37:00Z">
                  <w:rPr>
                    <w:ins w:id="2206" w:author="Licencia Office" w:date="2026-04-22T13:36:00Z" w16du:dateUtc="2026-04-22T19:36:00Z"/>
                    <w:rFonts w:ascii="Montserrat" w:hAnsi="Montserrat" w:cs="Arial"/>
                    <w:b w:val="0"/>
                    <w:lang w:val="es-MX"/>
                  </w:rPr>
                </w:rPrChange>
              </w:rPr>
            </w:pPr>
            <w:ins w:id="2207" w:author="Licencia Office" w:date="2026-04-22T13:36:00Z" w16du:dateUtc="2026-04-22T19:36:00Z">
              <w:r w:rsidRPr="00AE7BF3">
                <w:rPr>
                  <w:rFonts w:ascii="Montserrat" w:hAnsi="Montserrat" w:cs="Arial"/>
                  <w:b w:val="0"/>
                  <w:highlight w:val="cyan"/>
                  <w:lang w:val="es-MX"/>
                  <w:rPrChange w:id="2208" w:author="Licencia Office" w:date="2026-04-22T13:37:00Z" w16du:dateUtc="2026-04-22T19:37:00Z">
                    <w:rPr>
                      <w:rFonts w:ascii="Montserrat" w:hAnsi="Montserrat" w:cs="Arial"/>
                      <w:b w:val="0"/>
                      <w:lang w:val="es-MX"/>
                    </w:rPr>
                  </w:rPrChange>
                </w:rPr>
                <w:t>N/A</w:t>
              </w:r>
            </w:ins>
          </w:p>
        </w:tc>
        <w:tc>
          <w:tcPr>
            <w:tcW w:w="1701" w:type="dxa"/>
            <w:tcBorders>
              <w:top w:val="single" w:sz="6" w:space="0" w:color="auto"/>
              <w:left w:val="single" w:sz="6" w:space="0" w:color="auto"/>
              <w:bottom w:val="single" w:sz="6" w:space="0" w:color="auto"/>
              <w:right w:val="single" w:sz="6" w:space="0" w:color="auto"/>
            </w:tcBorders>
            <w:vAlign w:val="center"/>
          </w:tcPr>
          <w:p w14:paraId="77865116" w14:textId="77777777" w:rsidR="00AE7BF3" w:rsidRPr="00AE7BF3" w:rsidRDefault="00AE7BF3" w:rsidP="00B04EE0">
            <w:pPr>
              <w:jc w:val="center"/>
              <w:rPr>
                <w:ins w:id="2209" w:author="Licencia Office" w:date="2026-04-22T13:36:00Z" w16du:dateUtc="2026-04-22T19:36:00Z"/>
                <w:rFonts w:ascii="Montserrat" w:hAnsi="Montserrat" w:cs="Arial"/>
                <w:i/>
                <w:sz w:val="18"/>
                <w:szCs w:val="18"/>
                <w:highlight w:val="cyan"/>
                <w:rPrChange w:id="2210" w:author="Licencia Office" w:date="2026-04-22T13:37:00Z" w16du:dateUtc="2026-04-22T19:37:00Z">
                  <w:rPr>
                    <w:ins w:id="2211" w:author="Licencia Office" w:date="2026-04-22T13:36:00Z" w16du:dateUtc="2026-04-22T19:36:00Z"/>
                    <w:rFonts w:ascii="Montserrat" w:hAnsi="Montserrat" w:cs="Arial"/>
                    <w:i/>
                    <w:sz w:val="18"/>
                    <w:szCs w:val="18"/>
                  </w:rPr>
                </w:rPrChange>
              </w:rPr>
            </w:pPr>
            <w:ins w:id="2212" w:author="Licencia Office" w:date="2026-04-22T13:36:00Z" w16du:dateUtc="2026-04-22T19:36:00Z">
              <w:r w:rsidRPr="00AE7BF3">
                <w:rPr>
                  <w:rFonts w:ascii="Montserrat" w:hAnsi="Montserrat" w:cs="Arial"/>
                  <w:i/>
                  <w:sz w:val="18"/>
                  <w:szCs w:val="18"/>
                  <w:highlight w:val="cyan"/>
                  <w:rPrChange w:id="2213" w:author="Licencia Office" w:date="2026-04-22T13:37:00Z" w16du:dateUtc="2026-04-22T19:37:00Z">
                    <w:rPr>
                      <w:rFonts w:ascii="Montserrat" w:hAnsi="Montserrat" w:cs="Arial"/>
                      <w:i/>
                      <w:sz w:val="18"/>
                      <w:szCs w:val="18"/>
                    </w:rPr>
                  </w:rPrChange>
                </w:rPr>
                <w:t>“AAAA560522T96”</w:t>
              </w:r>
            </w:ins>
          </w:p>
        </w:tc>
      </w:tr>
      <w:tr w:rsidR="00AE7BF3" w:rsidRPr="00AE7BF3" w14:paraId="25036F7D" w14:textId="77777777" w:rsidTr="00B04EE0">
        <w:trPr>
          <w:trHeight w:val="454"/>
          <w:tblHeader/>
          <w:ins w:id="2214"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4A799CB5" w14:textId="77777777" w:rsidR="00AE7BF3" w:rsidRPr="00AE7BF3" w:rsidRDefault="00AE7BF3" w:rsidP="00B04EE0">
            <w:pPr>
              <w:pStyle w:val="TableHeading0"/>
              <w:rPr>
                <w:ins w:id="2215" w:author="Licencia Office" w:date="2026-04-22T13:36:00Z" w16du:dateUtc="2026-04-22T19:36:00Z"/>
                <w:rFonts w:ascii="Montserrat" w:hAnsi="Montserrat" w:cs="Arial"/>
                <w:b w:val="0"/>
                <w:highlight w:val="cyan"/>
                <w:lang w:val="es-MX"/>
                <w:rPrChange w:id="2216" w:author="Licencia Office" w:date="2026-04-22T13:37:00Z" w16du:dateUtc="2026-04-22T19:37:00Z">
                  <w:rPr>
                    <w:ins w:id="2217" w:author="Licencia Office" w:date="2026-04-22T13:36:00Z" w16du:dateUtc="2026-04-22T19:36:00Z"/>
                    <w:rFonts w:ascii="Montserrat" w:hAnsi="Montserrat" w:cs="Arial"/>
                    <w:b w:val="0"/>
                    <w:lang w:val="es-MX"/>
                  </w:rPr>
                </w:rPrChange>
              </w:rPr>
            </w:pPr>
            <w:ins w:id="2218" w:author="Licencia Office" w:date="2026-04-22T13:36:00Z" w16du:dateUtc="2026-04-22T19:36:00Z">
              <w:r w:rsidRPr="00AE7BF3">
                <w:rPr>
                  <w:rFonts w:ascii="Montserrat" w:hAnsi="Montserrat" w:cs="Arial"/>
                  <w:b w:val="0"/>
                  <w:highlight w:val="cyan"/>
                  <w:lang w:val="es-MX"/>
                  <w:rPrChange w:id="2219" w:author="Licencia Office" w:date="2026-04-22T13:37:00Z" w16du:dateUtc="2026-04-22T19:37:00Z">
                    <w:rPr>
                      <w:rFonts w:ascii="Montserrat" w:hAnsi="Montserrat" w:cs="Arial"/>
                      <w:b w:val="0"/>
                      <w:lang w:val="es-MX"/>
                    </w:rPr>
                  </w:rPrChange>
                </w:rPr>
                <w:t>2</w:t>
              </w:r>
            </w:ins>
          </w:p>
        </w:tc>
        <w:tc>
          <w:tcPr>
            <w:tcW w:w="1204" w:type="dxa"/>
            <w:tcBorders>
              <w:top w:val="single" w:sz="6" w:space="0" w:color="auto"/>
              <w:left w:val="single" w:sz="6" w:space="0" w:color="auto"/>
              <w:bottom w:val="single" w:sz="6" w:space="0" w:color="auto"/>
              <w:right w:val="single" w:sz="6" w:space="0" w:color="auto"/>
            </w:tcBorders>
            <w:vAlign w:val="center"/>
          </w:tcPr>
          <w:p w14:paraId="367DA332" w14:textId="77777777" w:rsidR="00AE7BF3" w:rsidRPr="00AE7BF3" w:rsidRDefault="00AE7BF3" w:rsidP="00B04EE0">
            <w:pPr>
              <w:pStyle w:val="TableHeading0"/>
              <w:rPr>
                <w:ins w:id="2220" w:author="Licencia Office" w:date="2026-04-22T13:36:00Z" w16du:dateUtc="2026-04-22T19:36:00Z"/>
                <w:rFonts w:ascii="Montserrat" w:hAnsi="Montserrat" w:cs="Arial"/>
                <w:b w:val="0"/>
                <w:highlight w:val="cyan"/>
                <w:lang w:val="es-MX"/>
                <w:rPrChange w:id="2221" w:author="Licencia Office" w:date="2026-04-22T13:37:00Z" w16du:dateUtc="2026-04-22T19:37:00Z">
                  <w:rPr>
                    <w:ins w:id="2222" w:author="Licencia Office" w:date="2026-04-22T13:36:00Z" w16du:dateUtc="2026-04-22T19:36:00Z"/>
                    <w:rFonts w:ascii="Montserrat" w:hAnsi="Montserrat" w:cs="Arial"/>
                    <w:b w:val="0"/>
                    <w:lang w:val="es-MX"/>
                  </w:rPr>
                </w:rPrChange>
              </w:rPr>
            </w:pPr>
            <w:ins w:id="2223" w:author="Licencia Office" w:date="2026-04-22T13:36:00Z" w16du:dateUtc="2026-04-22T19:36:00Z">
              <w:r w:rsidRPr="00AE7BF3">
                <w:rPr>
                  <w:rFonts w:ascii="Montserrat" w:hAnsi="Montserrat" w:cs="Arial"/>
                  <w:b w:val="0"/>
                  <w:highlight w:val="cyan"/>
                  <w:lang w:val="es-MX"/>
                  <w:rPrChange w:id="2224" w:author="Licencia Office" w:date="2026-04-22T13:37:00Z" w16du:dateUtc="2026-04-22T19:37:00Z">
                    <w:rPr>
                      <w:rFonts w:ascii="Montserrat" w:hAnsi="Montserrat" w:cs="Arial"/>
                      <w:b w:val="0"/>
                      <w:lang w:val="es-MX"/>
                    </w:rPr>
                  </w:rPrChange>
                </w:rPr>
                <w:t xml:space="preserve">Validez de obligaciones </w:t>
              </w:r>
            </w:ins>
          </w:p>
          <w:p w14:paraId="0CEA8E08" w14:textId="77777777" w:rsidR="00AE7BF3" w:rsidRPr="00AE7BF3" w:rsidRDefault="00AE7BF3" w:rsidP="00B04EE0">
            <w:pPr>
              <w:pStyle w:val="TableHeading0"/>
              <w:rPr>
                <w:ins w:id="2225" w:author="Licencia Office" w:date="2026-04-22T13:36:00Z" w16du:dateUtc="2026-04-22T19:36:00Z"/>
                <w:rFonts w:ascii="Montserrat" w:hAnsi="Montserrat" w:cs="Arial"/>
                <w:b w:val="0"/>
                <w:highlight w:val="cyan"/>
                <w:lang w:val="es-MX"/>
                <w:rPrChange w:id="2226" w:author="Licencia Office" w:date="2026-04-22T13:37:00Z" w16du:dateUtc="2026-04-22T19:37:00Z">
                  <w:rPr>
                    <w:ins w:id="2227" w:author="Licencia Office" w:date="2026-04-22T13:36:00Z" w16du:dateUtc="2026-04-22T19:36:00Z"/>
                    <w:rFonts w:ascii="Montserrat" w:hAnsi="Montserrat" w:cs="Arial"/>
                    <w:b w:val="0"/>
                    <w:lang w:val="es-MX"/>
                  </w:rPr>
                </w:rPrChange>
              </w:rPr>
            </w:pPr>
            <w:ins w:id="2228" w:author="Licencia Office" w:date="2026-04-22T13:36:00Z" w16du:dateUtc="2026-04-22T19:36:00Z">
              <w:r w:rsidRPr="00AE7BF3">
                <w:rPr>
                  <w:rFonts w:ascii="Montserrat" w:hAnsi="Montserrat" w:cs="Arial"/>
                  <w:b w:val="0"/>
                  <w:highlight w:val="cyan"/>
                  <w:lang w:val="es-MX"/>
                  <w:rPrChange w:id="2229" w:author="Licencia Office" w:date="2026-04-22T13:37:00Z" w16du:dateUtc="2026-04-22T19:37:00Z">
                    <w:rPr>
                      <w:rFonts w:ascii="Montserrat" w:hAnsi="Montserrat" w:cs="Arial"/>
                      <w:b w:val="0"/>
                      <w:lang w:val="es-MX"/>
                    </w:rPr>
                  </w:rPrChange>
                </w:rPr>
                <w:t>RFC emisor</w:t>
              </w:r>
            </w:ins>
          </w:p>
        </w:tc>
        <w:tc>
          <w:tcPr>
            <w:tcW w:w="1232" w:type="dxa"/>
            <w:tcBorders>
              <w:top w:val="single" w:sz="6" w:space="0" w:color="auto"/>
              <w:left w:val="single" w:sz="6" w:space="0" w:color="auto"/>
              <w:bottom w:val="single" w:sz="6" w:space="0" w:color="auto"/>
              <w:right w:val="single" w:sz="6" w:space="0" w:color="auto"/>
            </w:tcBorders>
            <w:vAlign w:val="center"/>
          </w:tcPr>
          <w:p w14:paraId="1D578CB8" w14:textId="77777777" w:rsidR="00AE7BF3" w:rsidRPr="00AE7BF3" w:rsidRDefault="00AE7BF3" w:rsidP="00B04EE0">
            <w:pPr>
              <w:pStyle w:val="TableHeading0"/>
              <w:rPr>
                <w:ins w:id="2230" w:author="Licencia Office" w:date="2026-04-22T13:36:00Z" w16du:dateUtc="2026-04-22T19:36:00Z"/>
                <w:rFonts w:ascii="Montserrat" w:hAnsi="Montserrat" w:cs="Arial"/>
                <w:b w:val="0"/>
                <w:highlight w:val="cyan"/>
                <w:lang w:val="es-MX"/>
                <w:rPrChange w:id="2231" w:author="Licencia Office" w:date="2026-04-22T13:37:00Z" w16du:dateUtc="2026-04-22T19:37:00Z">
                  <w:rPr>
                    <w:ins w:id="2232" w:author="Licencia Office" w:date="2026-04-22T13:36:00Z" w16du:dateUtc="2026-04-22T19:36:00Z"/>
                    <w:rFonts w:ascii="Montserrat" w:hAnsi="Montserrat" w:cs="Arial"/>
                    <w:b w:val="0"/>
                    <w:lang w:val="es-MX"/>
                  </w:rPr>
                </w:rPrChange>
              </w:rPr>
            </w:pPr>
            <w:ins w:id="2233" w:author="Licencia Office" w:date="2026-04-22T13:36:00Z" w16du:dateUtc="2026-04-22T19:36:00Z">
              <w:r w:rsidRPr="00AE7BF3">
                <w:rPr>
                  <w:rFonts w:ascii="Montserrat" w:hAnsi="Montserrat" w:cs="Arial"/>
                  <w:b w:val="0"/>
                  <w:highlight w:val="cyan"/>
                  <w:lang w:val="es-MX"/>
                  <w:rPrChange w:id="2234"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42BE3115" w14:textId="77777777" w:rsidR="00AE7BF3" w:rsidRPr="00AE7BF3" w:rsidRDefault="00AE7BF3" w:rsidP="00B04EE0">
            <w:pPr>
              <w:pStyle w:val="TableHeading0"/>
              <w:rPr>
                <w:ins w:id="2235" w:author="Licencia Office" w:date="2026-04-22T13:36:00Z" w16du:dateUtc="2026-04-22T19:36:00Z"/>
                <w:rFonts w:ascii="Montserrat" w:hAnsi="Montserrat" w:cs="Arial"/>
                <w:b w:val="0"/>
                <w:highlight w:val="cyan"/>
                <w:lang w:val="es-MX"/>
                <w:rPrChange w:id="2236" w:author="Licencia Office" w:date="2026-04-22T13:37:00Z" w16du:dateUtc="2026-04-22T19:37:00Z">
                  <w:rPr>
                    <w:ins w:id="2237" w:author="Licencia Office" w:date="2026-04-22T13:36:00Z" w16du:dateUtc="2026-04-22T19:36:00Z"/>
                    <w:rFonts w:ascii="Montserrat" w:hAnsi="Montserrat" w:cs="Arial"/>
                    <w:b w:val="0"/>
                    <w:lang w:val="es-MX"/>
                  </w:rPr>
                </w:rPrChange>
              </w:rPr>
            </w:pPr>
            <w:ins w:id="2238" w:author="Licencia Office" w:date="2026-04-22T13:36:00Z" w16du:dateUtc="2026-04-22T19:36:00Z">
              <w:r w:rsidRPr="00AE7BF3">
                <w:rPr>
                  <w:rFonts w:ascii="Montserrat" w:hAnsi="Montserrat" w:cs="Arial"/>
                  <w:b w:val="0"/>
                  <w:highlight w:val="cyan"/>
                  <w:lang w:val="es-MX"/>
                  <w:rPrChange w:id="2239" w:author="Licencia Office" w:date="2026-04-22T13:37:00Z" w16du:dateUtc="2026-04-22T19:37:00Z">
                    <w:rPr>
                      <w:rFonts w:ascii="Montserrat" w:hAnsi="Montserrat" w:cs="Arial"/>
                      <w:b w:val="0"/>
                      <w:lang w:val="es-MX"/>
                    </w:rPr>
                  </w:rPrChange>
                </w:rPr>
                <w:t>4</w:t>
              </w:r>
            </w:ins>
          </w:p>
        </w:tc>
        <w:tc>
          <w:tcPr>
            <w:tcW w:w="1842" w:type="dxa"/>
            <w:tcBorders>
              <w:top w:val="single" w:sz="6" w:space="0" w:color="auto"/>
              <w:left w:val="single" w:sz="6" w:space="0" w:color="auto"/>
              <w:bottom w:val="single" w:sz="6" w:space="0" w:color="auto"/>
              <w:right w:val="single" w:sz="6" w:space="0" w:color="auto"/>
            </w:tcBorders>
            <w:vAlign w:val="center"/>
          </w:tcPr>
          <w:p w14:paraId="156DBBFD" w14:textId="77777777" w:rsidR="00AE7BF3" w:rsidRPr="00AE7BF3" w:rsidRDefault="00AE7BF3" w:rsidP="00B04EE0">
            <w:pPr>
              <w:pStyle w:val="TableHeading0"/>
              <w:rPr>
                <w:ins w:id="2240" w:author="Licencia Office" w:date="2026-04-22T13:36:00Z" w16du:dateUtc="2026-04-22T19:36:00Z"/>
                <w:rFonts w:ascii="Montserrat" w:hAnsi="Montserrat" w:cs="Arial"/>
                <w:b w:val="0"/>
                <w:highlight w:val="cyan"/>
                <w:lang w:val="es-MX"/>
                <w:rPrChange w:id="2241" w:author="Licencia Office" w:date="2026-04-22T13:37:00Z" w16du:dateUtc="2026-04-22T19:37:00Z">
                  <w:rPr>
                    <w:ins w:id="2242" w:author="Licencia Office" w:date="2026-04-22T13:36:00Z" w16du:dateUtc="2026-04-22T19:36:00Z"/>
                    <w:rFonts w:ascii="Montserrat" w:hAnsi="Montserrat" w:cs="Arial"/>
                    <w:b w:val="0"/>
                    <w:lang w:val="es-MX"/>
                  </w:rPr>
                </w:rPrChange>
              </w:rPr>
            </w:pPr>
            <w:ins w:id="2243" w:author="Licencia Office" w:date="2026-04-22T13:36:00Z" w16du:dateUtc="2026-04-22T19:36:00Z">
              <w:r w:rsidRPr="00AE7BF3">
                <w:rPr>
                  <w:rFonts w:ascii="Montserrat" w:hAnsi="Montserrat" w:cs="Arial"/>
                  <w:b w:val="0"/>
                  <w:highlight w:val="cyan"/>
                  <w:lang w:val="es-MX"/>
                  <w:rPrChange w:id="2244"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2DD185B8" w14:textId="77777777" w:rsidR="00AE7BF3" w:rsidRPr="00AE7BF3" w:rsidRDefault="00AE7BF3" w:rsidP="00B04EE0">
            <w:pPr>
              <w:pStyle w:val="TableHeading0"/>
              <w:rPr>
                <w:ins w:id="2245" w:author="Licencia Office" w:date="2026-04-22T13:36:00Z" w16du:dateUtc="2026-04-22T19:36:00Z"/>
                <w:rFonts w:ascii="Montserrat" w:hAnsi="Montserrat" w:cs="Arial"/>
                <w:b w:val="0"/>
                <w:highlight w:val="cyan"/>
                <w:lang w:val="es-MX"/>
                <w:rPrChange w:id="2246" w:author="Licencia Office" w:date="2026-04-22T13:37:00Z" w16du:dateUtc="2026-04-22T19:37:00Z">
                  <w:rPr>
                    <w:ins w:id="2247" w:author="Licencia Office" w:date="2026-04-22T13:36:00Z" w16du:dateUtc="2026-04-22T19:36:00Z"/>
                    <w:rFonts w:ascii="Montserrat" w:hAnsi="Montserrat" w:cs="Arial"/>
                    <w:b w:val="0"/>
                    <w:lang w:val="es-MX"/>
                  </w:rPr>
                </w:rPrChange>
              </w:rPr>
            </w:pPr>
            <w:ins w:id="2248" w:author="Licencia Office" w:date="2026-04-22T13:36:00Z" w16du:dateUtc="2026-04-22T19:36:00Z">
              <w:r w:rsidRPr="00AE7BF3">
                <w:rPr>
                  <w:rFonts w:ascii="Montserrat" w:hAnsi="Montserrat" w:cs="Arial"/>
                  <w:b w:val="0"/>
                  <w:highlight w:val="cyan"/>
                  <w:lang w:val="es-MX"/>
                  <w:rPrChange w:id="2249" w:author="Licencia Office" w:date="2026-04-22T13:37:00Z" w16du:dateUtc="2026-04-22T19:37:00Z">
                    <w:rPr>
                      <w:rFonts w:ascii="Montserrat" w:hAnsi="Montserrat" w:cs="Arial"/>
                      <w:b w:val="0"/>
                      <w:lang w:val="es-MX"/>
                    </w:rPr>
                  </w:rPrChange>
                </w:rPr>
                <w:t>N/A</w:t>
              </w:r>
            </w:ins>
          </w:p>
        </w:tc>
        <w:tc>
          <w:tcPr>
            <w:tcW w:w="1701" w:type="dxa"/>
            <w:tcBorders>
              <w:top w:val="single" w:sz="6" w:space="0" w:color="auto"/>
              <w:left w:val="single" w:sz="6" w:space="0" w:color="auto"/>
              <w:bottom w:val="single" w:sz="6" w:space="0" w:color="auto"/>
              <w:right w:val="single" w:sz="6" w:space="0" w:color="auto"/>
            </w:tcBorders>
            <w:vAlign w:val="center"/>
          </w:tcPr>
          <w:p w14:paraId="5A03AF25" w14:textId="77777777" w:rsidR="00AE7BF3" w:rsidRPr="00AE7BF3" w:rsidRDefault="00AE7BF3" w:rsidP="00B04EE0">
            <w:pPr>
              <w:jc w:val="both"/>
              <w:rPr>
                <w:ins w:id="2250" w:author="Licencia Office" w:date="2026-04-22T13:36:00Z" w16du:dateUtc="2026-04-22T19:36:00Z"/>
                <w:rFonts w:ascii="Montserrat" w:hAnsi="Montserrat"/>
                <w:highlight w:val="cyan"/>
                <w:rPrChange w:id="2251" w:author="Licencia Office" w:date="2026-04-22T13:37:00Z" w16du:dateUtc="2026-04-22T19:37:00Z">
                  <w:rPr>
                    <w:ins w:id="2252" w:author="Licencia Office" w:date="2026-04-22T13:36:00Z" w16du:dateUtc="2026-04-22T19:36:00Z"/>
                    <w:rFonts w:ascii="Montserrat" w:hAnsi="Montserrat"/>
                  </w:rPr>
                </w:rPrChange>
              </w:rPr>
            </w:pPr>
            <w:ins w:id="2253" w:author="Licencia Office" w:date="2026-04-22T13:36:00Z" w16du:dateUtc="2026-04-22T19:36:00Z">
              <w:r w:rsidRPr="00AE7BF3">
                <w:rPr>
                  <w:rFonts w:ascii="Montserrat" w:hAnsi="Montserrat" w:cs="Arial"/>
                  <w:b/>
                  <w:i/>
                  <w:sz w:val="18"/>
                  <w:szCs w:val="18"/>
                  <w:highlight w:val="cyan"/>
                  <w:rPrChange w:id="2254" w:author="Licencia Office" w:date="2026-04-22T13:37:00Z" w16du:dateUtc="2026-04-22T19:37:00Z">
                    <w:rPr>
                      <w:rFonts w:ascii="Montserrat" w:hAnsi="Montserrat" w:cs="Arial"/>
                      <w:b/>
                      <w:i/>
                      <w:sz w:val="18"/>
                      <w:szCs w:val="18"/>
                    </w:rPr>
                  </w:rPrChange>
                </w:rPr>
                <w:t>NULL</w:t>
              </w:r>
            </w:ins>
          </w:p>
          <w:p w14:paraId="5A630D56" w14:textId="77777777" w:rsidR="00AE7BF3" w:rsidRPr="00AE7BF3" w:rsidRDefault="00AE7BF3" w:rsidP="00B04EE0">
            <w:pPr>
              <w:jc w:val="both"/>
              <w:rPr>
                <w:ins w:id="2255" w:author="Licencia Office" w:date="2026-04-22T13:36:00Z" w16du:dateUtc="2026-04-22T19:36:00Z"/>
                <w:rFonts w:ascii="Montserrat" w:hAnsi="Montserrat" w:cs="Arial"/>
                <w:b/>
                <w:i/>
                <w:sz w:val="18"/>
                <w:szCs w:val="18"/>
                <w:highlight w:val="cyan"/>
                <w:rPrChange w:id="2256" w:author="Licencia Office" w:date="2026-04-22T13:37:00Z" w16du:dateUtc="2026-04-22T19:37:00Z">
                  <w:rPr>
                    <w:ins w:id="2257" w:author="Licencia Office" w:date="2026-04-22T13:36:00Z" w16du:dateUtc="2026-04-22T19:36:00Z"/>
                    <w:rFonts w:ascii="Montserrat" w:hAnsi="Montserrat" w:cs="Arial"/>
                    <w:b/>
                    <w:i/>
                    <w:sz w:val="18"/>
                    <w:szCs w:val="18"/>
                  </w:rPr>
                </w:rPrChange>
              </w:rPr>
            </w:pPr>
          </w:p>
        </w:tc>
      </w:tr>
    </w:tbl>
    <w:p w14:paraId="0FD8E0AF" w14:textId="77777777" w:rsidR="00AE7BF3" w:rsidRPr="00AE7BF3" w:rsidRDefault="00AE7BF3" w:rsidP="00AE7BF3">
      <w:pPr>
        <w:rPr>
          <w:ins w:id="2258" w:author="Licencia Office" w:date="2026-04-22T13:36:00Z" w16du:dateUtc="2026-04-22T19:36:00Z"/>
          <w:highlight w:val="cyan"/>
          <w:rPrChange w:id="2259" w:author="Licencia Office" w:date="2026-04-22T13:37:00Z" w16du:dateUtc="2026-04-22T19:37:00Z">
            <w:rPr>
              <w:ins w:id="2260" w:author="Licencia Office" w:date="2026-04-22T13:36:00Z" w16du:dateUtc="2026-04-22T19:36:00Z"/>
            </w:rPr>
          </w:rPrChange>
        </w:rPr>
      </w:pPr>
    </w:p>
    <w:tbl>
      <w:tblPr>
        <w:tblW w:w="10188" w:type="dxa"/>
        <w:tblInd w:w="-6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4"/>
        <w:gridCol w:w="1204"/>
        <w:gridCol w:w="1232"/>
        <w:gridCol w:w="1498"/>
        <w:gridCol w:w="1842"/>
        <w:gridCol w:w="1395"/>
        <w:gridCol w:w="1843"/>
      </w:tblGrid>
      <w:tr w:rsidR="00AE7BF3" w:rsidRPr="00AE7BF3" w14:paraId="51A50276" w14:textId="77777777" w:rsidTr="00B04EE0">
        <w:trPr>
          <w:trHeight w:val="454"/>
          <w:tblHeader/>
          <w:ins w:id="2261"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shd w:val="clear" w:color="auto" w:fill="A6A6A6"/>
            <w:vAlign w:val="center"/>
          </w:tcPr>
          <w:p w14:paraId="0E305DFD" w14:textId="77777777" w:rsidR="00AE7BF3" w:rsidRPr="00AE7BF3" w:rsidRDefault="00AE7BF3" w:rsidP="00B04EE0">
            <w:pPr>
              <w:pStyle w:val="TableHeading0"/>
              <w:rPr>
                <w:ins w:id="2262" w:author="Licencia Office" w:date="2026-04-22T13:36:00Z" w16du:dateUtc="2026-04-22T19:36:00Z"/>
                <w:rFonts w:ascii="Montserrat" w:hAnsi="Montserrat" w:cs="Arial"/>
                <w:highlight w:val="cyan"/>
                <w:lang w:val="es-MX"/>
                <w:rPrChange w:id="2263" w:author="Licencia Office" w:date="2026-04-22T13:37:00Z" w16du:dateUtc="2026-04-22T19:37:00Z">
                  <w:rPr>
                    <w:ins w:id="2264" w:author="Licencia Office" w:date="2026-04-22T13:36:00Z" w16du:dateUtc="2026-04-22T19:36:00Z"/>
                    <w:rFonts w:ascii="Montserrat" w:hAnsi="Montserrat" w:cs="Arial"/>
                    <w:lang w:val="es-MX"/>
                  </w:rPr>
                </w:rPrChange>
              </w:rPr>
            </w:pPr>
            <w:ins w:id="2265" w:author="Licencia Office" w:date="2026-04-22T13:36:00Z" w16du:dateUtc="2026-04-22T19:36:00Z">
              <w:r w:rsidRPr="00AE7BF3">
                <w:rPr>
                  <w:rFonts w:ascii="Montserrat" w:hAnsi="Montserrat" w:cs="Arial"/>
                  <w:highlight w:val="cyan"/>
                  <w:lang w:val="es-MX"/>
                  <w:rPrChange w:id="2266" w:author="Licencia Office" w:date="2026-04-22T13:37:00Z" w16du:dateUtc="2026-04-22T19:37:00Z">
                    <w:rPr>
                      <w:rFonts w:ascii="Montserrat" w:hAnsi="Montserrat" w:cs="Arial"/>
                      <w:lang w:val="es-MX"/>
                    </w:rPr>
                  </w:rPrChange>
                </w:rPr>
                <w:lastRenderedPageBreak/>
                <w:t>Posición</w:t>
              </w:r>
            </w:ins>
          </w:p>
        </w:tc>
        <w:tc>
          <w:tcPr>
            <w:tcW w:w="1204" w:type="dxa"/>
            <w:tcBorders>
              <w:top w:val="single" w:sz="6" w:space="0" w:color="auto"/>
              <w:left w:val="single" w:sz="6" w:space="0" w:color="auto"/>
              <w:bottom w:val="single" w:sz="6" w:space="0" w:color="auto"/>
              <w:right w:val="single" w:sz="6" w:space="0" w:color="auto"/>
            </w:tcBorders>
            <w:shd w:val="clear" w:color="auto" w:fill="A6A6A6"/>
            <w:vAlign w:val="center"/>
          </w:tcPr>
          <w:p w14:paraId="7092602A" w14:textId="77777777" w:rsidR="00AE7BF3" w:rsidRPr="00AE7BF3" w:rsidRDefault="00AE7BF3" w:rsidP="00B04EE0">
            <w:pPr>
              <w:pStyle w:val="TableHeading0"/>
              <w:rPr>
                <w:ins w:id="2267" w:author="Licencia Office" w:date="2026-04-22T13:36:00Z" w16du:dateUtc="2026-04-22T19:36:00Z"/>
                <w:rFonts w:ascii="Montserrat" w:hAnsi="Montserrat" w:cs="Arial"/>
                <w:highlight w:val="cyan"/>
                <w:lang w:val="es-MX"/>
                <w:rPrChange w:id="2268" w:author="Licencia Office" w:date="2026-04-22T13:37:00Z" w16du:dateUtc="2026-04-22T19:37:00Z">
                  <w:rPr>
                    <w:ins w:id="2269" w:author="Licencia Office" w:date="2026-04-22T13:36:00Z" w16du:dateUtc="2026-04-22T19:36:00Z"/>
                    <w:rFonts w:ascii="Montserrat" w:hAnsi="Montserrat" w:cs="Arial"/>
                    <w:lang w:val="es-MX"/>
                  </w:rPr>
                </w:rPrChange>
              </w:rPr>
            </w:pPr>
            <w:ins w:id="2270" w:author="Licencia Office" w:date="2026-04-22T13:36:00Z" w16du:dateUtc="2026-04-22T19:36:00Z">
              <w:r w:rsidRPr="00AE7BF3">
                <w:rPr>
                  <w:rFonts w:ascii="Montserrat" w:hAnsi="Montserrat" w:cs="Arial"/>
                  <w:highlight w:val="cyan"/>
                  <w:lang w:val="es-MX"/>
                  <w:rPrChange w:id="2271" w:author="Licencia Office" w:date="2026-04-22T13:37:00Z" w16du:dateUtc="2026-04-22T19:37:00Z">
                    <w:rPr>
                      <w:rFonts w:ascii="Montserrat" w:hAnsi="Montserrat" w:cs="Arial"/>
                      <w:lang w:val="es-MX"/>
                    </w:rPr>
                  </w:rPrChange>
                </w:rPr>
                <w:t>Nombre Dato</w:t>
              </w:r>
            </w:ins>
          </w:p>
        </w:tc>
        <w:tc>
          <w:tcPr>
            <w:tcW w:w="1232" w:type="dxa"/>
            <w:tcBorders>
              <w:top w:val="single" w:sz="6" w:space="0" w:color="auto"/>
              <w:left w:val="single" w:sz="6" w:space="0" w:color="auto"/>
              <w:bottom w:val="single" w:sz="6" w:space="0" w:color="auto"/>
              <w:right w:val="single" w:sz="6" w:space="0" w:color="auto"/>
            </w:tcBorders>
            <w:shd w:val="clear" w:color="auto" w:fill="A6A6A6"/>
            <w:vAlign w:val="center"/>
          </w:tcPr>
          <w:p w14:paraId="3A80205F" w14:textId="77777777" w:rsidR="00AE7BF3" w:rsidRPr="00AE7BF3" w:rsidRDefault="00AE7BF3" w:rsidP="00B04EE0">
            <w:pPr>
              <w:pStyle w:val="TableHeading0"/>
              <w:rPr>
                <w:ins w:id="2272" w:author="Licencia Office" w:date="2026-04-22T13:36:00Z" w16du:dateUtc="2026-04-22T19:36:00Z"/>
                <w:rFonts w:ascii="Montserrat" w:hAnsi="Montserrat" w:cs="Arial"/>
                <w:highlight w:val="cyan"/>
                <w:lang w:val="es-MX"/>
                <w:rPrChange w:id="2273" w:author="Licencia Office" w:date="2026-04-22T13:37:00Z" w16du:dateUtc="2026-04-22T19:37:00Z">
                  <w:rPr>
                    <w:ins w:id="2274" w:author="Licencia Office" w:date="2026-04-22T13:36:00Z" w16du:dateUtc="2026-04-22T19:36:00Z"/>
                    <w:rFonts w:ascii="Montserrat" w:hAnsi="Montserrat" w:cs="Arial"/>
                    <w:lang w:val="es-MX"/>
                  </w:rPr>
                </w:rPrChange>
              </w:rPr>
            </w:pPr>
            <w:ins w:id="2275" w:author="Licencia Office" w:date="2026-04-22T13:36:00Z" w16du:dateUtc="2026-04-22T19:36:00Z">
              <w:r w:rsidRPr="00AE7BF3">
                <w:rPr>
                  <w:rFonts w:ascii="Montserrat" w:hAnsi="Montserrat" w:cs="Arial"/>
                  <w:highlight w:val="cyan"/>
                  <w:lang w:val="es-MX"/>
                  <w:rPrChange w:id="2276" w:author="Licencia Office" w:date="2026-04-22T13:37:00Z" w16du:dateUtc="2026-04-22T19:37:00Z">
                    <w:rPr>
                      <w:rFonts w:ascii="Montserrat" w:hAnsi="Montserrat" w:cs="Arial"/>
                      <w:lang w:val="es-MX"/>
                    </w:rPr>
                  </w:rPrChange>
                </w:rPr>
                <w:t>Tipo Dato</w:t>
              </w:r>
            </w:ins>
          </w:p>
        </w:tc>
        <w:tc>
          <w:tcPr>
            <w:tcW w:w="1498" w:type="dxa"/>
            <w:tcBorders>
              <w:top w:val="single" w:sz="6" w:space="0" w:color="auto"/>
              <w:left w:val="single" w:sz="6" w:space="0" w:color="auto"/>
              <w:bottom w:val="single" w:sz="6" w:space="0" w:color="auto"/>
              <w:right w:val="single" w:sz="6" w:space="0" w:color="auto"/>
            </w:tcBorders>
            <w:shd w:val="clear" w:color="auto" w:fill="A6A6A6"/>
            <w:vAlign w:val="center"/>
          </w:tcPr>
          <w:p w14:paraId="6066B2C1" w14:textId="77777777" w:rsidR="00AE7BF3" w:rsidRPr="00AE7BF3" w:rsidRDefault="00AE7BF3" w:rsidP="00B04EE0">
            <w:pPr>
              <w:pStyle w:val="TableHeading0"/>
              <w:rPr>
                <w:ins w:id="2277" w:author="Licencia Office" w:date="2026-04-22T13:36:00Z" w16du:dateUtc="2026-04-22T19:36:00Z"/>
                <w:rFonts w:ascii="Montserrat" w:hAnsi="Montserrat" w:cs="Arial"/>
                <w:highlight w:val="cyan"/>
                <w:lang w:val="es-MX"/>
                <w:rPrChange w:id="2278" w:author="Licencia Office" w:date="2026-04-22T13:37:00Z" w16du:dateUtc="2026-04-22T19:37:00Z">
                  <w:rPr>
                    <w:ins w:id="2279" w:author="Licencia Office" w:date="2026-04-22T13:36:00Z" w16du:dateUtc="2026-04-22T19:36:00Z"/>
                    <w:rFonts w:ascii="Montserrat" w:hAnsi="Montserrat" w:cs="Arial"/>
                    <w:lang w:val="es-MX"/>
                  </w:rPr>
                </w:rPrChange>
              </w:rPr>
            </w:pPr>
            <w:ins w:id="2280" w:author="Licencia Office" w:date="2026-04-22T13:36:00Z" w16du:dateUtc="2026-04-22T19:36:00Z">
              <w:r w:rsidRPr="00AE7BF3">
                <w:rPr>
                  <w:rFonts w:ascii="Montserrat" w:hAnsi="Montserrat" w:cs="Arial"/>
                  <w:highlight w:val="cyan"/>
                  <w:lang w:val="es-MX"/>
                  <w:rPrChange w:id="2281" w:author="Licencia Office" w:date="2026-04-22T13:37:00Z" w16du:dateUtc="2026-04-22T19:37:00Z">
                    <w:rPr>
                      <w:rFonts w:ascii="Montserrat" w:hAnsi="Montserrat" w:cs="Arial"/>
                      <w:lang w:val="es-MX"/>
                    </w:rPr>
                  </w:rPrChange>
                </w:rPr>
                <w:t>Tamaño</w:t>
              </w:r>
            </w:ins>
          </w:p>
        </w:tc>
        <w:tc>
          <w:tcPr>
            <w:tcW w:w="1842" w:type="dxa"/>
            <w:tcBorders>
              <w:top w:val="single" w:sz="6" w:space="0" w:color="auto"/>
              <w:left w:val="single" w:sz="6" w:space="0" w:color="auto"/>
              <w:bottom w:val="single" w:sz="6" w:space="0" w:color="auto"/>
              <w:right w:val="single" w:sz="6" w:space="0" w:color="auto"/>
            </w:tcBorders>
            <w:shd w:val="clear" w:color="auto" w:fill="A6A6A6"/>
            <w:vAlign w:val="center"/>
          </w:tcPr>
          <w:p w14:paraId="5EE47293" w14:textId="77777777" w:rsidR="00AE7BF3" w:rsidRPr="00AE7BF3" w:rsidRDefault="00AE7BF3" w:rsidP="00B04EE0">
            <w:pPr>
              <w:pStyle w:val="TableHeading0"/>
              <w:rPr>
                <w:ins w:id="2282" w:author="Licencia Office" w:date="2026-04-22T13:36:00Z" w16du:dateUtc="2026-04-22T19:36:00Z"/>
                <w:rFonts w:ascii="Montserrat" w:hAnsi="Montserrat" w:cs="Arial"/>
                <w:highlight w:val="cyan"/>
                <w:lang w:val="es-MX"/>
                <w:rPrChange w:id="2283" w:author="Licencia Office" w:date="2026-04-22T13:37:00Z" w16du:dateUtc="2026-04-22T19:37:00Z">
                  <w:rPr>
                    <w:ins w:id="2284" w:author="Licencia Office" w:date="2026-04-22T13:36:00Z" w16du:dateUtc="2026-04-22T19:36:00Z"/>
                    <w:rFonts w:ascii="Montserrat" w:hAnsi="Montserrat" w:cs="Arial"/>
                    <w:lang w:val="es-MX"/>
                  </w:rPr>
                </w:rPrChange>
              </w:rPr>
            </w:pPr>
            <w:ins w:id="2285" w:author="Licencia Office" w:date="2026-04-22T13:36:00Z" w16du:dateUtc="2026-04-22T19:36:00Z">
              <w:r w:rsidRPr="00AE7BF3">
                <w:rPr>
                  <w:rFonts w:ascii="Montserrat" w:hAnsi="Montserrat" w:cs="Arial"/>
                  <w:highlight w:val="cyan"/>
                  <w:lang w:val="es-MX"/>
                  <w:rPrChange w:id="2286" w:author="Licencia Office" w:date="2026-04-22T13:37:00Z" w16du:dateUtc="2026-04-22T19:37:00Z">
                    <w:rPr>
                      <w:rFonts w:ascii="Montserrat" w:hAnsi="Montserrat" w:cs="Arial"/>
                      <w:lang w:val="es-MX"/>
                    </w:rPr>
                  </w:rPrChange>
                </w:rPr>
                <w:t>Referencia</w:t>
              </w:r>
            </w:ins>
          </w:p>
        </w:tc>
        <w:tc>
          <w:tcPr>
            <w:tcW w:w="1395" w:type="dxa"/>
            <w:tcBorders>
              <w:top w:val="single" w:sz="6" w:space="0" w:color="auto"/>
              <w:left w:val="single" w:sz="6" w:space="0" w:color="auto"/>
              <w:bottom w:val="single" w:sz="6" w:space="0" w:color="auto"/>
              <w:right w:val="single" w:sz="6" w:space="0" w:color="auto"/>
            </w:tcBorders>
            <w:shd w:val="clear" w:color="auto" w:fill="A6A6A6"/>
            <w:vAlign w:val="center"/>
          </w:tcPr>
          <w:p w14:paraId="7D0C50C8" w14:textId="77777777" w:rsidR="00AE7BF3" w:rsidRPr="00AE7BF3" w:rsidRDefault="00AE7BF3" w:rsidP="00B04EE0">
            <w:pPr>
              <w:pStyle w:val="TableHeading0"/>
              <w:rPr>
                <w:ins w:id="2287" w:author="Licencia Office" w:date="2026-04-22T13:36:00Z" w16du:dateUtc="2026-04-22T19:36:00Z"/>
                <w:rFonts w:ascii="Montserrat" w:hAnsi="Montserrat" w:cs="Arial"/>
                <w:highlight w:val="cyan"/>
                <w:lang w:val="es-MX"/>
                <w:rPrChange w:id="2288" w:author="Licencia Office" w:date="2026-04-22T13:37:00Z" w16du:dateUtc="2026-04-22T19:37:00Z">
                  <w:rPr>
                    <w:ins w:id="2289" w:author="Licencia Office" w:date="2026-04-22T13:36:00Z" w16du:dateUtc="2026-04-22T19:36:00Z"/>
                    <w:rFonts w:ascii="Montserrat" w:hAnsi="Montserrat" w:cs="Arial"/>
                    <w:lang w:val="es-MX"/>
                  </w:rPr>
                </w:rPrChange>
              </w:rPr>
            </w:pPr>
            <w:ins w:id="2290" w:author="Licencia Office" w:date="2026-04-22T13:36:00Z" w16du:dateUtc="2026-04-22T19:36:00Z">
              <w:r w:rsidRPr="00AE7BF3">
                <w:rPr>
                  <w:rFonts w:ascii="Montserrat" w:hAnsi="Montserrat" w:cs="Arial"/>
                  <w:highlight w:val="cyan"/>
                  <w:lang w:val="es-MX"/>
                  <w:rPrChange w:id="2291" w:author="Licencia Office" w:date="2026-04-22T13:37:00Z" w16du:dateUtc="2026-04-22T19:37:00Z">
                    <w:rPr>
                      <w:rFonts w:ascii="Montserrat" w:hAnsi="Montserrat" w:cs="Arial"/>
                      <w:lang w:val="es-MX"/>
                    </w:rPr>
                  </w:rPrChange>
                </w:rPr>
                <w:t>Asociación</w:t>
              </w:r>
            </w:ins>
          </w:p>
        </w:tc>
        <w:tc>
          <w:tcPr>
            <w:tcW w:w="1843" w:type="dxa"/>
            <w:tcBorders>
              <w:top w:val="single" w:sz="6" w:space="0" w:color="auto"/>
              <w:left w:val="single" w:sz="6" w:space="0" w:color="auto"/>
              <w:bottom w:val="single" w:sz="6" w:space="0" w:color="auto"/>
              <w:right w:val="single" w:sz="6" w:space="0" w:color="auto"/>
            </w:tcBorders>
            <w:shd w:val="clear" w:color="auto" w:fill="A6A6A6"/>
            <w:vAlign w:val="center"/>
          </w:tcPr>
          <w:p w14:paraId="5C8411A0" w14:textId="77777777" w:rsidR="00AE7BF3" w:rsidRPr="00AE7BF3" w:rsidRDefault="00AE7BF3" w:rsidP="00B04EE0">
            <w:pPr>
              <w:pStyle w:val="TableHeading0"/>
              <w:rPr>
                <w:ins w:id="2292" w:author="Licencia Office" w:date="2026-04-22T13:36:00Z" w16du:dateUtc="2026-04-22T19:36:00Z"/>
                <w:rFonts w:ascii="Montserrat" w:hAnsi="Montserrat" w:cs="Arial"/>
                <w:highlight w:val="cyan"/>
                <w:lang w:val="es-MX"/>
                <w:rPrChange w:id="2293" w:author="Licencia Office" w:date="2026-04-22T13:37:00Z" w16du:dateUtc="2026-04-22T19:37:00Z">
                  <w:rPr>
                    <w:ins w:id="2294" w:author="Licencia Office" w:date="2026-04-22T13:36:00Z" w16du:dateUtc="2026-04-22T19:36:00Z"/>
                    <w:rFonts w:ascii="Montserrat" w:hAnsi="Montserrat" w:cs="Arial"/>
                    <w:lang w:val="es-MX"/>
                  </w:rPr>
                </w:rPrChange>
              </w:rPr>
            </w:pPr>
            <w:ins w:id="2295" w:author="Licencia Office" w:date="2026-04-22T13:36:00Z" w16du:dateUtc="2026-04-22T19:36:00Z">
              <w:r w:rsidRPr="00AE7BF3">
                <w:rPr>
                  <w:rFonts w:ascii="Montserrat" w:hAnsi="Montserrat" w:cs="Arial"/>
                  <w:highlight w:val="cyan"/>
                  <w:lang w:val="es-MX"/>
                  <w:rPrChange w:id="2296" w:author="Licencia Office" w:date="2026-04-22T13:37:00Z" w16du:dateUtc="2026-04-22T19:37:00Z">
                    <w:rPr>
                      <w:rFonts w:ascii="Montserrat" w:hAnsi="Montserrat" w:cs="Arial"/>
                      <w:lang w:val="es-MX"/>
                    </w:rPr>
                  </w:rPrChange>
                </w:rPr>
                <w:t>Ejemplo</w:t>
              </w:r>
            </w:ins>
          </w:p>
        </w:tc>
      </w:tr>
      <w:tr w:rsidR="00AE7BF3" w:rsidRPr="00AE7BF3" w14:paraId="1E38965D" w14:textId="77777777" w:rsidTr="00B04EE0">
        <w:trPr>
          <w:trHeight w:val="454"/>
          <w:tblHeader/>
          <w:ins w:id="2297"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425C52D1" w14:textId="77777777" w:rsidR="00AE7BF3" w:rsidRPr="00AE7BF3" w:rsidRDefault="00AE7BF3" w:rsidP="00B04EE0">
            <w:pPr>
              <w:pStyle w:val="TableHeading0"/>
              <w:rPr>
                <w:ins w:id="2298" w:author="Licencia Office" w:date="2026-04-22T13:36:00Z" w16du:dateUtc="2026-04-22T19:36:00Z"/>
                <w:rFonts w:ascii="Montserrat" w:hAnsi="Montserrat" w:cs="Arial"/>
                <w:highlight w:val="cyan"/>
                <w:lang w:val="es-MX"/>
                <w:rPrChange w:id="2299" w:author="Licencia Office" w:date="2026-04-22T13:37:00Z" w16du:dateUtc="2026-04-22T19:37:00Z">
                  <w:rPr>
                    <w:ins w:id="2300" w:author="Licencia Office" w:date="2026-04-22T13:36:00Z" w16du:dateUtc="2026-04-22T19:36:00Z"/>
                    <w:rFonts w:ascii="Montserrat" w:hAnsi="Montserrat" w:cs="Arial"/>
                    <w:lang w:val="es-MX"/>
                  </w:rPr>
                </w:rPrChange>
              </w:rPr>
            </w:pPr>
            <w:ins w:id="2301" w:author="Licencia Office" w:date="2026-04-22T13:36:00Z" w16du:dateUtc="2026-04-22T19:36:00Z">
              <w:r w:rsidRPr="00AE7BF3">
                <w:rPr>
                  <w:rFonts w:ascii="Montserrat" w:hAnsi="Montserrat" w:cs="Arial"/>
                  <w:b w:val="0"/>
                  <w:highlight w:val="cyan"/>
                  <w:lang w:val="es-MX"/>
                  <w:rPrChange w:id="2302" w:author="Licencia Office" w:date="2026-04-22T13:37:00Z" w16du:dateUtc="2026-04-22T19:37:00Z">
                    <w:rPr>
                      <w:rFonts w:ascii="Montserrat" w:hAnsi="Montserrat" w:cs="Arial"/>
                      <w:b w:val="0"/>
                      <w:lang w:val="es-MX"/>
                    </w:rPr>
                  </w:rPrChange>
                </w:rPr>
                <w:t>3</w:t>
              </w:r>
            </w:ins>
          </w:p>
        </w:tc>
        <w:tc>
          <w:tcPr>
            <w:tcW w:w="1204" w:type="dxa"/>
            <w:tcBorders>
              <w:top w:val="single" w:sz="6" w:space="0" w:color="auto"/>
              <w:left w:val="single" w:sz="6" w:space="0" w:color="auto"/>
              <w:bottom w:val="single" w:sz="6" w:space="0" w:color="auto"/>
              <w:right w:val="single" w:sz="6" w:space="0" w:color="auto"/>
            </w:tcBorders>
            <w:vAlign w:val="center"/>
          </w:tcPr>
          <w:p w14:paraId="6AE1EF9E" w14:textId="77777777" w:rsidR="00AE7BF3" w:rsidRPr="00AE7BF3" w:rsidRDefault="00AE7BF3" w:rsidP="00B04EE0">
            <w:pPr>
              <w:pStyle w:val="TableHeading0"/>
              <w:rPr>
                <w:ins w:id="2303" w:author="Licencia Office" w:date="2026-04-22T13:36:00Z" w16du:dateUtc="2026-04-22T19:36:00Z"/>
                <w:rFonts w:ascii="Montserrat" w:hAnsi="Montserrat" w:cs="Arial"/>
                <w:b w:val="0"/>
                <w:highlight w:val="cyan"/>
                <w:lang w:val="es-MX"/>
                <w:rPrChange w:id="2304" w:author="Licencia Office" w:date="2026-04-22T13:37:00Z" w16du:dateUtc="2026-04-22T19:37:00Z">
                  <w:rPr>
                    <w:ins w:id="2305" w:author="Licencia Office" w:date="2026-04-22T13:36:00Z" w16du:dateUtc="2026-04-22T19:36:00Z"/>
                    <w:rFonts w:ascii="Montserrat" w:hAnsi="Montserrat" w:cs="Arial"/>
                    <w:b w:val="0"/>
                    <w:lang w:val="es-MX"/>
                  </w:rPr>
                </w:rPrChange>
              </w:rPr>
            </w:pPr>
            <w:ins w:id="2306" w:author="Licencia Office" w:date="2026-04-22T13:36:00Z" w16du:dateUtc="2026-04-22T19:36:00Z">
              <w:r w:rsidRPr="00AE7BF3">
                <w:rPr>
                  <w:rFonts w:ascii="Montserrat" w:hAnsi="Montserrat" w:cs="Arial"/>
                  <w:b w:val="0"/>
                  <w:highlight w:val="cyan"/>
                  <w:lang w:val="es-MX"/>
                  <w:rPrChange w:id="2307" w:author="Licencia Office" w:date="2026-04-22T13:37:00Z" w16du:dateUtc="2026-04-22T19:37:00Z">
                    <w:rPr>
                      <w:rFonts w:ascii="Montserrat" w:hAnsi="Montserrat" w:cs="Arial"/>
                      <w:b w:val="0"/>
                      <w:lang w:val="es-MX"/>
                    </w:rPr>
                  </w:rPrChange>
                </w:rPr>
                <w:t>Validez de Facturación a través del adquirente</w:t>
              </w:r>
            </w:ins>
          </w:p>
          <w:p w14:paraId="78B27C7A" w14:textId="77777777" w:rsidR="00AE7BF3" w:rsidRPr="00AE7BF3" w:rsidRDefault="00AE7BF3" w:rsidP="00B04EE0">
            <w:pPr>
              <w:pStyle w:val="TableHeading0"/>
              <w:rPr>
                <w:ins w:id="2308" w:author="Licencia Office" w:date="2026-04-22T13:36:00Z" w16du:dateUtc="2026-04-22T19:36:00Z"/>
                <w:rFonts w:ascii="Montserrat" w:hAnsi="Montserrat" w:cs="Arial"/>
                <w:highlight w:val="cyan"/>
                <w:lang w:val="es-MX"/>
                <w:rPrChange w:id="2309" w:author="Licencia Office" w:date="2026-04-22T13:37:00Z" w16du:dateUtc="2026-04-22T19:37:00Z">
                  <w:rPr>
                    <w:ins w:id="2310" w:author="Licencia Office" w:date="2026-04-22T13:36:00Z" w16du:dateUtc="2026-04-22T19:36:00Z"/>
                    <w:rFonts w:ascii="Montserrat" w:hAnsi="Montserrat" w:cs="Arial"/>
                    <w:lang w:val="es-MX"/>
                  </w:rPr>
                </w:rPrChange>
              </w:rPr>
            </w:pPr>
            <w:ins w:id="2311" w:author="Licencia Office" w:date="2026-04-22T13:36:00Z" w16du:dateUtc="2026-04-22T19:36:00Z">
              <w:r w:rsidRPr="00AE7BF3">
                <w:rPr>
                  <w:rFonts w:ascii="Montserrat" w:hAnsi="Montserrat" w:cs="Arial"/>
                  <w:b w:val="0"/>
                  <w:highlight w:val="cyan"/>
                  <w:lang w:val="es-MX"/>
                  <w:rPrChange w:id="2312" w:author="Licencia Office" w:date="2026-04-22T13:37:00Z" w16du:dateUtc="2026-04-22T19:37:00Z">
                    <w:rPr>
                      <w:rFonts w:ascii="Montserrat" w:hAnsi="Montserrat" w:cs="Arial"/>
                      <w:b w:val="0"/>
                      <w:lang w:val="es-MX"/>
                    </w:rPr>
                  </w:rPrChange>
                </w:rPr>
                <w:t>RFC emisor</w:t>
              </w:r>
            </w:ins>
          </w:p>
        </w:tc>
        <w:tc>
          <w:tcPr>
            <w:tcW w:w="1232" w:type="dxa"/>
            <w:tcBorders>
              <w:top w:val="single" w:sz="6" w:space="0" w:color="auto"/>
              <w:left w:val="single" w:sz="6" w:space="0" w:color="auto"/>
              <w:bottom w:val="single" w:sz="6" w:space="0" w:color="auto"/>
              <w:right w:val="single" w:sz="6" w:space="0" w:color="auto"/>
            </w:tcBorders>
            <w:vAlign w:val="center"/>
          </w:tcPr>
          <w:p w14:paraId="725E4CBA" w14:textId="77777777" w:rsidR="00AE7BF3" w:rsidRPr="00AE7BF3" w:rsidRDefault="00AE7BF3" w:rsidP="00B04EE0">
            <w:pPr>
              <w:pStyle w:val="TableHeading0"/>
              <w:rPr>
                <w:ins w:id="2313" w:author="Licencia Office" w:date="2026-04-22T13:36:00Z" w16du:dateUtc="2026-04-22T19:36:00Z"/>
                <w:rFonts w:ascii="Montserrat" w:hAnsi="Montserrat" w:cs="Arial"/>
                <w:highlight w:val="cyan"/>
                <w:lang w:val="es-MX"/>
                <w:rPrChange w:id="2314" w:author="Licencia Office" w:date="2026-04-22T13:37:00Z" w16du:dateUtc="2026-04-22T19:37:00Z">
                  <w:rPr>
                    <w:ins w:id="2315" w:author="Licencia Office" w:date="2026-04-22T13:36:00Z" w16du:dateUtc="2026-04-22T19:36:00Z"/>
                    <w:rFonts w:ascii="Montserrat" w:hAnsi="Montserrat" w:cs="Arial"/>
                    <w:lang w:val="es-MX"/>
                  </w:rPr>
                </w:rPrChange>
              </w:rPr>
            </w:pPr>
            <w:ins w:id="2316" w:author="Licencia Office" w:date="2026-04-22T13:36:00Z" w16du:dateUtc="2026-04-22T19:36:00Z">
              <w:r w:rsidRPr="00AE7BF3">
                <w:rPr>
                  <w:rFonts w:ascii="Montserrat" w:hAnsi="Montserrat" w:cs="Arial"/>
                  <w:b w:val="0"/>
                  <w:highlight w:val="cyan"/>
                  <w:lang w:val="es-MX"/>
                  <w:rPrChange w:id="2317"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26B277E1" w14:textId="77777777" w:rsidR="00AE7BF3" w:rsidRPr="00AE7BF3" w:rsidRDefault="00AE7BF3" w:rsidP="00B04EE0">
            <w:pPr>
              <w:pStyle w:val="TableHeading0"/>
              <w:rPr>
                <w:ins w:id="2318" w:author="Licencia Office" w:date="2026-04-22T13:36:00Z" w16du:dateUtc="2026-04-22T19:36:00Z"/>
                <w:rFonts w:ascii="Montserrat" w:hAnsi="Montserrat" w:cs="Arial"/>
                <w:highlight w:val="cyan"/>
                <w:lang w:val="es-MX"/>
                <w:rPrChange w:id="2319" w:author="Licencia Office" w:date="2026-04-22T13:37:00Z" w16du:dateUtc="2026-04-22T19:37:00Z">
                  <w:rPr>
                    <w:ins w:id="2320" w:author="Licencia Office" w:date="2026-04-22T13:36:00Z" w16du:dateUtc="2026-04-22T19:36:00Z"/>
                    <w:rFonts w:ascii="Montserrat" w:hAnsi="Montserrat" w:cs="Arial"/>
                    <w:lang w:val="es-MX"/>
                  </w:rPr>
                </w:rPrChange>
              </w:rPr>
            </w:pPr>
            <w:ins w:id="2321" w:author="Licencia Office" w:date="2026-04-22T13:36:00Z" w16du:dateUtc="2026-04-22T19:36:00Z">
              <w:r w:rsidRPr="00AE7BF3">
                <w:rPr>
                  <w:rFonts w:ascii="Montserrat" w:hAnsi="Montserrat" w:cs="Arial"/>
                  <w:b w:val="0"/>
                  <w:highlight w:val="cyan"/>
                  <w:lang w:val="es-MX"/>
                  <w:rPrChange w:id="2322" w:author="Licencia Office" w:date="2026-04-22T13:37:00Z" w16du:dateUtc="2026-04-22T19:37:00Z">
                    <w:rPr>
                      <w:rFonts w:ascii="Montserrat" w:hAnsi="Montserrat" w:cs="Arial"/>
                      <w:b w:val="0"/>
                      <w:lang w:val="es-MX"/>
                    </w:rPr>
                  </w:rPrChange>
                </w:rPr>
                <w:t>4</w:t>
              </w:r>
            </w:ins>
          </w:p>
        </w:tc>
        <w:tc>
          <w:tcPr>
            <w:tcW w:w="1842" w:type="dxa"/>
            <w:tcBorders>
              <w:top w:val="single" w:sz="6" w:space="0" w:color="auto"/>
              <w:left w:val="single" w:sz="6" w:space="0" w:color="auto"/>
              <w:bottom w:val="single" w:sz="6" w:space="0" w:color="auto"/>
              <w:right w:val="single" w:sz="6" w:space="0" w:color="auto"/>
            </w:tcBorders>
            <w:vAlign w:val="center"/>
          </w:tcPr>
          <w:p w14:paraId="27ADB367" w14:textId="77777777" w:rsidR="00AE7BF3" w:rsidRPr="00AE7BF3" w:rsidRDefault="00AE7BF3" w:rsidP="00B04EE0">
            <w:pPr>
              <w:pStyle w:val="TableHeading0"/>
              <w:rPr>
                <w:ins w:id="2323" w:author="Licencia Office" w:date="2026-04-22T13:36:00Z" w16du:dateUtc="2026-04-22T19:36:00Z"/>
                <w:rFonts w:ascii="Montserrat" w:hAnsi="Montserrat" w:cs="Arial"/>
                <w:highlight w:val="cyan"/>
                <w:lang w:val="es-MX"/>
                <w:rPrChange w:id="2324" w:author="Licencia Office" w:date="2026-04-22T13:37:00Z" w16du:dateUtc="2026-04-22T19:37:00Z">
                  <w:rPr>
                    <w:ins w:id="2325" w:author="Licencia Office" w:date="2026-04-22T13:36:00Z" w16du:dateUtc="2026-04-22T19:36:00Z"/>
                    <w:rFonts w:ascii="Montserrat" w:hAnsi="Montserrat" w:cs="Arial"/>
                    <w:lang w:val="es-MX"/>
                  </w:rPr>
                </w:rPrChange>
              </w:rPr>
            </w:pPr>
            <w:ins w:id="2326" w:author="Licencia Office" w:date="2026-04-22T13:36:00Z" w16du:dateUtc="2026-04-22T19:36:00Z">
              <w:r w:rsidRPr="00AE7BF3">
                <w:rPr>
                  <w:rFonts w:ascii="Montserrat" w:hAnsi="Montserrat" w:cs="Arial"/>
                  <w:b w:val="0"/>
                  <w:highlight w:val="cyan"/>
                  <w:lang w:val="es-MX"/>
                  <w:rPrChange w:id="2327"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4DC846E4" w14:textId="77777777" w:rsidR="00AE7BF3" w:rsidRPr="00AE7BF3" w:rsidRDefault="00AE7BF3" w:rsidP="00B04EE0">
            <w:pPr>
              <w:pStyle w:val="TableHeading0"/>
              <w:rPr>
                <w:ins w:id="2328" w:author="Licencia Office" w:date="2026-04-22T13:36:00Z" w16du:dateUtc="2026-04-22T19:36:00Z"/>
                <w:rFonts w:ascii="Montserrat" w:hAnsi="Montserrat" w:cs="Arial"/>
                <w:highlight w:val="cyan"/>
                <w:lang w:val="es-MX"/>
                <w:rPrChange w:id="2329" w:author="Licencia Office" w:date="2026-04-22T13:37:00Z" w16du:dateUtc="2026-04-22T19:37:00Z">
                  <w:rPr>
                    <w:ins w:id="2330" w:author="Licencia Office" w:date="2026-04-22T13:36:00Z" w16du:dateUtc="2026-04-22T19:36:00Z"/>
                    <w:rFonts w:ascii="Montserrat" w:hAnsi="Montserrat" w:cs="Arial"/>
                    <w:lang w:val="es-MX"/>
                  </w:rPr>
                </w:rPrChange>
              </w:rPr>
            </w:pPr>
            <w:ins w:id="2331" w:author="Licencia Office" w:date="2026-04-22T13:36:00Z" w16du:dateUtc="2026-04-22T19:36:00Z">
              <w:r w:rsidRPr="00AE7BF3">
                <w:rPr>
                  <w:rFonts w:ascii="Montserrat" w:hAnsi="Montserrat" w:cs="Arial"/>
                  <w:b w:val="0"/>
                  <w:highlight w:val="cyan"/>
                  <w:lang w:val="es-MX"/>
                  <w:rPrChange w:id="2332"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175475D1" w14:textId="77777777" w:rsidR="00AE7BF3" w:rsidRPr="00AE7BF3" w:rsidRDefault="00AE7BF3" w:rsidP="00B04EE0">
            <w:pPr>
              <w:pStyle w:val="TableHeading0"/>
              <w:jc w:val="both"/>
              <w:rPr>
                <w:ins w:id="2333" w:author="Licencia Office" w:date="2026-04-22T13:36:00Z" w16du:dateUtc="2026-04-22T19:36:00Z"/>
                <w:rFonts w:ascii="Montserrat" w:hAnsi="Montserrat" w:cs="Arial"/>
                <w:i/>
                <w:sz w:val="18"/>
                <w:szCs w:val="18"/>
                <w:highlight w:val="cyan"/>
                <w:lang w:val="es-MX"/>
                <w:rPrChange w:id="2334" w:author="Licencia Office" w:date="2026-04-22T13:37:00Z" w16du:dateUtc="2026-04-22T19:37:00Z">
                  <w:rPr>
                    <w:ins w:id="2335" w:author="Licencia Office" w:date="2026-04-22T13:36:00Z" w16du:dateUtc="2026-04-22T19:36:00Z"/>
                    <w:rFonts w:ascii="Montserrat" w:hAnsi="Montserrat" w:cs="Arial"/>
                    <w:i/>
                    <w:sz w:val="18"/>
                    <w:szCs w:val="18"/>
                    <w:lang w:val="es-MX"/>
                  </w:rPr>
                </w:rPrChange>
              </w:rPr>
            </w:pPr>
            <w:ins w:id="2336" w:author="Licencia Office" w:date="2026-04-22T13:36:00Z" w16du:dateUtc="2026-04-22T19:36:00Z">
              <w:r w:rsidRPr="00AE7BF3">
                <w:rPr>
                  <w:rFonts w:ascii="Montserrat" w:hAnsi="Montserrat" w:cs="Arial"/>
                  <w:bCs/>
                  <w:i/>
                  <w:sz w:val="18"/>
                  <w:szCs w:val="18"/>
                  <w:highlight w:val="cyan"/>
                  <w:rPrChange w:id="2337" w:author="Licencia Office" w:date="2026-04-22T13:37:00Z" w16du:dateUtc="2026-04-22T19:37:00Z">
                    <w:rPr>
                      <w:rFonts w:ascii="Montserrat" w:hAnsi="Montserrat" w:cs="Arial"/>
                      <w:bCs/>
                      <w:i/>
                      <w:sz w:val="18"/>
                      <w:szCs w:val="18"/>
                    </w:rPr>
                  </w:rPrChange>
                </w:rPr>
                <w:t>NULL</w:t>
              </w:r>
              <w:r w:rsidRPr="00AE7BF3">
                <w:rPr>
                  <w:rFonts w:ascii="Montserrat" w:hAnsi="Montserrat" w:cs="Arial"/>
                  <w:b w:val="0"/>
                  <w:i/>
                  <w:sz w:val="18"/>
                  <w:szCs w:val="18"/>
                  <w:highlight w:val="cyan"/>
                  <w:rPrChange w:id="2338" w:author="Licencia Office" w:date="2026-04-22T13:37:00Z" w16du:dateUtc="2026-04-22T19:37:00Z">
                    <w:rPr>
                      <w:rFonts w:ascii="Montserrat" w:hAnsi="Montserrat" w:cs="Arial"/>
                      <w:b w:val="0"/>
                      <w:i/>
                      <w:sz w:val="18"/>
                      <w:szCs w:val="18"/>
                    </w:rPr>
                  </w:rPrChange>
                </w:rPr>
                <w:t xml:space="preserve"> </w:t>
              </w:r>
            </w:ins>
          </w:p>
        </w:tc>
      </w:tr>
      <w:tr w:rsidR="00AE7BF3" w:rsidRPr="00AE7BF3" w14:paraId="22CBBE75" w14:textId="77777777" w:rsidTr="00B04EE0">
        <w:trPr>
          <w:trHeight w:val="454"/>
          <w:tblHeader/>
          <w:ins w:id="2339"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7BED338A" w14:textId="77777777" w:rsidR="00AE7BF3" w:rsidRPr="00AE7BF3" w:rsidRDefault="00AE7BF3" w:rsidP="00B04EE0">
            <w:pPr>
              <w:pStyle w:val="TableHeading0"/>
              <w:rPr>
                <w:ins w:id="2340" w:author="Licencia Office" w:date="2026-04-22T13:36:00Z" w16du:dateUtc="2026-04-22T19:36:00Z"/>
                <w:rFonts w:ascii="Montserrat" w:hAnsi="Montserrat" w:cs="Arial"/>
                <w:b w:val="0"/>
                <w:highlight w:val="cyan"/>
                <w:lang w:val="es-MX"/>
                <w:rPrChange w:id="2341" w:author="Licencia Office" w:date="2026-04-22T13:37:00Z" w16du:dateUtc="2026-04-22T19:37:00Z">
                  <w:rPr>
                    <w:ins w:id="2342" w:author="Licencia Office" w:date="2026-04-22T13:36:00Z" w16du:dateUtc="2026-04-22T19:36:00Z"/>
                    <w:rFonts w:ascii="Montserrat" w:hAnsi="Montserrat" w:cs="Arial"/>
                    <w:b w:val="0"/>
                    <w:lang w:val="es-MX"/>
                  </w:rPr>
                </w:rPrChange>
              </w:rPr>
            </w:pPr>
            <w:ins w:id="2343" w:author="Licencia Office" w:date="2026-04-22T13:36:00Z" w16du:dateUtc="2026-04-22T19:36:00Z">
              <w:r w:rsidRPr="00AE7BF3">
                <w:rPr>
                  <w:rFonts w:ascii="Montserrat" w:hAnsi="Montserrat" w:cs="Arial"/>
                  <w:b w:val="0"/>
                  <w:highlight w:val="cyan"/>
                  <w:lang w:val="es-MX"/>
                  <w:rPrChange w:id="2344" w:author="Licencia Office" w:date="2026-04-22T13:37:00Z" w16du:dateUtc="2026-04-22T19:37:00Z">
                    <w:rPr>
                      <w:rFonts w:ascii="Montserrat" w:hAnsi="Montserrat" w:cs="Arial"/>
                      <w:b w:val="0"/>
                      <w:lang w:val="es-MX"/>
                    </w:rPr>
                  </w:rPrChange>
                </w:rPr>
                <w:t>4</w:t>
              </w:r>
            </w:ins>
          </w:p>
        </w:tc>
        <w:tc>
          <w:tcPr>
            <w:tcW w:w="1204" w:type="dxa"/>
            <w:tcBorders>
              <w:top w:val="single" w:sz="6" w:space="0" w:color="auto"/>
              <w:left w:val="single" w:sz="6" w:space="0" w:color="auto"/>
              <w:bottom w:val="single" w:sz="6" w:space="0" w:color="auto"/>
              <w:right w:val="single" w:sz="6" w:space="0" w:color="auto"/>
            </w:tcBorders>
            <w:vAlign w:val="center"/>
          </w:tcPr>
          <w:p w14:paraId="55DF3975" w14:textId="77777777" w:rsidR="00AE7BF3" w:rsidRPr="00AE7BF3" w:rsidRDefault="00AE7BF3" w:rsidP="00B04EE0">
            <w:pPr>
              <w:pStyle w:val="TableHeading0"/>
              <w:rPr>
                <w:ins w:id="2345" w:author="Licencia Office" w:date="2026-04-22T13:36:00Z" w16du:dateUtc="2026-04-22T19:36:00Z"/>
                <w:rFonts w:ascii="Montserrat" w:hAnsi="Montserrat" w:cs="Arial"/>
                <w:b w:val="0"/>
                <w:highlight w:val="cyan"/>
                <w:lang w:val="es-MX"/>
                <w:rPrChange w:id="2346" w:author="Licencia Office" w:date="2026-04-22T13:37:00Z" w16du:dateUtc="2026-04-22T19:37:00Z">
                  <w:rPr>
                    <w:ins w:id="2347" w:author="Licencia Office" w:date="2026-04-22T13:36:00Z" w16du:dateUtc="2026-04-22T19:36:00Z"/>
                    <w:rFonts w:ascii="Montserrat" w:hAnsi="Montserrat" w:cs="Arial"/>
                    <w:b w:val="0"/>
                    <w:lang w:val="es-MX"/>
                  </w:rPr>
                </w:rPrChange>
              </w:rPr>
            </w:pPr>
          </w:p>
          <w:p w14:paraId="6FAC0EF3" w14:textId="77777777" w:rsidR="00AE7BF3" w:rsidRPr="00AE7BF3" w:rsidRDefault="00AE7BF3" w:rsidP="00B04EE0">
            <w:pPr>
              <w:pStyle w:val="TableHeading0"/>
              <w:rPr>
                <w:ins w:id="2348" w:author="Licencia Office" w:date="2026-04-22T13:36:00Z" w16du:dateUtc="2026-04-22T19:36:00Z"/>
                <w:rFonts w:ascii="Montserrat" w:hAnsi="Montserrat" w:cs="Arial"/>
                <w:b w:val="0"/>
                <w:highlight w:val="cyan"/>
                <w:lang w:val="es-MX"/>
                <w:rPrChange w:id="2349" w:author="Licencia Office" w:date="2026-04-22T13:37:00Z" w16du:dateUtc="2026-04-22T19:37:00Z">
                  <w:rPr>
                    <w:ins w:id="2350" w:author="Licencia Office" w:date="2026-04-22T13:36:00Z" w16du:dateUtc="2026-04-22T19:36:00Z"/>
                    <w:rFonts w:ascii="Montserrat" w:hAnsi="Montserrat" w:cs="Arial"/>
                    <w:b w:val="0"/>
                    <w:lang w:val="es-MX"/>
                  </w:rPr>
                </w:rPrChange>
              </w:rPr>
            </w:pPr>
            <w:ins w:id="2351" w:author="Licencia Office" w:date="2026-04-22T13:36:00Z" w16du:dateUtc="2026-04-22T19:36:00Z">
              <w:r w:rsidRPr="00AE7BF3">
                <w:rPr>
                  <w:rFonts w:ascii="Montserrat" w:hAnsi="Montserrat" w:cs="Arial"/>
                  <w:b w:val="0"/>
                  <w:highlight w:val="cyan"/>
                  <w:lang w:val="es-MX"/>
                  <w:rPrChange w:id="2352" w:author="Licencia Office" w:date="2026-04-22T13:37:00Z" w16du:dateUtc="2026-04-22T19:37:00Z">
                    <w:rPr>
                      <w:rFonts w:ascii="Montserrat" w:hAnsi="Montserrat" w:cs="Arial"/>
                      <w:b w:val="0"/>
                      <w:lang w:val="es-MX"/>
                    </w:rPr>
                  </w:rPrChange>
                </w:rPr>
                <w:t>SNCF</w:t>
              </w:r>
            </w:ins>
          </w:p>
          <w:p w14:paraId="36C66B20" w14:textId="77777777" w:rsidR="00AE7BF3" w:rsidRPr="00AE7BF3" w:rsidRDefault="00AE7BF3" w:rsidP="00B04EE0">
            <w:pPr>
              <w:pStyle w:val="TableHeading0"/>
              <w:rPr>
                <w:ins w:id="2353" w:author="Licencia Office" w:date="2026-04-22T13:36:00Z" w16du:dateUtc="2026-04-22T19:36:00Z"/>
                <w:rFonts w:ascii="Montserrat" w:hAnsi="Montserrat" w:cs="Arial"/>
                <w:b w:val="0"/>
                <w:highlight w:val="cyan"/>
                <w:lang w:val="es-MX"/>
                <w:rPrChange w:id="2354" w:author="Licencia Office" w:date="2026-04-22T13:37:00Z" w16du:dateUtc="2026-04-22T19:37:00Z">
                  <w:rPr>
                    <w:ins w:id="2355" w:author="Licencia Office" w:date="2026-04-22T13:36:00Z" w16du:dateUtc="2026-04-22T19:36:00Z"/>
                    <w:rFonts w:ascii="Montserrat" w:hAnsi="Montserrat" w:cs="Arial"/>
                    <w:b w:val="0"/>
                    <w:lang w:val="es-MX"/>
                  </w:rPr>
                </w:rPrChange>
              </w:rPr>
            </w:pPr>
            <w:ins w:id="2356" w:author="Licencia Office" w:date="2026-04-22T13:36:00Z" w16du:dateUtc="2026-04-22T19:36:00Z">
              <w:r w:rsidRPr="00AE7BF3">
                <w:rPr>
                  <w:rFonts w:ascii="Montserrat" w:hAnsi="Montserrat" w:cs="Arial"/>
                  <w:b w:val="0"/>
                  <w:highlight w:val="cyan"/>
                  <w:lang w:val="es-MX"/>
                  <w:rPrChange w:id="2357" w:author="Licencia Office" w:date="2026-04-22T13:37:00Z" w16du:dateUtc="2026-04-22T19:37:00Z">
                    <w:rPr>
                      <w:rFonts w:ascii="Montserrat" w:hAnsi="Montserrat" w:cs="Arial"/>
                      <w:b w:val="0"/>
                      <w:lang w:val="es-MX"/>
                    </w:rPr>
                  </w:rPrChange>
                </w:rPr>
                <w:t>RFC del emisor</w:t>
              </w:r>
            </w:ins>
          </w:p>
        </w:tc>
        <w:tc>
          <w:tcPr>
            <w:tcW w:w="1232" w:type="dxa"/>
            <w:tcBorders>
              <w:top w:val="single" w:sz="6" w:space="0" w:color="auto"/>
              <w:left w:val="single" w:sz="6" w:space="0" w:color="auto"/>
              <w:bottom w:val="single" w:sz="6" w:space="0" w:color="auto"/>
              <w:right w:val="single" w:sz="6" w:space="0" w:color="auto"/>
            </w:tcBorders>
            <w:vAlign w:val="center"/>
          </w:tcPr>
          <w:p w14:paraId="7508855C" w14:textId="77777777" w:rsidR="00AE7BF3" w:rsidRPr="00AE7BF3" w:rsidRDefault="00AE7BF3" w:rsidP="00B04EE0">
            <w:pPr>
              <w:pStyle w:val="TableHeading0"/>
              <w:rPr>
                <w:ins w:id="2358" w:author="Licencia Office" w:date="2026-04-22T13:36:00Z" w16du:dateUtc="2026-04-22T19:36:00Z"/>
                <w:rFonts w:ascii="Montserrat" w:hAnsi="Montserrat" w:cs="Arial"/>
                <w:b w:val="0"/>
                <w:highlight w:val="cyan"/>
                <w:lang w:val="es-MX"/>
                <w:rPrChange w:id="2359" w:author="Licencia Office" w:date="2026-04-22T13:37:00Z" w16du:dateUtc="2026-04-22T19:37:00Z">
                  <w:rPr>
                    <w:ins w:id="2360" w:author="Licencia Office" w:date="2026-04-22T13:36:00Z" w16du:dateUtc="2026-04-22T19:36:00Z"/>
                    <w:rFonts w:ascii="Montserrat" w:hAnsi="Montserrat" w:cs="Arial"/>
                    <w:b w:val="0"/>
                    <w:lang w:val="es-MX"/>
                  </w:rPr>
                </w:rPrChange>
              </w:rPr>
            </w:pPr>
            <w:ins w:id="2361" w:author="Licencia Office" w:date="2026-04-22T13:36:00Z" w16du:dateUtc="2026-04-22T19:36:00Z">
              <w:r w:rsidRPr="00AE7BF3">
                <w:rPr>
                  <w:rFonts w:ascii="Montserrat" w:hAnsi="Montserrat" w:cs="Arial"/>
                  <w:b w:val="0"/>
                  <w:highlight w:val="cyan"/>
                  <w:lang w:val="es-MX"/>
                  <w:rPrChange w:id="2362"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62F11959" w14:textId="77777777" w:rsidR="00AE7BF3" w:rsidRPr="00AE7BF3" w:rsidRDefault="00AE7BF3" w:rsidP="00B04EE0">
            <w:pPr>
              <w:pStyle w:val="TableHeading0"/>
              <w:rPr>
                <w:ins w:id="2363" w:author="Licencia Office" w:date="2026-04-22T13:36:00Z" w16du:dateUtc="2026-04-22T19:36:00Z"/>
                <w:rFonts w:ascii="Montserrat" w:hAnsi="Montserrat" w:cs="Arial"/>
                <w:b w:val="0"/>
                <w:highlight w:val="cyan"/>
                <w:lang w:val="es-MX"/>
                <w:rPrChange w:id="2364" w:author="Licencia Office" w:date="2026-04-22T13:37:00Z" w16du:dateUtc="2026-04-22T19:37:00Z">
                  <w:rPr>
                    <w:ins w:id="2365" w:author="Licencia Office" w:date="2026-04-22T13:36:00Z" w16du:dateUtc="2026-04-22T19:36:00Z"/>
                    <w:rFonts w:ascii="Montserrat" w:hAnsi="Montserrat" w:cs="Arial"/>
                    <w:b w:val="0"/>
                    <w:lang w:val="es-MX"/>
                  </w:rPr>
                </w:rPrChange>
              </w:rPr>
            </w:pPr>
            <w:ins w:id="2366" w:author="Licencia Office" w:date="2026-04-22T13:36:00Z" w16du:dateUtc="2026-04-22T19:36:00Z">
              <w:r w:rsidRPr="00AE7BF3">
                <w:rPr>
                  <w:rFonts w:ascii="Montserrat" w:hAnsi="Montserrat" w:cs="Arial"/>
                  <w:b w:val="0"/>
                  <w:highlight w:val="cyan"/>
                  <w:lang w:val="es-MX"/>
                  <w:rPrChange w:id="2367" w:author="Licencia Office" w:date="2026-04-22T13:37:00Z" w16du:dateUtc="2026-04-22T19:37:00Z">
                    <w:rPr>
                      <w:rFonts w:ascii="Montserrat" w:hAnsi="Montserrat" w:cs="Arial"/>
                      <w:b w:val="0"/>
                      <w:lang w:val="es-MX"/>
                    </w:rPr>
                  </w:rPrChange>
                </w:rPr>
                <w:t>4</w:t>
              </w:r>
            </w:ins>
          </w:p>
        </w:tc>
        <w:tc>
          <w:tcPr>
            <w:tcW w:w="1842" w:type="dxa"/>
            <w:tcBorders>
              <w:top w:val="single" w:sz="6" w:space="0" w:color="auto"/>
              <w:left w:val="single" w:sz="6" w:space="0" w:color="auto"/>
              <w:bottom w:val="single" w:sz="6" w:space="0" w:color="auto"/>
              <w:right w:val="single" w:sz="6" w:space="0" w:color="auto"/>
            </w:tcBorders>
            <w:vAlign w:val="center"/>
          </w:tcPr>
          <w:p w14:paraId="56666025" w14:textId="77777777" w:rsidR="00AE7BF3" w:rsidRPr="00AE7BF3" w:rsidRDefault="00AE7BF3" w:rsidP="00B04EE0">
            <w:pPr>
              <w:pStyle w:val="TableHeading0"/>
              <w:rPr>
                <w:ins w:id="2368" w:author="Licencia Office" w:date="2026-04-22T13:36:00Z" w16du:dateUtc="2026-04-22T19:36:00Z"/>
                <w:rFonts w:ascii="Montserrat" w:hAnsi="Montserrat" w:cs="Arial"/>
                <w:b w:val="0"/>
                <w:highlight w:val="cyan"/>
                <w:lang w:val="es-MX"/>
                <w:rPrChange w:id="2369" w:author="Licencia Office" w:date="2026-04-22T13:37:00Z" w16du:dateUtc="2026-04-22T19:37:00Z">
                  <w:rPr>
                    <w:ins w:id="2370" w:author="Licencia Office" w:date="2026-04-22T13:36:00Z" w16du:dateUtc="2026-04-22T19:36:00Z"/>
                    <w:rFonts w:ascii="Montserrat" w:hAnsi="Montserrat" w:cs="Arial"/>
                    <w:b w:val="0"/>
                    <w:lang w:val="es-MX"/>
                  </w:rPr>
                </w:rPrChange>
              </w:rPr>
            </w:pPr>
            <w:ins w:id="2371" w:author="Licencia Office" w:date="2026-04-22T13:36:00Z" w16du:dateUtc="2026-04-22T19:36:00Z">
              <w:r w:rsidRPr="00AE7BF3">
                <w:rPr>
                  <w:rFonts w:ascii="Montserrat" w:hAnsi="Montserrat" w:cs="Arial"/>
                  <w:b w:val="0"/>
                  <w:highlight w:val="cyan"/>
                  <w:lang w:val="es-MX"/>
                  <w:rPrChange w:id="2372"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30834C1A" w14:textId="77777777" w:rsidR="00AE7BF3" w:rsidRPr="00AE7BF3" w:rsidRDefault="00AE7BF3" w:rsidP="00B04EE0">
            <w:pPr>
              <w:pStyle w:val="TableHeading0"/>
              <w:rPr>
                <w:ins w:id="2373" w:author="Licencia Office" w:date="2026-04-22T13:36:00Z" w16du:dateUtc="2026-04-22T19:36:00Z"/>
                <w:rFonts w:ascii="Montserrat" w:hAnsi="Montserrat" w:cs="Arial"/>
                <w:b w:val="0"/>
                <w:highlight w:val="cyan"/>
                <w:lang w:val="es-MX"/>
                <w:rPrChange w:id="2374" w:author="Licencia Office" w:date="2026-04-22T13:37:00Z" w16du:dateUtc="2026-04-22T19:37:00Z">
                  <w:rPr>
                    <w:ins w:id="2375" w:author="Licencia Office" w:date="2026-04-22T13:36:00Z" w16du:dateUtc="2026-04-22T19:36:00Z"/>
                    <w:rFonts w:ascii="Montserrat" w:hAnsi="Montserrat" w:cs="Arial"/>
                    <w:b w:val="0"/>
                    <w:lang w:val="es-MX"/>
                  </w:rPr>
                </w:rPrChange>
              </w:rPr>
            </w:pPr>
            <w:ins w:id="2376" w:author="Licencia Office" w:date="2026-04-22T13:36:00Z" w16du:dateUtc="2026-04-22T19:36:00Z">
              <w:r w:rsidRPr="00AE7BF3">
                <w:rPr>
                  <w:rFonts w:ascii="Montserrat" w:hAnsi="Montserrat" w:cs="Arial"/>
                  <w:b w:val="0"/>
                  <w:highlight w:val="cyan"/>
                  <w:lang w:val="es-MX"/>
                  <w:rPrChange w:id="2377"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380B410F" w14:textId="77777777" w:rsidR="00AE7BF3" w:rsidRPr="00AE7BF3" w:rsidRDefault="00AE7BF3" w:rsidP="00B04EE0">
            <w:pPr>
              <w:jc w:val="both"/>
              <w:rPr>
                <w:ins w:id="2378" w:author="Licencia Office" w:date="2026-04-22T13:36:00Z" w16du:dateUtc="2026-04-22T19:36:00Z"/>
                <w:rFonts w:ascii="Montserrat" w:hAnsi="Montserrat" w:cs="Arial"/>
                <w:b/>
                <w:i/>
                <w:sz w:val="18"/>
                <w:szCs w:val="18"/>
                <w:highlight w:val="cyan"/>
                <w:rPrChange w:id="2379" w:author="Licencia Office" w:date="2026-04-22T13:37:00Z" w16du:dateUtc="2026-04-22T19:37:00Z">
                  <w:rPr>
                    <w:ins w:id="2380" w:author="Licencia Office" w:date="2026-04-22T13:36:00Z" w16du:dateUtc="2026-04-22T19:36:00Z"/>
                    <w:rFonts w:ascii="Montserrat" w:hAnsi="Montserrat" w:cs="Arial"/>
                    <w:b/>
                    <w:i/>
                    <w:sz w:val="18"/>
                    <w:szCs w:val="18"/>
                  </w:rPr>
                </w:rPrChange>
              </w:rPr>
            </w:pPr>
            <w:ins w:id="2381" w:author="Licencia Office" w:date="2026-04-22T13:36:00Z" w16du:dateUtc="2026-04-22T19:36:00Z">
              <w:r w:rsidRPr="00AE7BF3">
                <w:rPr>
                  <w:rFonts w:ascii="Montserrat" w:hAnsi="Montserrat" w:cs="Arial"/>
                  <w:b/>
                  <w:i/>
                  <w:sz w:val="18"/>
                  <w:szCs w:val="18"/>
                  <w:highlight w:val="cyan"/>
                  <w:rPrChange w:id="2382" w:author="Licencia Office" w:date="2026-04-22T13:37:00Z" w16du:dateUtc="2026-04-22T19:37:00Z">
                    <w:rPr>
                      <w:rFonts w:ascii="Montserrat" w:hAnsi="Montserrat" w:cs="Arial"/>
                      <w:b/>
                      <w:i/>
                      <w:sz w:val="18"/>
                      <w:szCs w:val="18"/>
                    </w:rPr>
                  </w:rPrChange>
                </w:rPr>
                <w:t>NULL</w:t>
              </w:r>
            </w:ins>
          </w:p>
        </w:tc>
      </w:tr>
      <w:tr w:rsidR="00AE7BF3" w:rsidRPr="00AE7BF3" w14:paraId="7EAC0E1B" w14:textId="77777777" w:rsidTr="00B04EE0">
        <w:trPr>
          <w:trHeight w:val="454"/>
          <w:tblHeader/>
          <w:ins w:id="2383"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7D565874" w14:textId="77777777" w:rsidR="00AE7BF3" w:rsidRPr="00AE7BF3" w:rsidRDefault="00AE7BF3" w:rsidP="00B04EE0">
            <w:pPr>
              <w:pStyle w:val="TableHeading0"/>
              <w:rPr>
                <w:ins w:id="2384" w:author="Licencia Office" w:date="2026-04-22T13:36:00Z" w16du:dateUtc="2026-04-22T19:36:00Z"/>
                <w:rFonts w:ascii="Montserrat" w:hAnsi="Montserrat" w:cs="Arial"/>
                <w:b w:val="0"/>
                <w:highlight w:val="cyan"/>
                <w:lang w:val="es-MX"/>
                <w:rPrChange w:id="2385" w:author="Licencia Office" w:date="2026-04-22T13:37:00Z" w16du:dateUtc="2026-04-22T19:37:00Z">
                  <w:rPr>
                    <w:ins w:id="2386" w:author="Licencia Office" w:date="2026-04-22T13:36:00Z" w16du:dateUtc="2026-04-22T19:36:00Z"/>
                    <w:rFonts w:ascii="Montserrat" w:hAnsi="Montserrat" w:cs="Arial"/>
                    <w:b w:val="0"/>
                    <w:lang w:val="es-MX"/>
                  </w:rPr>
                </w:rPrChange>
              </w:rPr>
            </w:pPr>
            <w:ins w:id="2387" w:author="Licencia Office" w:date="2026-04-22T13:36:00Z" w16du:dateUtc="2026-04-22T19:36:00Z">
              <w:r w:rsidRPr="00AE7BF3">
                <w:rPr>
                  <w:rFonts w:ascii="Montserrat" w:hAnsi="Montserrat" w:cs="Arial"/>
                  <w:b w:val="0"/>
                  <w:highlight w:val="cyan"/>
                  <w:lang w:val="es-MX"/>
                  <w:rPrChange w:id="2388" w:author="Licencia Office" w:date="2026-04-22T13:37:00Z" w16du:dateUtc="2026-04-22T19:37:00Z">
                    <w:rPr>
                      <w:rFonts w:ascii="Montserrat" w:hAnsi="Montserrat" w:cs="Arial"/>
                      <w:b w:val="0"/>
                      <w:lang w:val="es-MX"/>
                    </w:rPr>
                  </w:rPrChange>
                </w:rPr>
                <w:t>5</w:t>
              </w:r>
            </w:ins>
          </w:p>
        </w:tc>
        <w:tc>
          <w:tcPr>
            <w:tcW w:w="1204" w:type="dxa"/>
            <w:tcBorders>
              <w:top w:val="single" w:sz="6" w:space="0" w:color="auto"/>
              <w:left w:val="single" w:sz="6" w:space="0" w:color="auto"/>
              <w:bottom w:val="single" w:sz="6" w:space="0" w:color="auto"/>
              <w:right w:val="single" w:sz="6" w:space="0" w:color="auto"/>
            </w:tcBorders>
            <w:vAlign w:val="center"/>
          </w:tcPr>
          <w:p w14:paraId="748C650E" w14:textId="77777777" w:rsidR="00AE7BF3" w:rsidRPr="00AE7BF3" w:rsidRDefault="00AE7BF3" w:rsidP="00B04EE0">
            <w:pPr>
              <w:pStyle w:val="TableHeading0"/>
              <w:rPr>
                <w:ins w:id="2389" w:author="Licencia Office" w:date="2026-04-22T13:36:00Z" w16du:dateUtc="2026-04-22T19:36:00Z"/>
                <w:rFonts w:ascii="Montserrat" w:hAnsi="Montserrat" w:cs="Arial"/>
                <w:b w:val="0"/>
                <w:highlight w:val="cyan"/>
                <w:lang w:val="es-MX"/>
                <w:rPrChange w:id="2390" w:author="Licencia Office" w:date="2026-04-22T13:37:00Z" w16du:dateUtc="2026-04-22T19:37:00Z">
                  <w:rPr>
                    <w:ins w:id="2391" w:author="Licencia Office" w:date="2026-04-22T13:36:00Z" w16du:dateUtc="2026-04-22T19:36:00Z"/>
                    <w:rFonts w:ascii="Montserrat" w:hAnsi="Montserrat" w:cs="Arial"/>
                    <w:b w:val="0"/>
                    <w:lang w:val="es-MX"/>
                  </w:rPr>
                </w:rPrChange>
              </w:rPr>
            </w:pPr>
            <w:ins w:id="2392" w:author="Licencia Office" w:date="2026-04-22T13:36:00Z" w16du:dateUtc="2026-04-22T19:36:00Z">
              <w:r w:rsidRPr="00AE7BF3">
                <w:rPr>
                  <w:rFonts w:ascii="Montserrat" w:hAnsi="Montserrat" w:cs="Arial"/>
                  <w:b w:val="0"/>
                  <w:highlight w:val="cyan"/>
                  <w:lang w:val="es-MX"/>
                  <w:rPrChange w:id="2393" w:author="Licencia Office" w:date="2026-04-22T13:37:00Z" w16du:dateUtc="2026-04-22T19:37:00Z">
                    <w:rPr>
                      <w:rFonts w:ascii="Montserrat" w:hAnsi="Montserrat" w:cs="Arial"/>
                      <w:b w:val="0"/>
                      <w:lang w:val="es-MX"/>
                    </w:rPr>
                  </w:rPrChange>
                </w:rPr>
                <w:t>RFC del adquirente consultado</w:t>
              </w:r>
            </w:ins>
          </w:p>
        </w:tc>
        <w:tc>
          <w:tcPr>
            <w:tcW w:w="1232" w:type="dxa"/>
            <w:tcBorders>
              <w:top w:val="single" w:sz="6" w:space="0" w:color="auto"/>
              <w:left w:val="single" w:sz="6" w:space="0" w:color="auto"/>
              <w:bottom w:val="single" w:sz="6" w:space="0" w:color="auto"/>
              <w:right w:val="single" w:sz="6" w:space="0" w:color="auto"/>
            </w:tcBorders>
            <w:vAlign w:val="center"/>
          </w:tcPr>
          <w:p w14:paraId="490DC14C" w14:textId="77777777" w:rsidR="00AE7BF3" w:rsidRPr="00AE7BF3" w:rsidRDefault="00AE7BF3" w:rsidP="00B04EE0">
            <w:pPr>
              <w:pStyle w:val="TableHeading0"/>
              <w:rPr>
                <w:ins w:id="2394" w:author="Licencia Office" w:date="2026-04-22T13:36:00Z" w16du:dateUtc="2026-04-22T19:36:00Z"/>
                <w:rFonts w:ascii="Montserrat" w:hAnsi="Montserrat" w:cs="Arial"/>
                <w:b w:val="0"/>
                <w:highlight w:val="cyan"/>
                <w:lang w:val="es-MX"/>
                <w:rPrChange w:id="2395" w:author="Licencia Office" w:date="2026-04-22T13:37:00Z" w16du:dateUtc="2026-04-22T19:37:00Z">
                  <w:rPr>
                    <w:ins w:id="2396" w:author="Licencia Office" w:date="2026-04-22T13:36:00Z" w16du:dateUtc="2026-04-22T19:36:00Z"/>
                    <w:rFonts w:ascii="Montserrat" w:hAnsi="Montserrat" w:cs="Arial"/>
                    <w:b w:val="0"/>
                    <w:lang w:val="es-MX"/>
                  </w:rPr>
                </w:rPrChange>
              </w:rPr>
            </w:pPr>
            <w:ins w:id="2397" w:author="Licencia Office" w:date="2026-04-22T13:36:00Z" w16du:dateUtc="2026-04-22T19:36:00Z">
              <w:r w:rsidRPr="00AE7BF3">
                <w:rPr>
                  <w:rFonts w:ascii="Montserrat" w:hAnsi="Montserrat" w:cs="Arial"/>
                  <w:b w:val="0"/>
                  <w:highlight w:val="cyan"/>
                  <w:lang w:val="es-MX"/>
                  <w:rPrChange w:id="2398" w:author="Licencia Office" w:date="2026-04-22T13:37:00Z" w16du:dateUtc="2026-04-22T19:37:00Z">
                    <w:rPr>
                      <w:rFonts w:ascii="Montserrat" w:hAnsi="Montserrat" w:cs="Arial"/>
                      <w:b w:val="0"/>
                      <w:lang w:val="es-MX"/>
                    </w:rPr>
                  </w:rPrChange>
                </w:rPr>
                <w:t xml:space="preserve">Alfanumérico  </w:t>
              </w:r>
            </w:ins>
          </w:p>
        </w:tc>
        <w:tc>
          <w:tcPr>
            <w:tcW w:w="1498" w:type="dxa"/>
            <w:tcBorders>
              <w:top w:val="single" w:sz="6" w:space="0" w:color="auto"/>
              <w:left w:val="single" w:sz="6" w:space="0" w:color="auto"/>
              <w:bottom w:val="single" w:sz="6" w:space="0" w:color="auto"/>
              <w:right w:val="single" w:sz="6" w:space="0" w:color="auto"/>
            </w:tcBorders>
            <w:vAlign w:val="center"/>
          </w:tcPr>
          <w:p w14:paraId="2FBD5A26" w14:textId="77777777" w:rsidR="00AE7BF3" w:rsidRPr="00AE7BF3" w:rsidRDefault="00AE7BF3" w:rsidP="00B04EE0">
            <w:pPr>
              <w:pStyle w:val="TableHeading0"/>
              <w:rPr>
                <w:ins w:id="2399" w:author="Licencia Office" w:date="2026-04-22T13:36:00Z" w16du:dateUtc="2026-04-22T19:36:00Z"/>
                <w:rFonts w:ascii="Montserrat" w:hAnsi="Montserrat" w:cs="Arial"/>
                <w:b w:val="0"/>
                <w:highlight w:val="cyan"/>
                <w:lang w:val="es-MX"/>
                <w:rPrChange w:id="2400" w:author="Licencia Office" w:date="2026-04-22T13:37:00Z" w16du:dateUtc="2026-04-22T19:37:00Z">
                  <w:rPr>
                    <w:ins w:id="2401" w:author="Licencia Office" w:date="2026-04-22T13:36:00Z" w16du:dateUtc="2026-04-22T19:36:00Z"/>
                    <w:rFonts w:ascii="Montserrat" w:hAnsi="Montserrat" w:cs="Arial"/>
                    <w:b w:val="0"/>
                    <w:lang w:val="es-MX"/>
                  </w:rPr>
                </w:rPrChange>
              </w:rPr>
            </w:pPr>
            <w:ins w:id="2402" w:author="Licencia Office" w:date="2026-04-22T13:36:00Z" w16du:dateUtc="2026-04-22T19:36:00Z">
              <w:r w:rsidRPr="00AE7BF3">
                <w:rPr>
                  <w:rFonts w:ascii="Montserrat" w:hAnsi="Montserrat" w:cs="Arial"/>
                  <w:b w:val="0"/>
                  <w:highlight w:val="cyan"/>
                  <w:lang w:val="es-MX"/>
                  <w:rPrChange w:id="2403" w:author="Licencia Office" w:date="2026-04-22T13:37:00Z" w16du:dateUtc="2026-04-22T19:37:00Z">
                    <w:rPr>
                      <w:rFonts w:ascii="Montserrat" w:hAnsi="Montserrat" w:cs="Arial"/>
                      <w:b w:val="0"/>
                      <w:lang w:val="es-MX"/>
                    </w:rPr>
                  </w:rPrChange>
                </w:rPr>
                <w:t xml:space="preserve">12-13  </w:t>
              </w:r>
            </w:ins>
          </w:p>
        </w:tc>
        <w:tc>
          <w:tcPr>
            <w:tcW w:w="1842" w:type="dxa"/>
            <w:tcBorders>
              <w:top w:val="single" w:sz="6" w:space="0" w:color="auto"/>
              <w:left w:val="single" w:sz="6" w:space="0" w:color="auto"/>
              <w:bottom w:val="single" w:sz="6" w:space="0" w:color="auto"/>
              <w:right w:val="single" w:sz="6" w:space="0" w:color="auto"/>
            </w:tcBorders>
            <w:vAlign w:val="center"/>
          </w:tcPr>
          <w:p w14:paraId="0E383FF8" w14:textId="77777777" w:rsidR="00AE7BF3" w:rsidRPr="00AE7BF3" w:rsidRDefault="00AE7BF3" w:rsidP="00B04EE0">
            <w:pPr>
              <w:pStyle w:val="TableHeading0"/>
              <w:rPr>
                <w:ins w:id="2404" w:author="Licencia Office" w:date="2026-04-22T13:36:00Z" w16du:dateUtc="2026-04-22T19:36:00Z"/>
                <w:rFonts w:ascii="Montserrat" w:hAnsi="Montserrat" w:cs="Arial"/>
                <w:b w:val="0"/>
                <w:highlight w:val="cyan"/>
                <w:lang w:val="es-MX"/>
                <w:rPrChange w:id="2405" w:author="Licencia Office" w:date="2026-04-22T13:37:00Z" w16du:dateUtc="2026-04-22T19:37:00Z">
                  <w:rPr>
                    <w:ins w:id="2406" w:author="Licencia Office" w:date="2026-04-22T13:36:00Z" w16du:dateUtc="2026-04-22T19:36:00Z"/>
                    <w:rFonts w:ascii="Montserrat" w:hAnsi="Montserrat" w:cs="Arial"/>
                    <w:b w:val="0"/>
                    <w:lang w:val="es-MX"/>
                  </w:rPr>
                </w:rPrChange>
              </w:rPr>
            </w:pPr>
            <w:ins w:id="2407" w:author="Licencia Office" w:date="2026-04-22T13:36:00Z" w16du:dateUtc="2026-04-22T19:36:00Z">
              <w:r w:rsidRPr="00AE7BF3">
                <w:rPr>
                  <w:rFonts w:ascii="Montserrat" w:hAnsi="Montserrat" w:cs="Arial"/>
                  <w:b w:val="0"/>
                  <w:highlight w:val="cyan"/>
                  <w:lang w:val="es-MX"/>
                  <w:rPrChange w:id="2408"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1EFAD09B" w14:textId="77777777" w:rsidR="00AE7BF3" w:rsidRPr="00AE7BF3" w:rsidRDefault="00AE7BF3" w:rsidP="00B04EE0">
            <w:pPr>
              <w:pStyle w:val="TableHeading0"/>
              <w:rPr>
                <w:ins w:id="2409" w:author="Licencia Office" w:date="2026-04-22T13:36:00Z" w16du:dateUtc="2026-04-22T19:36:00Z"/>
                <w:rFonts w:ascii="Montserrat" w:hAnsi="Montserrat" w:cs="Arial"/>
                <w:b w:val="0"/>
                <w:highlight w:val="cyan"/>
                <w:lang w:val="es-MX"/>
                <w:rPrChange w:id="2410" w:author="Licencia Office" w:date="2026-04-22T13:37:00Z" w16du:dateUtc="2026-04-22T19:37:00Z">
                  <w:rPr>
                    <w:ins w:id="2411" w:author="Licencia Office" w:date="2026-04-22T13:36:00Z" w16du:dateUtc="2026-04-22T19:36:00Z"/>
                    <w:rFonts w:ascii="Montserrat" w:hAnsi="Montserrat" w:cs="Arial"/>
                    <w:b w:val="0"/>
                    <w:lang w:val="es-MX"/>
                  </w:rPr>
                </w:rPrChange>
              </w:rPr>
            </w:pPr>
            <w:ins w:id="2412" w:author="Licencia Office" w:date="2026-04-22T13:36:00Z" w16du:dateUtc="2026-04-22T19:36:00Z">
              <w:r w:rsidRPr="00AE7BF3">
                <w:rPr>
                  <w:rFonts w:ascii="Montserrat" w:hAnsi="Montserrat" w:cs="Arial"/>
                  <w:b w:val="0"/>
                  <w:highlight w:val="cyan"/>
                  <w:lang w:val="es-MX"/>
                  <w:rPrChange w:id="2413"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1721970A" w14:textId="77777777" w:rsidR="00AE7BF3" w:rsidRPr="00AE7BF3" w:rsidRDefault="00AE7BF3" w:rsidP="00B04EE0">
            <w:pPr>
              <w:jc w:val="center"/>
              <w:rPr>
                <w:ins w:id="2414" w:author="Licencia Office" w:date="2026-04-22T13:36:00Z" w16du:dateUtc="2026-04-22T19:36:00Z"/>
                <w:rFonts w:ascii="Montserrat" w:hAnsi="Montserrat" w:cs="Arial"/>
                <w:b/>
                <w:i/>
                <w:sz w:val="18"/>
                <w:szCs w:val="18"/>
                <w:highlight w:val="cyan"/>
                <w:rPrChange w:id="2415" w:author="Licencia Office" w:date="2026-04-22T13:37:00Z" w16du:dateUtc="2026-04-22T19:37:00Z">
                  <w:rPr>
                    <w:ins w:id="2416" w:author="Licencia Office" w:date="2026-04-22T13:36:00Z" w16du:dateUtc="2026-04-22T19:36:00Z"/>
                    <w:rFonts w:ascii="Montserrat" w:hAnsi="Montserrat" w:cs="Arial"/>
                    <w:b/>
                    <w:i/>
                    <w:sz w:val="18"/>
                    <w:szCs w:val="18"/>
                  </w:rPr>
                </w:rPrChange>
              </w:rPr>
            </w:pPr>
            <w:ins w:id="2417" w:author="Licencia Office" w:date="2026-04-22T13:36:00Z" w16du:dateUtc="2026-04-22T19:36:00Z">
              <w:r w:rsidRPr="00AE7BF3">
                <w:rPr>
                  <w:rFonts w:ascii="Montserrat" w:hAnsi="Montserrat" w:cs="Arial"/>
                  <w:i/>
                  <w:sz w:val="18"/>
                  <w:szCs w:val="18"/>
                  <w:highlight w:val="cyan"/>
                  <w:rPrChange w:id="2418" w:author="Licencia Office" w:date="2026-04-22T13:37:00Z" w16du:dateUtc="2026-04-22T19:37:00Z">
                    <w:rPr>
                      <w:rFonts w:ascii="Montserrat" w:hAnsi="Montserrat" w:cs="Arial"/>
                      <w:i/>
                      <w:sz w:val="18"/>
                      <w:szCs w:val="18"/>
                    </w:rPr>
                  </w:rPrChange>
                </w:rPr>
                <w:t>“AAAA560522T96”</w:t>
              </w:r>
            </w:ins>
          </w:p>
        </w:tc>
      </w:tr>
      <w:tr w:rsidR="00AE7BF3" w:rsidRPr="00AE7BF3" w14:paraId="060CC459" w14:textId="77777777" w:rsidTr="00B04EE0">
        <w:trPr>
          <w:trHeight w:val="454"/>
          <w:tblHeader/>
          <w:ins w:id="2419"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29A619D8" w14:textId="77777777" w:rsidR="00AE7BF3" w:rsidRPr="00AE7BF3" w:rsidRDefault="00AE7BF3" w:rsidP="00B04EE0">
            <w:pPr>
              <w:pStyle w:val="TableHeading0"/>
              <w:rPr>
                <w:ins w:id="2420" w:author="Licencia Office" w:date="2026-04-22T13:36:00Z" w16du:dateUtc="2026-04-22T19:36:00Z"/>
                <w:rFonts w:ascii="Montserrat" w:hAnsi="Montserrat" w:cs="Arial"/>
                <w:b w:val="0"/>
                <w:highlight w:val="cyan"/>
                <w:lang w:val="es-MX"/>
                <w:rPrChange w:id="2421" w:author="Licencia Office" w:date="2026-04-22T13:37:00Z" w16du:dateUtc="2026-04-22T19:37:00Z">
                  <w:rPr>
                    <w:ins w:id="2422" w:author="Licencia Office" w:date="2026-04-22T13:36:00Z" w16du:dateUtc="2026-04-22T19:36:00Z"/>
                    <w:rFonts w:ascii="Montserrat" w:hAnsi="Montserrat" w:cs="Arial"/>
                    <w:b w:val="0"/>
                    <w:lang w:val="es-MX"/>
                  </w:rPr>
                </w:rPrChange>
              </w:rPr>
            </w:pPr>
            <w:ins w:id="2423" w:author="Licencia Office" w:date="2026-04-22T13:36:00Z" w16du:dateUtc="2026-04-22T19:36:00Z">
              <w:r w:rsidRPr="00AE7BF3">
                <w:rPr>
                  <w:rFonts w:ascii="Montserrat" w:hAnsi="Montserrat" w:cs="Arial"/>
                  <w:b w:val="0"/>
                  <w:highlight w:val="cyan"/>
                  <w:lang w:val="es-MX"/>
                  <w:rPrChange w:id="2424" w:author="Licencia Office" w:date="2026-04-22T13:37:00Z" w16du:dateUtc="2026-04-22T19:37:00Z">
                    <w:rPr>
                      <w:rFonts w:ascii="Montserrat" w:hAnsi="Montserrat" w:cs="Arial"/>
                      <w:b w:val="0"/>
                      <w:lang w:val="es-MX"/>
                    </w:rPr>
                  </w:rPrChange>
                </w:rPr>
                <w:t>6</w:t>
              </w:r>
            </w:ins>
          </w:p>
        </w:tc>
        <w:tc>
          <w:tcPr>
            <w:tcW w:w="1204" w:type="dxa"/>
            <w:tcBorders>
              <w:top w:val="single" w:sz="6" w:space="0" w:color="auto"/>
              <w:left w:val="single" w:sz="6" w:space="0" w:color="auto"/>
              <w:bottom w:val="single" w:sz="6" w:space="0" w:color="auto"/>
              <w:right w:val="single" w:sz="6" w:space="0" w:color="auto"/>
            </w:tcBorders>
            <w:vAlign w:val="center"/>
          </w:tcPr>
          <w:p w14:paraId="643A4D02" w14:textId="77777777" w:rsidR="00AE7BF3" w:rsidRPr="00AE7BF3" w:rsidRDefault="00AE7BF3" w:rsidP="00B04EE0">
            <w:pPr>
              <w:pStyle w:val="TableHeading0"/>
              <w:rPr>
                <w:ins w:id="2425" w:author="Licencia Office" w:date="2026-04-22T13:36:00Z" w16du:dateUtc="2026-04-22T19:36:00Z"/>
                <w:rFonts w:ascii="Montserrat" w:hAnsi="Montserrat" w:cs="Arial"/>
                <w:b w:val="0"/>
                <w:highlight w:val="cyan"/>
                <w:lang w:val="es-MX"/>
                <w:rPrChange w:id="2426" w:author="Licencia Office" w:date="2026-04-22T13:37:00Z" w16du:dateUtc="2026-04-22T19:37:00Z">
                  <w:rPr>
                    <w:ins w:id="2427" w:author="Licencia Office" w:date="2026-04-22T13:36:00Z" w16du:dateUtc="2026-04-22T19:36:00Z"/>
                    <w:rFonts w:ascii="Montserrat" w:hAnsi="Montserrat" w:cs="Arial"/>
                    <w:b w:val="0"/>
                    <w:lang w:val="es-MX"/>
                  </w:rPr>
                </w:rPrChange>
              </w:rPr>
            </w:pPr>
            <w:ins w:id="2428" w:author="Licencia Office" w:date="2026-04-22T13:36:00Z" w16du:dateUtc="2026-04-22T19:36:00Z">
              <w:r w:rsidRPr="00AE7BF3">
                <w:rPr>
                  <w:rFonts w:ascii="Montserrat" w:hAnsi="Montserrat" w:cs="Arial"/>
                  <w:b w:val="0"/>
                  <w:highlight w:val="cyan"/>
                  <w:lang w:val="es-MX"/>
                  <w:rPrChange w:id="2429" w:author="Licencia Office" w:date="2026-04-22T13:37:00Z" w16du:dateUtc="2026-04-22T19:37:00Z">
                    <w:rPr>
                      <w:rFonts w:ascii="Montserrat" w:hAnsi="Montserrat" w:cs="Arial"/>
                      <w:b w:val="0"/>
                      <w:lang w:val="es-MX"/>
                    </w:rPr>
                  </w:rPrChange>
                </w:rPr>
                <w:t>Tipo operación consultado</w:t>
              </w:r>
            </w:ins>
          </w:p>
        </w:tc>
        <w:tc>
          <w:tcPr>
            <w:tcW w:w="1232" w:type="dxa"/>
            <w:tcBorders>
              <w:top w:val="single" w:sz="6" w:space="0" w:color="auto"/>
              <w:left w:val="single" w:sz="6" w:space="0" w:color="auto"/>
              <w:bottom w:val="single" w:sz="6" w:space="0" w:color="auto"/>
              <w:right w:val="single" w:sz="6" w:space="0" w:color="auto"/>
            </w:tcBorders>
            <w:vAlign w:val="center"/>
          </w:tcPr>
          <w:p w14:paraId="2BA921E4" w14:textId="77777777" w:rsidR="00AE7BF3" w:rsidRPr="00AE7BF3" w:rsidRDefault="00AE7BF3" w:rsidP="00B04EE0">
            <w:pPr>
              <w:pStyle w:val="TableHeading0"/>
              <w:rPr>
                <w:ins w:id="2430" w:author="Licencia Office" w:date="2026-04-22T13:36:00Z" w16du:dateUtc="2026-04-22T19:36:00Z"/>
                <w:rFonts w:ascii="Montserrat" w:hAnsi="Montserrat" w:cs="Arial"/>
                <w:b w:val="0"/>
                <w:highlight w:val="cyan"/>
                <w:lang w:val="es-MX"/>
                <w:rPrChange w:id="2431" w:author="Licencia Office" w:date="2026-04-22T13:37:00Z" w16du:dateUtc="2026-04-22T19:37:00Z">
                  <w:rPr>
                    <w:ins w:id="2432" w:author="Licencia Office" w:date="2026-04-22T13:36:00Z" w16du:dateUtc="2026-04-22T19:36:00Z"/>
                    <w:rFonts w:ascii="Montserrat" w:hAnsi="Montserrat" w:cs="Arial"/>
                    <w:b w:val="0"/>
                    <w:lang w:val="es-MX"/>
                  </w:rPr>
                </w:rPrChange>
              </w:rPr>
            </w:pPr>
            <w:ins w:id="2433" w:author="Licencia Office" w:date="2026-04-22T13:36:00Z" w16du:dateUtc="2026-04-22T19:36:00Z">
              <w:r w:rsidRPr="00AE7BF3">
                <w:rPr>
                  <w:rFonts w:ascii="Montserrat" w:hAnsi="Montserrat" w:cs="Arial"/>
                  <w:b w:val="0"/>
                  <w:highlight w:val="cyan"/>
                  <w:lang w:val="es-MX"/>
                  <w:rPrChange w:id="2434"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1285EB57" w14:textId="77777777" w:rsidR="00AE7BF3" w:rsidRPr="00AE7BF3" w:rsidRDefault="00AE7BF3" w:rsidP="00B04EE0">
            <w:pPr>
              <w:pStyle w:val="TableHeading0"/>
              <w:rPr>
                <w:ins w:id="2435" w:author="Licencia Office" w:date="2026-04-22T13:36:00Z" w16du:dateUtc="2026-04-22T19:36:00Z"/>
                <w:rFonts w:ascii="Montserrat" w:hAnsi="Montserrat" w:cs="Arial"/>
                <w:b w:val="0"/>
                <w:highlight w:val="cyan"/>
                <w:lang w:val="es-MX"/>
                <w:rPrChange w:id="2436" w:author="Licencia Office" w:date="2026-04-22T13:37:00Z" w16du:dateUtc="2026-04-22T19:37:00Z">
                  <w:rPr>
                    <w:ins w:id="2437" w:author="Licencia Office" w:date="2026-04-22T13:36:00Z" w16du:dateUtc="2026-04-22T19:36:00Z"/>
                    <w:rFonts w:ascii="Montserrat" w:hAnsi="Montserrat" w:cs="Arial"/>
                    <w:b w:val="0"/>
                    <w:lang w:val="es-MX"/>
                  </w:rPr>
                </w:rPrChange>
              </w:rPr>
            </w:pPr>
            <w:ins w:id="2438" w:author="Licencia Office" w:date="2026-04-22T13:36:00Z" w16du:dateUtc="2026-04-22T19:36:00Z">
              <w:r w:rsidRPr="00AE7BF3">
                <w:rPr>
                  <w:rFonts w:ascii="Montserrat" w:hAnsi="Montserrat" w:cs="Arial"/>
                  <w:b w:val="0"/>
                  <w:highlight w:val="cyan"/>
                  <w:lang w:val="es-MX"/>
                  <w:rPrChange w:id="2439" w:author="Licencia Office" w:date="2026-04-22T13:37:00Z" w16du:dateUtc="2026-04-22T19:37:00Z">
                    <w:rPr>
                      <w:rFonts w:ascii="Montserrat" w:hAnsi="Montserrat" w:cs="Arial"/>
                      <w:b w:val="0"/>
                      <w:lang w:val="es-MX"/>
                    </w:rPr>
                  </w:rPrChange>
                </w:rPr>
                <w:t>2</w:t>
              </w:r>
            </w:ins>
          </w:p>
        </w:tc>
        <w:tc>
          <w:tcPr>
            <w:tcW w:w="1842" w:type="dxa"/>
            <w:tcBorders>
              <w:top w:val="single" w:sz="6" w:space="0" w:color="auto"/>
              <w:left w:val="single" w:sz="6" w:space="0" w:color="auto"/>
              <w:bottom w:val="single" w:sz="6" w:space="0" w:color="auto"/>
              <w:right w:val="single" w:sz="6" w:space="0" w:color="auto"/>
            </w:tcBorders>
            <w:vAlign w:val="center"/>
          </w:tcPr>
          <w:p w14:paraId="36A23555" w14:textId="77777777" w:rsidR="00AE7BF3" w:rsidRPr="00AE7BF3" w:rsidRDefault="00AE7BF3" w:rsidP="00B04EE0">
            <w:pPr>
              <w:pStyle w:val="TableHeading0"/>
              <w:rPr>
                <w:ins w:id="2440" w:author="Licencia Office" w:date="2026-04-22T13:36:00Z" w16du:dateUtc="2026-04-22T19:36:00Z"/>
                <w:rFonts w:ascii="Montserrat" w:hAnsi="Montserrat" w:cs="Arial"/>
                <w:b w:val="0"/>
                <w:highlight w:val="cyan"/>
                <w:lang w:val="es-MX"/>
                <w:rPrChange w:id="2441" w:author="Licencia Office" w:date="2026-04-22T13:37:00Z" w16du:dateUtc="2026-04-22T19:37:00Z">
                  <w:rPr>
                    <w:ins w:id="2442" w:author="Licencia Office" w:date="2026-04-22T13:36:00Z" w16du:dateUtc="2026-04-22T19:36:00Z"/>
                    <w:rFonts w:ascii="Montserrat" w:hAnsi="Montserrat" w:cs="Arial"/>
                    <w:b w:val="0"/>
                    <w:lang w:val="es-MX"/>
                  </w:rPr>
                </w:rPrChange>
              </w:rPr>
            </w:pPr>
            <w:ins w:id="2443" w:author="Licencia Office" w:date="2026-04-22T13:36:00Z" w16du:dateUtc="2026-04-22T19:36:00Z">
              <w:r w:rsidRPr="00AE7BF3">
                <w:rPr>
                  <w:rFonts w:ascii="Montserrat" w:hAnsi="Montserrat" w:cs="Arial"/>
                  <w:b w:val="0"/>
                  <w:highlight w:val="cyan"/>
                  <w:lang w:val="es-MX"/>
                  <w:rPrChange w:id="2444"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07E4D7B9" w14:textId="77777777" w:rsidR="00AE7BF3" w:rsidRPr="00AE7BF3" w:rsidRDefault="00AE7BF3" w:rsidP="00B04EE0">
            <w:pPr>
              <w:pStyle w:val="TableHeading0"/>
              <w:rPr>
                <w:ins w:id="2445" w:author="Licencia Office" w:date="2026-04-22T13:36:00Z" w16du:dateUtc="2026-04-22T19:36:00Z"/>
                <w:rFonts w:ascii="Montserrat" w:hAnsi="Montserrat" w:cs="Arial"/>
                <w:b w:val="0"/>
                <w:highlight w:val="cyan"/>
                <w:lang w:val="es-MX"/>
                <w:rPrChange w:id="2446" w:author="Licencia Office" w:date="2026-04-22T13:37:00Z" w16du:dateUtc="2026-04-22T19:37:00Z">
                  <w:rPr>
                    <w:ins w:id="2447" w:author="Licencia Office" w:date="2026-04-22T13:36:00Z" w16du:dateUtc="2026-04-22T19:36:00Z"/>
                    <w:rFonts w:ascii="Montserrat" w:hAnsi="Montserrat" w:cs="Arial"/>
                    <w:b w:val="0"/>
                    <w:lang w:val="es-MX"/>
                  </w:rPr>
                </w:rPrChange>
              </w:rPr>
            </w:pPr>
            <w:ins w:id="2448" w:author="Licencia Office" w:date="2026-04-22T13:36:00Z" w16du:dateUtc="2026-04-22T19:36:00Z">
              <w:r w:rsidRPr="00AE7BF3">
                <w:rPr>
                  <w:rFonts w:ascii="Montserrat" w:hAnsi="Montserrat" w:cs="Arial"/>
                  <w:b w:val="0"/>
                  <w:highlight w:val="cyan"/>
                  <w:lang w:val="es-MX"/>
                  <w:rPrChange w:id="2449"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71347F83" w14:textId="77777777" w:rsidR="00AE7BF3" w:rsidRPr="00AE7BF3" w:rsidRDefault="00AE7BF3" w:rsidP="00B04EE0">
            <w:pPr>
              <w:jc w:val="center"/>
              <w:rPr>
                <w:ins w:id="2450" w:author="Licencia Office" w:date="2026-04-22T13:36:00Z" w16du:dateUtc="2026-04-22T19:36:00Z"/>
                <w:rFonts w:ascii="Montserrat" w:hAnsi="Montserrat" w:cs="Arial"/>
                <w:i/>
                <w:sz w:val="18"/>
                <w:szCs w:val="18"/>
                <w:highlight w:val="cyan"/>
                <w:rPrChange w:id="2451" w:author="Licencia Office" w:date="2026-04-22T13:37:00Z" w16du:dateUtc="2026-04-22T19:37:00Z">
                  <w:rPr>
                    <w:ins w:id="2452" w:author="Licencia Office" w:date="2026-04-22T13:36:00Z" w16du:dateUtc="2026-04-22T19:36:00Z"/>
                    <w:rFonts w:ascii="Montserrat" w:hAnsi="Montserrat" w:cs="Arial"/>
                    <w:i/>
                    <w:sz w:val="18"/>
                    <w:szCs w:val="18"/>
                  </w:rPr>
                </w:rPrChange>
              </w:rPr>
            </w:pPr>
            <w:ins w:id="2453" w:author="Licencia Office" w:date="2026-04-22T13:36:00Z" w16du:dateUtc="2026-04-22T19:36:00Z">
              <w:r w:rsidRPr="00AE7BF3">
                <w:rPr>
                  <w:rFonts w:ascii="Montserrat" w:hAnsi="Montserrat" w:cs="Arial"/>
                  <w:i/>
                  <w:sz w:val="18"/>
                  <w:szCs w:val="18"/>
                  <w:highlight w:val="cyan"/>
                  <w:rPrChange w:id="2454" w:author="Licencia Office" w:date="2026-04-22T13:37:00Z" w16du:dateUtc="2026-04-22T19:37:00Z">
                    <w:rPr>
                      <w:rFonts w:ascii="Montserrat" w:hAnsi="Montserrat" w:cs="Arial"/>
                      <w:i/>
                      <w:sz w:val="18"/>
                      <w:szCs w:val="18"/>
                    </w:rPr>
                  </w:rPrChange>
                </w:rPr>
                <w:t>“01,02,03…”</w:t>
              </w:r>
            </w:ins>
          </w:p>
        </w:tc>
      </w:tr>
      <w:tr w:rsidR="00AE7BF3" w:rsidRPr="00AE7BF3" w14:paraId="22309144" w14:textId="77777777" w:rsidTr="00B04EE0">
        <w:trPr>
          <w:trHeight w:val="454"/>
          <w:tblHeader/>
          <w:ins w:id="2455"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32D53245" w14:textId="77777777" w:rsidR="00AE7BF3" w:rsidRPr="00AE7BF3" w:rsidRDefault="00AE7BF3" w:rsidP="00B04EE0">
            <w:pPr>
              <w:pStyle w:val="TableHeading0"/>
              <w:rPr>
                <w:ins w:id="2456" w:author="Licencia Office" w:date="2026-04-22T13:36:00Z" w16du:dateUtc="2026-04-22T19:36:00Z"/>
                <w:rFonts w:ascii="Montserrat" w:hAnsi="Montserrat" w:cs="Arial"/>
                <w:b w:val="0"/>
                <w:highlight w:val="cyan"/>
                <w:lang w:val="es-MX"/>
                <w:rPrChange w:id="2457" w:author="Licencia Office" w:date="2026-04-22T13:37:00Z" w16du:dateUtc="2026-04-22T19:37:00Z">
                  <w:rPr>
                    <w:ins w:id="2458" w:author="Licencia Office" w:date="2026-04-22T13:36:00Z" w16du:dateUtc="2026-04-22T19:36:00Z"/>
                    <w:rFonts w:ascii="Montserrat" w:hAnsi="Montserrat" w:cs="Arial"/>
                    <w:b w:val="0"/>
                    <w:lang w:val="es-MX"/>
                  </w:rPr>
                </w:rPrChange>
              </w:rPr>
            </w:pPr>
            <w:ins w:id="2459" w:author="Licencia Office" w:date="2026-04-22T13:36:00Z" w16du:dateUtc="2026-04-22T19:36:00Z">
              <w:r w:rsidRPr="00AE7BF3">
                <w:rPr>
                  <w:rFonts w:ascii="Montserrat" w:hAnsi="Montserrat" w:cs="Arial"/>
                  <w:b w:val="0"/>
                  <w:highlight w:val="cyan"/>
                  <w:lang w:val="es-MX"/>
                  <w:rPrChange w:id="2460" w:author="Licencia Office" w:date="2026-04-22T13:37:00Z" w16du:dateUtc="2026-04-22T19:37:00Z">
                    <w:rPr>
                      <w:rFonts w:ascii="Montserrat" w:hAnsi="Montserrat" w:cs="Arial"/>
                      <w:b w:val="0"/>
                      <w:lang w:val="es-MX"/>
                    </w:rPr>
                  </w:rPrChange>
                </w:rPr>
                <w:t>7</w:t>
              </w:r>
            </w:ins>
          </w:p>
        </w:tc>
        <w:tc>
          <w:tcPr>
            <w:tcW w:w="1204" w:type="dxa"/>
            <w:tcBorders>
              <w:top w:val="single" w:sz="6" w:space="0" w:color="auto"/>
              <w:left w:val="single" w:sz="6" w:space="0" w:color="auto"/>
              <w:bottom w:val="single" w:sz="6" w:space="0" w:color="auto"/>
              <w:right w:val="single" w:sz="6" w:space="0" w:color="auto"/>
            </w:tcBorders>
            <w:vAlign w:val="center"/>
          </w:tcPr>
          <w:p w14:paraId="37F653CA" w14:textId="77777777" w:rsidR="00AE7BF3" w:rsidRPr="00AE7BF3" w:rsidRDefault="00AE7BF3" w:rsidP="00B04EE0">
            <w:pPr>
              <w:pStyle w:val="TableHeading0"/>
              <w:rPr>
                <w:ins w:id="2461" w:author="Licencia Office" w:date="2026-04-22T13:36:00Z" w16du:dateUtc="2026-04-22T19:36:00Z"/>
                <w:rFonts w:ascii="Montserrat" w:hAnsi="Montserrat" w:cs="Arial"/>
                <w:b w:val="0"/>
                <w:highlight w:val="cyan"/>
                <w:lang w:val="es-MX"/>
                <w:rPrChange w:id="2462" w:author="Licencia Office" w:date="2026-04-22T13:37:00Z" w16du:dateUtc="2026-04-22T19:37:00Z">
                  <w:rPr>
                    <w:ins w:id="2463" w:author="Licencia Office" w:date="2026-04-22T13:36:00Z" w16du:dateUtc="2026-04-22T19:36:00Z"/>
                    <w:rFonts w:ascii="Montserrat" w:hAnsi="Montserrat" w:cs="Arial"/>
                    <w:b w:val="0"/>
                    <w:lang w:val="es-MX"/>
                  </w:rPr>
                </w:rPrChange>
              </w:rPr>
            </w:pPr>
            <w:ins w:id="2464" w:author="Licencia Office" w:date="2026-04-22T13:36:00Z" w16du:dateUtc="2026-04-22T19:36:00Z">
              <w:r w:rsidRPr="00AE7BF3">
                <w:rPr>
                  <w:rFonts w:ascii="Montserrat" w:hAnsi="Montserrat" w:cs="Arial"/>
                  <w:b w:val="0"/>
                  <w:highlight w:val="cyan"/>
                  <w:lang w:val="es-MX"/>
                  <w:rPrChange w:id="2465" w:author="Licencia Office" w:date="2026-04-22T13:37:00Z" w16du:dateUtc="2026-04-22T19:37:00Z">
                    <w:rPr>
                      <w:rFonts w:ascii="Montserrat" w:hAnsi="Montserrat" w:cs="Arial"/>
                      <w:b w:val="0"/>
                      <w:lang w:val="es-MX"/>
                    </w:rPr>
                  </w:rPrChange>
                </w:rPr>
                <w:t>Validez de obligaciones</w:t>
              </w:r>
            </w:ins>
          </w:p>
          <w:p w14:paraId="7FF9343C" w14:textId="77777777" w:rsidR="00AE7BF3" w:rsidRPr="00AE7BF3" w:rsidRDefault="00AE7BF3" w:rsidP="00B04EE0">
            <w:pPr>
              <w:pStyle w:val="TableHeading0"/>
              <w:rPr>
                <w:ins w:id="2466" w:author="Licencia Office" w:date="2026-04-22T13:36:00Z" w16du:dateUtc="2026-04-22T19:36:00Z"/>
                <w:rFonts w:ascii="Montserrat" w:hAnsi="Montserrat" w:cs="Arial"/>
                <w:b w:val="0"/>
                <w:highlight w:val="cyan"/>
                <w:lang w:val="es-MX"/>
                <w:rPrChange w:id="2467" w:author="Licencia Office" w:date="2026-04-22T13:37:00Z" w16du:dateUtc="2026-04-22T19:37:00Z">
                  <w:rPr>
                    <w:ins w:id="2468" w:author="Licencia Office" w:date="2026-04-22T13:36:00Z" w16du:dateUtc="2026-04-22T19:36:00Z"/>
                    <w:rFonts w:ascii="Montserrat" w:hAnsi="Montserrat" w:cs="Arial"/>
                    <w:b w:val="0"/>
                    <w:lang w:val="es-MX"/>
                  </w:rPr>
                </w:rPrChange>
              </w:rPr>
            </w:pPr>
            <w:ins w:id="2469" w:author="Licencia Office" w:date="2026-04-22T13:36:00Z" w16du:dateUtc="2026-04-22T19:36:00Z">
              <w:r w:rsidRPr="00AE7BF3">
                <w:rPr>
                  <w:rFonts w:ascii="Montserrat" w:hAnsi="Montserrat" w:cs="Arial"/>
                  <w:b w:val="0"/>
                  <w:highlight w:val="cyan"/>
                  <w:lang w:val="es-MX"/>
                  <w:rPrChange w:id="2470" w:author="Licencia Office" w:date="2026-04-22T13:37:00Z" w16du:dateUtc="2026-04-22T19:37:00Z">
                    <w:rPr>
                      <w:rFonts w:ascii="Montserrat" w:hAnsi="Montserrat" w:cs="Arial"/>
                      <w:b w:val="0"/>
                      <w:lang w:val="es-MX"/>
                    </w:rPr>
                  </w:rPrChange>
                </w:rPr>
                <w:t>RFC adquirente</w:t>
              </w:r>
            </w:ins>
          </w:p>
        </w:tc>
        <w:tc>
          <w:tcPr>
            <w:tcW w:w="1232" w:type="dxa"/>
            <w:tcBorders>
              <w:top w:val="single" w:sz="6" w:space="0" w:color="auto"/>
              <w:left w:val="single" w:sz="6" w:space="0" w:color="auto"/>
              <w:bottom w:val="single" w:sz="6" w:space="0" w:color="auto"/>
              <w:right w:val="single" w:sz="6" w:space="0" w:color="auto"/>
            </w:tcBorders>
            <w:vAlign w:val="center"/>
          </w:tcPr>
          <w:p w14:paraId="1655E96C" w14:textId="77777777" w:rsidR="00AE7BF3" w:rsidRPr="00AE7BF3" w:rsidRDefault="00AE7BF3" w:rsidP="00B04EE0">
            <w:pPr>
              <w:pStyle w:val="TableHeading0"/>
              <w:rPr>
                <w:ins w:id="2471" w:author="Licencia Office" w:date="2026-04-22T13:36:00Z" w16du:dateUtc="2026-04-22T19:36:00Z"/>
                <w:rFonts w:ascii="Montserrat" w:hAnsi="Montserrat" w:cs="Arial"/>
                <w:b w:val="0"/>
                <w:highlight w:val="cyan"/>
                <w:lang w:val="es-MX"/>
                <w:rPrChange w:id="2472" w:author="Licencia Office" w:date="2026-04-22T13:37:00Z" w16du:dateUtc="2026-04-22T19:37:00Z">
                  <w:rPr>
                    <w:ins w:id="2473" w:author="Licencia Office" w:date="2026-04-22T13:36:00Z" w16du:dateUtc="2026-04-22T19:36:00Z"/>
                    <w:rFonts w:ascii="Montserrat" w:hAnsi="Montserrat" w:cs="Arial"/>
                    <w:b w:val="0"/>
                    <w:lang w:val="es-MX"/>
                  </w:rPr>
                </w:rPrChange>
              </w:rPr>
            </w:pPr>
            <w:ins w:id="2474" w:author="Licencia Office" w:date="2026-04-22T13:36:00Z" w16du:dateUtc="2026-04-22T19:36:00Z">
              <w:r w:rsidRPr="00AE7BF3">
                <w:rPr>
                  <w:rFonts w:ascii="Montserrat" w:hAnsi="Montserrat" w:cs="Arial"/>
                  <w:b w:val="0"/>
                  <w:highlight w:val="cyan"/>
                  <w:lang w:val="es-MX"/>
                  <w:rPrChange w:id="2475"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78E87F04" w14:textId="77777777" w:rsidR="00AE7BF3" w:rsidRPr="00AE7BF3" w:rsidRDefault="00AE7BF3" w:rsidP="00B04EE0">
            <w:pPr>
              <w:pStyle w:val="TableHeading0"/>
              <w:rPr>
                <w:ins w:id="2476" w:author="Licencia Office" w:date="2026-04-22T13:36:00Z" w16du:dateUtc="2026-04-22T19:36:00Z"/>
                <w:rFonts w:ascii="Montserrat" w:hAnsi="Montserrat" w:cs="Arial"/>
                <w:b w:val="0"/>
                <w:highlight w:val="cyan"/>
                <w:lang w:val="es-MX"/>
                <w:rPrChange w:id="2477" w:author="Licencia Office" w:date="2026-04-22T13:37:00Z" w16du:dateUtc="2026-04-22T19:37:00Z">
                  <w:rPr>
                    <w:ins w:id="2478" w:author="Licencia Office" w:date="2026-04-22T13:36:00Z" w16du:dateUtc="2026-04-22T19:36:00Z"/>
                    <w:rFonts w:ascii="Montserrat" w:hAnsi="Montserrat" w:cs="Arial"/>
                    <w:b w:val="0"/>
                    <w:lang w:val="es-MX"/>
                  </w:rPr>
                </w:rPrChange>
              </w:rPr>
            </w:pPr>
            <w:ins w:id="2479" w:author="Licencia Office" w:date="2026-04-22T13:36:00Z" w16du:dateUtc="2026-04-22T19:36:00Z">
              <w:r w:rsidRPr="00AE7BF3">
                <w:rPr>
                  <w:rFonts w:ascii="Montserrat" w:hAnsi="Montserrat" w:cs="Arial"/>
                  <w:b w:val="0"/>
                  <w:highlight w:val="cyan"/>
                  <w:lang w:val="es-MX"/>
                  <w:rPrChange w:id="2480" w:author="Licencia Office" w:date="2026-04-22T13:37:00Z" w16du:dateUtc="2026-04-22T19:37:00Z">
                    <w:rPr>
                      <w:rFonts w:ascii="Montserrat" w:hAnsi="Montserrat" w:cs="Arial"/>
                      <w:b w:val="0"/>
                      <w:lang w:val="es-MX"/>
                    </w:rPr>
                  </w:rPrChange>
                </w:rPr>
                <w:t>4</w:t>
              </w:r>
            </w:ins>
          </w:p>
        </w:tc>
        <w:tc>
          <w:tcPr>
            <w:tcW w:w="1842" w:type="dxa"/>
            <w:tcBorders>
              <w:top w:val="single" w:sz="6" w:space="0" w:color="auto"/>
              <w:left w:val="single" w:sz="6" w:space="0" w:color="auto"/>
              <w:bottom w:val="single" w:sz="6" w:space="0" w:color="auto"/>
              <w:right w:val="single" w:sz="6" w:space="0" w:color="auto"/>
            </w:tcBorders>
            <w:vAlign w:val="center"/>
          </w:tcPr>
          <w:p w14:paraId="0A5DB1CB" w14:textId="77777777" w:rsidR="00AE7BF3" w:rsidRPr="00AE7BF3" w:rsidRDefault="00AE7BF3" w:rsidP="00B04EE0">
            <w:pPr>
              <w:pStyle w:val="TableHeading0"/>
              <w:rPr>
                <w:ins w:id="2481" w:author="Licencia Office" w:date="2026-04-22T13:36:00Z" w16du:dateUtc="2026-04-22T19:36:00Z"/>
                <w:rFonts w:ascii="Montserrat" w:hAnsi="Montserrat" w:cs="Arial"/>
                <w:b w:val="0"/>
                <w:highlight w:val="cyan"/>
                <w:lang w:val="es-MX"/>
                <w:rPrChange w:id="2482" w:author="Licencia Office" w:date="2026-04-22T13:37:00Z" w16du:dateUtc="2026-04-22T19:37:00Z">
                  <w:rPr>
                    <w:ins w:id="2483" w:author="Licencia Office" w:date="2026-04-22T13:36:00Z" w16du:dateUtc="2026-04-22T19:36:00Z"/>
                    <w:rFonts w:ascii="Montserrat" w:hAnsi="Montserrat" w:cs="Arial"/>
                    <w:b w:val="0"/>
                    <w:lang w:val="es-MX"/>
                  </w:rPr>
                </w:rPrChange>
              </w:rPr>
            </w:pPr>
            <w:ins w:id="2484" w:author="Licencia Office" w:date="2026-04-22T13:36:00Z" w16du:dateUtc="2026-04-22T19:36:00Z">
              <w:r w:rsidRPr="00AE7BF3">
                <w:rPr>
                  <w:rFonts w:ascii="Montserrat" w:hAnsi="Montserrat" w:cs="Arial"/>
                  <w:b w:val="0"/>
                  <w:highlight w:val="cyan"/>
                  <w:lang w:val="es-MX"/>
                  <w:rPrChange w:id="2485"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477A7D9B" w14:textId="77777777" w:rsidR="00AE7BF3" w:rsidRPr="00AE7BF3" w:rsidRDefault="00AE7BF3" w:rsidP="00B04EE0">
            <w:pPr>
              <w:pStyle w:val="TableHeading0"/>
              <w:rPr>
                <w:ins w:id="2486" w:author="Licencia Office" w:date="2026-04-22T13:36:00Z" w16du:dateUtc="2026-04-22T19:36:00Z"/>
                <w:rFonts w:ascii="Montserrat" w:hAnsi="Montserrat" w:cs="Arial"/>
                <w:b w:val="0"/>
                <w:highlight w:val="cyan"/>
                <w:lang w:val="es-MX"/>
                <w:rPrChange w:id="2487" w:author="Licencia Office" w:date="2026-04-22T13:37:00Z" w16du:dateUtc="2026-04-22T19:37:00Z">
                  <w:rPr>
                    <w:ins w:id="2488" w:author="Licencia Office" w:date="2026-04-22T13:36:00Z" w16du:dateUtc="2026-04-22T19:36:00Z"/>
                    <w:rFonts w:ascii="Montserrat" w:hAnsi="Montserrat" w:cs="Arial"/>
                    <w:b w:val="0"/>
                    <w:lang w:val="es-MX"/>
                  </w:rPr>
                </w:rPrChange>
              </w:rPr>
            </w:pPr>
            <w:ins w:id="2489" w:author="Licencia Office" w:date="2026-04-22T13:36:00Z" w16du:dateUtc="2026-04-22T19:36:00Z">
              <w:r w:rsidRPr="00AE7BF3">
                <w:rPr>
                  <w:rFonts w:ascii="Montserrat" w:hAnsi="Montserrat" w:cs="Arial"/>
                  <w:b w:val="0"/>
                  <w:highlight w:val="cyan"/>
                  <w:lang w:val="es-MX"/>
                  <w:rPrChange w:id="2490"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41317A60" w14:textId="77777777" w:rsidR="00AE7BF3" w:rsidRPr="00AE7BF3" w:rsidRDefault="00AE7BF3" w:rsidP="00B04EE0">
            <w:pPr>
              <w:jc w:val="both"/>
              <w:rPr>
                <w:ins w:id="2491" w:author="Licencia Office" w:date="2026-04-22T13:36:00Z" w16du:dateUtc="2026-04-22T19:36:00Z"/>
                <w:rFonts w:ascii="Montserrat" w:hAnsi="Montserrat" w:cs="Arial"/>
                <w:i/>
                <w:sz w:val="18"/>
                <w:szCs w:val="18"/>
                <w:highlight w:val="cyan"/>
                <w:rPrChange w:id="2492" w:author="Licencia Office" w:date="2026-04-22T13:37:00Z" w16du:dateUtc="2026-04-22T19:37:00Z">
                  <w:rPr>
                    <w:ins w:id="2493" w:author="Licencia Office" w:date="2026-04-22T13:36:00Z" w16du:dateUtc="2026-04-22T19:36:00Z"/>
                    <w:rFonts w:ascii="Montserrat" w:hAnsi="Montserrat" w:cs="Arial"/>
                    <w:i/>
                    <w:sz w:val="18"/>
                    <w:szCs w:val="18"/>
                  </w:rPr>
                </w:rPrChange>
              </w:rPr>
            </w:pPr>
            <w:ins w:id="2494" w:author="Licencia Office" w:date="2026-04-22T13:36:00Z" w16du:dateUtc="2026-04-22T19:36:00Z">
              <w:r w:rsidRPr="00AE7BF3">
                <w:rPr>
                  <w:rFonts w:ascii="Montserrat" w:hAnsi="Montserrat" w:cs="Arial"/>
                  <w:b/>
                  <w:i/>
                  <w:sz w:val="18"/>
                  <w:szCs w:val="18"/>
                  <w:highlight w:val="cyan"/>
                  <w:rPrChange w:id="2495" w:author="Licencia Office" w:date="2026-04-22T13:37:00Z" w16du:dateUtc="2026-04-22T19:37:00Z">
                    <w:rPr>
                      <w:rFonts w:ascii="Montserrat" w:hAnsi="Montserrat" w:cs="Arial"/>
                      <w:b/>
                      <w:i/>
                      <w:sz w:val="18"/>
                      <w:szCs w:val="18"/>
                    </w:rPr>
                  </w:rPrChange>
                </w:rPr>
                <w:t>NULL</w:t>
              </w:r>
            </w:ins>
          </w:p>
        </w:tc>
      </w:tr>
      <w:tr w:rsidR="00AE7BF3" w:rsidRPr="00AE7BF3" w14:paraId="69F472A3" w14:textId="77777777" w:rsidTr="00B04EE0">
        <w:trPr>
          <w:trHeight w:val="454"/>
          <w:tblHeader/>
          <w:ins w:id="2496"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3C418FC1" w14:textId="77777777" w:rsidR="00AE7BF3" w:rsidRPr="00AE7BF3" w:rsidRDefault="00AE7BF3" w:rsidP="00B04EE0">
            <w:pPr>
              <w:pStyle w:val="TableHeading0"/>
              <w:rPr>
                <w:ins w:id="2497" w:author="Licencia Office" w:date="2026-04-22T13:36:00Z" w16du:dateUtc="2026-04-22T19:36:00Z"/>
                <w:rFonts w:ascii="Montserrat" w:hAnsi="Montserrat" w:cs="Arial"/>
                <w:b w:val="0"/>
                <w:highlight w:val="cyan"/>
                <w:lang w:val="es-MX"/>
                <w:rPrChange w:id="2498" w:author="Licencia Office" w:date="2026-04-22T13:37:00Z" w16du:dateUtc="2026-04-22T19:37:00Z">
                  <w:rPr>
                    <w:ins w:id="2499" w:author="Licencia Office" w:date="2026-04-22T13:36:00Z" w16du:dateUtc="2026-04-22T19:36:00Z"/>
                    <w:rFonts w:ascii="Montserrat" w:hAnsi="Montserrat" w:cs="Arial"/>
                    <w:b w:val="0"/>
                    <w:lang w:val="es-MX"/>
                  </w:rPr>
                </w:rPrChange>
              </w:rPr>
            </w:pPr>
            <w:ins w:id="2500" w:author="Licencia Office" w:date="2026-04-22T13:36:00Z" w16du:dateUtc="2026-04-22T19:36:00Z">
              <w:r w:rsidRPr="00AE7BF3">
                <w:rPr>
                  <w:rFonts w:ascii="Montserrat" w:hAnsi="Montserrat" w:cs="Arial"/>
                  <w:b w:val="0"/>
                  <w:highlight w:val="cyan"/>
                  <w:lang w:val="es-MX"/>
                  <w:rPrChange w:id="2501" w:author="Licencia Office" w:date="2026-04-22T13:37:00Z" w16du:dateUtc="2026-04-22T19:37:00Z">
                    <w:rPr>
                      <w:rFonts w:ascii="Montserrat" w:hAnsi="Montserrat" w:cs="Arial"/>
                      <w:b w:val="0"/>
                      <w:lang w:val="es-MX"/>
                    </w:rPr>
                  </w:rPrChange>
                </w:rPr>
                <w:t>8</w:t>
              </w:r>
            </w:ins>
          </w:p>
        </w:tc>
        <w:tc>
          <w:tcPr>
            <w:tcW w:w="1204" w:type="dxa"/>
            <w:tcBorders>
              <w:top w:val="single" w:sz="6" w:space="0" w:color="auto"/>
              <w:left w:val="single" w:sz="6" w:space="0" w:color="auto"/>
              <w:bottom w:val="single" w:sz="6" w:space="0" w:color="auto"/>
              <w:right w:val="single" w:sz="6" w:space="0" w:color="auto"/>
            </w:tcBorders>
            <w:vAlign w:val="center"/>
          </w:tcPr>
          <w:p w14:paraId="3A34C5D7" w14:textId="77777777" w:rsidR="00AE7BF3" w:rsidRPr="00AE7BF3" w:rsidRDefault="00AE7BF3" w:rsidP="00B04EE0">
            <w:pPr>
              <w:pStyle w:val="TableHeading0"/>
              <w:rPr>
                <w:ins w:id="2502" w:author="Licencia Office" w:date="2026-04-22T13:36:00Z" w16du:dateUtc="2026-04-22T19:36:00Z"/>
                <w:rFonts w:ascii="Montserrat" w:hAnsi="Montserrat" w:cs="Arial"/>
                <w:b w:val="0"/>
                <w:highlight w:val="cyan"/>
                <w:lang w:val="es-MX"/>
                <w:rPrChange w:id="2503" w:author="Licencia Office" w:date="2026-04-22T13:37:00Z" w16du:dateUtc="2026-04-22T19:37:00Z">
                  <w:rPr>
                    <w:ins w:id="2504" w:author="Licencia Office" w:date="2026-04-22T13:36:00Z" w16du:dateUtc="2026-04-22T19:36:00Z"/>
                    <w:rFonts w:ascii="Montserrat" w:hAnsi="Montserrat" w:cs="Arial"/>
                    <w:b w:val="0"/>
                    <w:lang w:val="es-MX"/>
                  </w:rPr>
                </w:rPrChange>
              </w:rPr>
            </w:pPr>
            <w:ins w:id="2505" w:author="Licencia Office" w:date="2026-04-22T13:36:00Z" w16du:dateUtc="2026-04-22T19:36:00Z">
              <w:r w:rsidRPr="00AE7BF3">
                <w:rPr>
                  <w:rFonts w:ascii="Montserrat" w:hAnsi="Montserrat" w:cs="Arial"/>
                  <w:b w:val="0"/>
                  <w:highlight w:val="cyan"/>
                  <w:lang w:val="es-MX"/>
                  <w:rPrChange w:id="2506" w:author="Licencia Office" w:date="2026-04-22T13:37:00Z" w16du:dateUtc="2026-04-22T19:37:00Z">
                    <w:rPr>
                      <w:rFonts w:ascii="Montserrat" w:hAnsi="Montserrat" w:cs="Arial"/>
                      <w:b w:val="0"/>
                      <w:lang w:val="es-MX"/>
                    </w:rPr>
                  </w:rPrChange>
                </w:rPr>
                <w:t>Fecha y hora de la respuesta</w:t>
              </w:r>
            </w:ins>
          </w:p>
        </w:tc>
        <w:tc>
          <w:tcPr>
            <w:tcW w:w="1232" w:type="dxa"/>
            <w:tcBorders>
              <w:top w:val="single" w:sz="6" w:space="0" w:color="auto"/>
              <w:left w:val="single" w:sz="6" w:space="0" w:color="auto"/>
              <w:bottom w:val="single" w:sz="6" w:space="0" w:color="auto"/>
              <w:right w:val="single" w:sz="6" w:space="0" w:color="auto"/>
            </w:tcBorders>
            <w:vAlign w:val="center"/>
          </w:tcPr>
          <w:p w14:paraId="1596A412" w14:textId="77777777" w:rsidR="00AE7BF3" w:rsidRPr="00AE7BF3" w:rsidRDefault="00AE7BF3" w:rsidP="00B04EE0">
            <w:pPr>
              <w:pStyle w:val="TableHeading0"/>
              <w:rPr>
                <w:ins w:id="2507" w:author="Licencia Office" w:date="2026-04-22T13:36:00Z" w16du:dateUtc="2026-04-22T19:36:00Z"/>
                <w:rFonts w:ascii="Montserrat" w:hAnsi="Montserrat" w:cs="Arial"/>
                <w:b w:val="0"/>
                <w:highlight w:val="cyan"/>
                <w:lang w:val="es-MX"/>
                <w:rPrChange w:id="2508" w:author="Licencia Office" w:date="2026-04-22T13:37:00Z" w16du:dateUtc="2026-04-22T19:37:00Z">
                  <w:rPr>
                    <w:ins w:id="2509" w:author="Licencia Office" w:date="2026-04-22T13:36:00Z" w16du:dateUtc="2026-04-22T19:36:00Z"/>
                    <w:rFonts w:ascii="Montserrat" w:hAnsi="Montserrat" w:cs="Arial"/>
                    <w:b w:val="0"/>
                    <w:lang w:val="es-MX"/>
                  </w:rPr>
                </w:rPrChange>
              </w:rPr>
            </w:pPr>
            <w:ins w:id="2510" w:author="Licencia Office" w:date="2026-04-22T13:36:00Z" w16du:dateUtc="2026-04-22T19:36:00Z">
              <w:r w:rsidRPr="00AE7BF3">
                <w:rPr>
                  <w:rFonts w:ascii="Montserrat" w:hAnsi="Montserrat" w:cs="Arial"/>
                  <w:b w:val="0"/>
                  <w:highlight w:val="cyan"/>
                  <w:lang w:val="es-MX"/>
                  <w:rPrChange w:id="2511" w:author="Licencia Office" w:date="2026-04-22T13:37:00Z" w16du:dateUtc="2026-04-22T19:37:00Z">
                    <w:rPr>
                      <w:rFonts w:ascii="Montserrat" w:hAnsi="Montserrat" w:cs="Arial"/>
                      <w:b w:val="0"/>
                      <w:lang w:val="es-MX"/>
                    </w:rPr>
                  </w:rPrChange>
                </w:rPr>
                <w:t>Date</w:t>
              </w:r>
            </w:ins>
          </w:p>
        </w:tc>
        <w:tc>
          <w:tcPr>
            <w:tcW w:w="1498" w:type="dxa"/>
            <w:tcBorders>
              <w:top w:val="single" w:sz="6" w:space="0" w:color="auto"/>
              <w:left w:val="single" w:sz="6" w:space="0" w:color="auto"/>
              <w:bottom w:val="single" w:sz="6" w:space="0" w:color="auto"/>
              <w:right w:val="single" w:sz="6" w:space="0" w:color="auto"/>
            </w:tcBorders>
            <w:vAlign w:val="center"/>
          </w:tcPr>
          <w:p w14:paraId="4F210DA5" w14:textId="77777777" w:rsidR="00AE7BF3" w:rsidRPr="00AE7BF3" w:rsidRDefault="00AE7BF3" w:rsidP="00B04EE0">
            <w:pPr>
              <w:pStyle w:val="TableHeading0"/>
              <w:rPr>
                <w:ins w:id="2512" w:author="Licencia Office" w:date="2026-04-22T13:36:00Z" w16du:dateUtc="2026-04-22T19:36:00Z"/>
                <w:rFonts w:ascii="Montserrat" w:hAnsi="Montserrat" w:cs="Arial"/>
                <w:b w:val="0"/>
                <w:highlight w:val="cyan"/>
                <w:lang w:val="es-MX"/>
                <w:rPrChange w:id="2513" w:author="Licencia Office" w:date="2026-04-22T13:37:00Z" w16du:dateUtc="2026-04-22T19:37:00Z">
                  <w:rPr>
                    <w:ins w:id="2514" w:author="Licencia Office" w:date="2026-04-22T13:36:00Z" w16du:dateUtc="2026-04-22T19:36:00Z"/>
                    <w:rFonts w:ascii="Montserrat" w:hAnsi="Montserrat" w:cs="Arial"/>
                    <w:b w:val="0"/>
                    <w:lang w:val="es-MX"/>
                  </w:rPr>
                </w:rPrChange>
              </w:rPr>
            </w:pPr>
            <w:ins w:id="2515" w:author="Licencia Office" w:date="2026-04-22T13:36:00Z" w16du:dateUtc="2026-04-22T19:36:00Z">
              <w:r w:rsidRPr="00AE7BF3">
                <w:rPr>
                  <w:rFonts w:ascii="Montserrat" w:hAnsi="Montserrat" w:cs="Arial"/>
                  <w:b w:val="0"/>
                  <w:highlight w:val="cyan"/>
                  <w:lang w:val="es-MX"/>
                  <w:rPrChange w:id="2516" w:author="Licencia Office" w:date="2026-04-22T13:37:00Z" w16du:dateUtc="2026-04-22T19:37:00Z">
                    <w:rPr>
                      <w:rFonts w:ascii="Montserrat" w:hAnsi="Montserrat" w:cs="Arial"/>
                      <w:b w:val="0"/>
                      <w:lang w:val="es-MX"/>
                    </w:rPr>
                  </w:rPrChange>
                </w:rPr>
                <w:t>N/A</w:t>
              </w:r>
            </w:ins>
          </w:p>
        </w:tc>
        <w:tc>
          <w:tcPr>
            <w:tcW w:w="1842" w:type="dxa"/>
            <w:tcBorders>
              <w:top w:val="single" w:sz="6" w:space="0" w:color="auto"/>
              <w:left w:val="single" w:sz="6" w:space="0" w:color="auto"/>
              <w:bottom w:val="single" w:sz="6" w:space="0" w:color="auto"/>
              <w:right w:val="single" w:sz="6" w:space="0" w:color="auto"/>
            </w:tcBorders>
            <w:vAlign w:val="center"/>
          </w:tcPr>
          <w:p w14:paraId="42155B3E" w14:textId="77777777" w:rsidR="00AE7BF3" w:rsidRPr="00AE7BF3" w:rsidRDefault="00AE7BF3" w:rsidP="00B04EE0">
            <w:pPr>
              <w:pStyle w:val="TableHeading0"/>
              <w:rPr>
                <w:ins w:id="2517" w:author="Licencia Office" w:date="2026-04-22T13:36:00Z" w16du:dateUtc="2026-04-22T19:36:00Z"/>
                <w:rFonts w:ascii="Montserrat" w:hAnsi="Montserrat" w:cs="Arial"/>
                <w:b w:val="0"/>
                <w:highlight w:val="cyan"/>
                <w:lang w:val="es-MX"/>
                <w:rPrChange w:id="2518" w:author="Licencia Office" w:date="2026-04-22T13:37:00Z" w16du:dateUtc="2026-04-22T19:37:00Z">
                  <w:rPr>
                    <w:ins w:id="2519" w:author="Licencia Office" w:date="2026-04-22T13:36:00Z" w16du:dateUtc="2026-04-22T19:36:00Z"/>
                    <w:rFonts w:ascii="Montserrat" w:hAnsi="Montserrat" w:cs="Arial"/>
                    <w:b w:val="0"/>
                    <w:lang w:val="es-MX"/>
                  </w:rPr>
                </w:rPrChange>
              </w:rPr>
            </w:pPr>
            <w:ins w:id="2520" w:author="Licencia Office" w:date="2026-04-22T13:36:00Z" w16du:dateUtc="2026-04-22T19:36:00Z">
              <w:r w:rsidRPr="00AE7BF3">
                <w:rPr>
                  <w:rFonts w:ascii="Montserrat" w:hAnsi="Montserrat" w:cs="Arial"/>
                  <w:b w:val="0"/>
                  <w:highlight w:val="cyan"/>
                  <w:lang w:val="es-MX"/>
                  <w:rPrChange w:id="2521"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485A2D5E" w14:textId="77777777" w:rsidR="00AE7BF3" w:rsidRPr="00AE7BF3" w:rsidRDefault="00AE7BF3" w:rsidP="00B04EE0">
            <w:pPr>
              <w:pStyle w:val="TableHeading0"/>
              <w:rPr>
                <w:ins w:id="2522" w:author="Licencia Office" w:date="2026-04-22T13:36:00Z" w16du:dateUtc="2026-04-22T19:36:00Z"/>
                <w:rFonts w:ascii="Montserrat" w:hAnsi="Montserrat" w:cs="Arial"/>
                <w:b w:val="0"/>
                <w:highlight w:val="cyan"/>
                <w:lang w:val="es-MX"/>
                <w:rPrChange w:id="2523" w:author="Licencia Office" w:date="2026-04-22T13:37:00Z" w16du:dateUtc="2026-04-22T19:37:00Z">
                  <w:rPr>
                    <w:ins w:id="2524" w:author="Licencia Office" w:date="2026-04-22T13:36:00Z" w16du:dateUtc="2026-04-22T19:36:00Z"/>
                    <w:rFonts w:ascii="Montserrat" w:hAnsi="Montserrat" w:cs="Arial"/>
                    <w:b w:val="0"/>
                    <w:lang w:val="es-MX"/>
                  </w:rPr>
                </w:rPrChange>
              </w:rPr>
            </w:pPr>
            <w:ins w:id="2525" w:author="Licencia Office" w:date="2026-04-22T13:36:00Z" w16du:dateUtc="2026-04-22T19:36:00Z">
              <w:r w:rsidRPr="00AE7BF3">
                <w:rPr>
                  <w:rFonts w:ascii="Montserrat" w:hAnsi="Montserrat" w:cs="Arial"/>
                  <w:b w:val="0"/>
                  <w:highlight w:val="cyan"/>
                  <w:lang w:val="es-MX"/>
                  <w:rPrChange w:id="2526"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468B52CE" w14:textId="77777777" w:rsidR="00AE7BF3" w:rsidRPr="00AE7BF3" w:rsidRDefault="00AE7BF3" w:rsidP="00B04EE0">
            <w:pPr>
              <w:jc w:val="center"/>
              <w:rPr>
                <w:ins w:id="2527" w:author="Licencia Office" w:date="2026-04-22T13:36:00Z" w16du:dateUtc="2026-04-22T19:36:00Z"/>
                <w:rFonts w:ascii="Montserrat" w:hAnsi="Montserrat" w:cs="Arial"/>
                <w:i/>
                <w:sz w:val="18"/>
                <w:szCs w:val="18"/>
                <w:highlight w:val="cyan"/>
                <w:rPrChange w:id="2528" w:author="Licencia Office" w:date="2026-04-22T13:37:00Z" w16du:dateUtc="2026-04-22T19:37:00Z">
                  <w:rPr>
                    <w:ins w:id="2529" w:author="Licencia Office" w:date="2026-04-22T13:36:00Z" w16du:dateUtc="2026-04-22T19:36:00Z"/>
                    <w:rFonts w:ascii="Montserrat" w:hAnsi="Montserrat" w:cs="Arial"/>
                    <w:i/>
                    <w:sz w:val="18"/>
                    <w:szCs w:val="18"/>
                  </w:rPr>
                </w:rPrChange>
              </w:rPr>
            </w:pPr>
            <w:ins w:id="2530" w:author="Licencia Office" w:date="2026-04-22T13:36:00Z" w16du:dateUtc="2026-04-22T19:36:00Z">
              <w:r w:rsidRPr="00AE7BF3">
                <w:rPr>
                  <w:rFonts w:ascii="Montserrat" w:hAnsi="Montserrat" w:cs="Arial"/>
                  <w:i/>
                  <w:sz w:val="18"/>
                  <w:szCs w:val="18"/>
                  <w:highlight w:val="cyan"/>
                  <w:rPrChange w:id="2531" w:author="Licencia Office" w:date="2026-04-22T13:37:00Z" w16du:dateUtc="2026-04-22T19:37:00Z">
                    <w:rPr>
                      <w:rFonts w:ascii="Montserrat" w:hAnsi="Montserrat" w:cs="Arial"/>
                      <w:i/>
                      <w:sz w:val="18"/>
                      <w:szCs w:val="18"/>
                    </w:rPr>
                  </w:rPrChange>
                </w:rPr>
                <w:t>“2019-10-29T12:15:19.495Z”</w:t>
              </w:r>
            </w:ins>
          </w:p>
        </w:tc>
      </w:tr>
      <w:tr w:rsidR="00AE7BF3" w:rsidRPr="00AE7BF3" w14:paraId="65DC22B1" w14:textId="77777777" w:rsidTr="00B04EE0">
        <w:trPr>
          <w:trHeight w:val="454"/>
          <w:tblHeader/>
          <w:ins w:id="2532"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61DED432" w14:textId="77777777" w:rsidR="00AE7BF3" w:rsidRPr="00AE7BF3" w:rsidRDefault="00AE7BF3" w:rsidP="00B04EE0">
            <w:pPr>
              <w:pStyle w:val="TableHeading0"/>
              <w:rPr>
                <w:ins w:id="2533" w:author="Licencia Office" w:date="2026-04-22T13:36:00Z" w16du:dateUtc="2026-04-22T19:36:00Z"/>
                <w:rFonts w:ascii="Montserrat" w:hAnsi="Montserrat" w:cs="Arial"/>
                <w:b w:val="0"/>
                <w:highlight w:val="cyan"/>
                <w:lang w:val="es-MX"/>
                <w:rPrChange w:id="2534" w:author="Licencia Office" w:date="2026-04-22T13:37:00Z" w16du:dateUtc="2026-04-22T19:37:00Z">
                  <w:rPr>
                    <w:ins w:id="2535" w:author="Licencia Office" w:date="2026-04-22T13:36:00Z" w16du:dateUtc="2026-04-22T19:36:00Z"/>
                    <w:rFonts w:ascii="Montserrat" w:hAnsi="Montserrat" w:cs="Arial"/>
                    <w:b w:val="0"/>
                    <w:lang w:val="es-MX"/>
                  </w:rPr>
                </w:rPrChange>
              </w:rPr>
            </w:pPr>
            <w:ins w:id="2536" w:author="Licencia Office" w:date="2026-04-22T13:36:00Z" w16du:dateUtc="2026-04-22T19:36:00Z">
              <w:r w:rsidRPr="00AE7BF3">
                <w:rPr>
                  <w:rFonts w:ascii="Montserrat" w:hAnsi="Montserrat" w:cs="Arial"/>
                  <w:b w:val="0"/>
                  <w:highlight w:val="cyan"/>
                  <w:lang w:val="es-MX"/>
                  <w:rPrChange w:id="2537" w:author="Licencia Office" w:date="2026-04-22T13:37:00Z" w16du:dateUtc="2026-04-22T19:37:00Z">
                    <w:rPr>
                      <w:rFonts w:ascii="Montserrat" w:hAnsi="Montserrat" w:cs="Arial"/>
                      <w:b w:val="0"/>
                      <w:lang w:val="es-MX"/>
                    </w:rPr>
                  </w:rPrChange>
                </w:rPr>
                <w:t>9</w:t>
              </w:r>
            </w:ins>
          </w:p>
        </w:tc>
        <w:tc>
          <w:tcPr>
            <w:tcW w:w="1204" w:type="dxa"/>
            <w:tcBorders>
              <w:top w:val="single" w:sz="6" w:space="0" w:color="auto"/>
              <w:left w:val="single" w:sz="6" w:space="0" w:color="auto"/>
              <w:bottom w:val="single" w:sz="6" w:space="0" w:color="auto"/>
              <w:right w:val="single" w:sz="6" w:space="0" w:color="auto"/>
            </w:tcBorders>
            <w:vAlign w:val="center"/>
          </w:tcPr>
          <w:p w14:paraId="3C7F5B1B" w14:textId="77777777" w:rsidR="00AE7BF3" w:rsidRPr="00AE7BF3" w:rsidRDefault="00AE7BF3" w:rsidP="00B04EE0">
            <w:pPr>
              <w:pStyle w:val="TableHeading0"/>
              <w:rPr>
                <w:ins w:id="2538" w:author="Licencia Office" w:date="2026-04-22T13:36:00Z" w16du:dateUtc="2026-04-22T19:36:00Z"/>
                <w:rFonts w:ascii="Montserrat" w:hAnsi="Montserrat" w:cs="Arial"/>
                <w:b w:val="0"/>
                <w:highlight w:val="cyan"/>
                <w:lang w:val="es-MX"/>
                <w:rPrChange w:id="2539" w:author="Licencia Office" w:date="2026-04-22T13:37:00Z" w16du:dateUtc="2026-04-22T19:37:00Z">
                  <w:rPr>
                    <w:ins w:id="2540" w:author="Licencia Office" w:date="2026-04-22T13:36:00Z" w16du:dateUtc="2026-04-22T19:36:00Z"/>
                    <w:rFonts w:ascii="Montserrat" w:hAnsi="Montserrat" w:cs="Arial"/>
                    <w:b w:val="0"/>
                    <w:lang w:val="es-MX"/>
                  </w:rPr>
                </w:rPrChange>
              </w:rPr>
            </w:pPr>
            <w:ins w:id="2541" w:author="Licencia Office" w:date="2026-04-22T13:36:00Z" w16du:dateUtc="2026-04-22T19:36:00Z">
              <w:r w:rsidRPr="00AE7BF3">
                <w:rPr>
                  <w:rFonts w:ascii="Montserrat" w:hAnsi="Montserrat" w:cs="Arial"/>
                  <w:b w:val="0"/>
                  <w:highlight w:val="cyan"/>
                  <w:lang w:val="es-MX"/>
                  <w:rPrChange w:id="2542" w:author="Licencia Office" w:date="2026-04-22T13:37:00Z" w16du:dateUtc="2026-04-22T19:37:00Z">
                    <w:rPr>
                      <w:rFonts w:ascii="Montserrat" w:hAnsi="Montserrat" w:cs="Arial"/>
                      <w:b w:val="0"/>
                      <w:lang w:val="es-MX"/>
                    </w:rPr>
                  </w:rPrChange>
                </w:rPr>
                <w:t>Número de Operación</w:t>
              </w:r>
            </w:ins>
          </w:p>
        </w:tc>
        <w:tc>
          <w:tcPr>
            <w:tcW w:w="1232" w:type="dxa"/>
            <w:tcBorders>
              <w:top w:val="single" w:sz="6" w:space="0" w:color="auto"/>
              <w:left w:val="single" w:sz="6" w:space="0" w:color="auto"/>
              <w:bottom w:val="single" w:sz="6" w:space="0" w:color="auto"/>
              <w:right w:val="single" w:sz="6" w:space="0" w:color="auto"/>
            </w:tcBorders>
            <w:vAlign w:val="center"/>
          </w:tcPr>
          <w:p w14:paraId="7CD6E595" w14:textId="77777777" w:rsidR="00AE7BF3" w:rsidRPr="00AE7BF3" w:rsidRDefault="00AE7BF3" w:rsidP="00B04EE0">
            <w:pPr>
              <w:pStyle w:val="TableHeading0"/>
              <w:rPr>
                <w:ins w:id="2543" w:author="Licencia Office" w:date="2026-04-22T13:36:00Z" w16du:dateUtc="2026-04-22T19:36:00Z"/>
                <w:rFonts w:ascii="Montserrat" w:hAnsi="Montserrat" w:cs="Arial"/>
                <w:b w:val="0"/>
                <w:highlight w:val="cyan"/>
                <w:lang w:val="es-MX"/>
                <w:rPrChange w:id="2544" w:author="Licencia Office" w:date="2026-04-22T13:37:00Z" w16du:dateUtc="2026-04-22T19:37:00Z">
                  <w:rPr>
                    <w:ins w:id="2545" w:author="Licencia Office" w:date="2026-04-22T13:36:00Z" w16du:dateUtc="2026-04-22T19:36:00Z"/>
                    <w:rFonts w:ascii="Montserrat" w:hAnsi="Montserrat" w:cs="Arial"/>
                    <w:b w:val="0"/>
                    <w:lang w:val="es-MX"/>
                  </w:rPr>
                </w:rPrChange>
              </w:rPr>
            </w:pPr>
            <w:ins w:id="2546" w:author="Licencia Office" w:date="2026-04-22T13:36:00Z" w16du:dateUtc="2026-04-22T19:36:00Z">
              <w:r w:rsidRPr="00AE7BF3">
                <w:rPr>
                  <w:rFonts w:ascii="Montserrat" w:hAnsi="Montserrat" w:cs="Arial"/>
                  <w:b w:val="0"/>
                  <w:highlight w:val="cyan"/>
                  <w:lang w:val="es-MX"/>
                  <w:rPrChange w:id="2547"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5B328FF8" w14:textId="77777777" w:rsidR="00AE7BF3" w:rsidRPr="00AE7BF3" w:rsidRDefault="00AE7BF3" w:rsidP="00B04EE0">
            <w:pPr>
              <w:pStyle w:val="TableHeading0"/>
              <w:rPr>
                <w:ins w:id="2548" w:author="Licencia Office" w:date="2026-04-22T13:36:00Z" w16du:dateUtc="2026-04-22T19:36:00Z"/>
                <w:rFonts w:ascii="Montserrat" w:hAnsi="Montserrat" w:cs="Arial"/>
                <w:b w:val="0"/>
                <w:highlight w:val="cyan"/>
                <w:lang w:val="es-MX"/>
                <w:rPrChange w:id="2549" w:author="Licencia Office" w:date="2026-04-22T13:37:00Z" w16du:dateUtc="2026-04-22T19:37:00Z">
                  <w:rPr>
                    <w:ins w:id="2550" w:author="Licencia Office" w:date="2026-04-22T13:36:00Z" w16du:dateUtc="2026-04-22T19:36:00Z"/>
                    <w:rFonts w:ascii="Montserrat" w:hAnsi="Montserrat" w:cs="Arial"/>
                    <w:b w:val="0"/>
                    <w:lang w:val="es-MX"/>
                  </w:rPr>
                </w:rPrChange>
              </w:rPr>
            </w:pPr>
            <w:ins w:id="2551" w:author="Licencia Office" w:date="2026-04-22T13:36:00Z" w16du:dateUtc="2026-04-22T19:36:00Z">
              <w:r w:rsidRPr="00AE7BF3">
                <w:rPr>
                  <w:rFonts w:ascii="Montserrat" w:hAnsi="Montserrat" w:cs="Arial"/>
                  <w:b w:val="0"/>
                  <w:highlight w:val="cyan"/>
                  <w:lang w:val="es-MX"/>
                  <w:rPrChange w:id="2552" w:author="Licencia Office" w:date="2026-04-22T13:37:00Z" w16du:dateUtc="2026-04-22T19:37:00Z">
                    <w:rPr>
                      <w:rFonts w:ascii="Montserrat" w:hAnsi="Montserrat" w:cs="Arial"/>
                      <w:b w:val="0"/>
                      <w:lang w:val="es-MX"/>
                    </w:rPr>
                  </w:rPrChange>
                </w:rPr>
                <w:t>N/A</w:t>
              </w:r>
            </w:ins>
          </w:p>
        </w:tc>
        <w:tc>
          <w:tcPr>
            <w:tcW w:w="1842" w:type="dxa"/>
            <w:tcBorders>
              <w:top w:val="single" w:sz="6" w:space="0" w:color="auto"/>
              <w:left w:val="single" w:sz="6" w:space="0" w:color="auto"/>
              <w:bottom w:val="single" w:sz="6" w:space="0" w:color="auto"/>
              <w:right w:val="single" w:sz="6" w:space="0" w:color="auto"/>
            </w:tcBorders>
            <w:vAlign w:val="center"/>
          </w:tcPr>
          <w:p w14:paraId="3DCA0D43" w14:textId="77777777" w:rsidR="00AE7BF3" w:rsidRPr="00AE7BF3" w:rsidRDefault="00AE7BF3" w:rsidP="00B04EE0">
            <w:pPr>
              <w:pStyle w:val="TableHeading0"/>
              <w:rPr>
                <w:ins w:id="2553" w:author="Licencia Office" w:date="2026-04-22T13:36:00Z" w16du:dateUtc="2026-04-22T19:36:00Z"/>
                <w:rFonts w:ascii="Montserrat" w:hAnsi="Montserrat" w:cs="Arial"/>
                <w:b w:val="0"/>
                <w:highlight w:val="cyan"/>
                <w:lang w:val="es-MX"/>
                <w:rPrChange w:id="2554" w:author="Licencia Office" w:date="2026-04-22T13:37:00Z" w16du:dateUtc="2026-04-22T19:37:00Z">
                  <w:rPr>
                    <w:ins w:id="2555" w:author="Licencia Office" w:date="2026-04-22T13:36:00Z" w16du:dateUtc="2026-04-22T19:36:00Z"/>
                    <w:rFonts w:ascii="Montserrat" w:hAnsi="Montserrat" w:cs="Arial"/>
                    <w:b w:val="0"/>
                    <w:lang w:val="es-MX"/>
                  </w:rPr>
                </w:rPrChange>
              </w:rPr>
            </w:pPr>
            <w:ins w:id="2556" w:author="Licencia Office" w:date="2026-04-22T13:36:00Z" w16du:dateUtc="2026-04-22T19:36:00Z">
              <w:r w:rsidRPr="00AE7BF3">
                <w:rPr>
                  <w:rFonts w:ascii="Montserrat" w:hAnsi="Montserrat" w:cs="Arial"/>
                  <w:b w:val="0"/>
                  <w:highlight w:val="cyan"/>
                  <w:lang w:val="es-MX"/>
                  <w:rPrChange w:id="2557"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0B6B99F6" w14:textId="77777777" w:rsidR="00AE7BF3" w:rsidRPr="00AE7BF3" w:rsidRDefault="00AE7BF3" w:rsidP="00B04EE0">
            <w:pPr>
              <w:pStyle w:val="TableHeading0"/>
              <w:rPr>
                <w:ins w:id="2558" w:author="Licencia Office" w:date="2026-04-22T13:36:00Z" w16du:dateUtc="2026-04-22T19:36:00Z"/>
                <w:rFonts w:ascii="Montserrat" w:hAnsi="Montserrat" w:cs="Arial"/>
                <w:b w:val="0"/>
                <w:highlight w:val="cyan"/>
                <w:lang w:val="es-MX"/>
                <w:rPrChange w:id="2559" w:author="Licencia Office" w:date="2026-04-22T13:37:00Z" w16du:dateUtc="2026-04-22T19:37:00Z">
                  <w:rPr>
                    <w:ins w:id="2560" w:author="Licencia Office" w:date="2026-04-22T13:36:00Z" w16du:dateUtc="2026-04-22T19:36:00Z"/>
                    <w:rFonts w:ascii="Montserrat" w:hAnsi="Montserrat" w:cs="Arial"/>
                    <w:b w:val="0"/>
                    <w:lang w:val="es-MX"/>
                  </w:rPr>
                </w:rPrChange>
              </w:rPr>
            </w:pPr>
            <w:ins w:id="2561" w:author="Licencia Office" w:date="2026-04-22T13:36:00Z" w16du:dateUtc="2026-04-22T19:36:00Z">
              <w:r w:rsidRPr="00AE7BF3">
                <w:rPr>
                  <w:rFonts w:ascii="Montserrat" w:hAnsi="Montserrat" w:cs="Arial"/>
                  <w:b w:val="0"/>
                  <w:highlight w:val="cyan"/>
                  <w:lang w:val="es-MX"/>
                  <w:rPrChange w:id="2562"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39FE24F2" w14:textId="77777777" w:rsidR="00AE7BF3" w:rsidRPr="00AE7BF3" w:rsidRDefault="00AE7BF3" w:rsidP="00B04EE0">
            <w:pPr>
              <w:rPr>
                <w:ins w:id="2563" w:author="Licencia Office" w:date="2026-04-22T13:36:00Z" w16du:dateUtc="2026-04-22T19:36:00Z"/>
                <w:rFonts w:ascii="Montserrat" w:hAnsi="Montserrat" w:cs="Arial"/>
                <w:i/>
                <w:sz w:val="18"/>
                <w:szCs w:val="18"/>
                <w:highlight w:val="cyan"/>
                <w:rPrChange w:id="2564" w:author="Licencia Office" w:date="2026-04-22T13:37:00Z" w16du:dateUtc="2026-04-22T19:37:00Z">
                  <w:rPr>
                    <w:ins w:id="2565" w:author="Licencia Office" w:date="2026-04-22T13:36:00Z" w16du:dateUtc="2026-04-22T19:36:00Z"/>
                    <w:rFonts w:ascii="Montserrat" w:hAnsi="Montserrat" w:cs="Arial"/>
                    <w:i/>
                    <w:sz w:val="18"/>
                    <w:szCs w:val="18"/>
                  </w:rPr>
                </w:rPrChange>
              </w:rPr>
            </w:pPr>
            <w:ins w:id="2566" w:author="Licencia Office" w:date="2026-04-22T13:36:00Z" w16du:dateUtc="2026-04-22T19:36:00Z">
              <w:r w:rsidRPr="00AE7BF3">
                <w:rPr>
                  <w:rFonts w:ascii="Montserrat" w:hAnsi="Montserrat" w:cs="Arial"/>
                  <w:b/>
                  <w:i/>
                  <w:sz w:val="18"/>
                  <w:szCs w:val="18"/>
                  <w:highlight w:val="cyan"/>
                  <w:rPrChange w:id="2567" w:author="Licencia Office" w:date="2026-04-22T13:37:00Z" w16du:dateUtc="2026-04-22T19:37:00Z">
                    <w:rPr>
                      <w:rFonts w:ascii="Montserrat" w:hAnsi="Montserrat" w:cs="Arial"/>
                      <w:b/>
                      <w:i/>
                      <w:sz w:val="18"/>
                      <w:szCs w:val="18"/>
                    </w:rPr>
                  </w:rPrChange>
                </w:rPr>
                <w:t>NULL</w:t>
              </w:r>
            </w:ins>
          </w:p>
        </w:tc>
      </w:tr>
      <w:tr w:rsidR="00AE7BF3" w:rsidRPr="00AE7BF3" w14:paraId="51A97970" w14:textId="77777777" w:rsidTr="00B04EE0">
        <w:trPr>
          <w:trHeight w:val="454"/>
          <w:tblHeader/>
          <w:ins w:id="2568"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492BC4C8" w14:textId="77777777" w:rsidR="00AE7BF3" w:rsidRPr="00AE7BF3" w:rsidRDefault="00AE7BF3" w:rsidP="00B04EE0">
            <w:pPr>
              <w:pStyle w:val="TableHeading0"/>
              <w:rPr>
                <w:ins w:id="2569" w:author="Licencia Office" w:date="2026-04-22T13:36:00Z" w16du:dateUtc="2026-04-22T19:36:00Z"/>
                <w:rFonts w:ascii="Montserrat" w:hAnsi="Montserrat" w:cs="Arial"/>
                <w:b w:val="0"/>
                <w:highlight w:val="cyan"/>
                <w:lang w:val="es-MX"/>
                <w:rPrChange w:id="2570" w:author="Licencia Office" w:date="2026-04-22T13:37:00Z" w16du:dateUtc="2026-04-22T19:37:00Z">
                  <w:rPr>
                    <w:ins w:id="2571" w:author="Licencia Office" w:date="2026-04-22T13:36:00Z" w16du:dateUtc="2026-04-22T19:36:00Z"/>
                    <w:rFonts w:ascii="Montserrat" w:hAnsi="Montserrat" w:cs="Arial"/>
                    <w:b w:val="0"/>
                    <w:lang w:val="es-MX"/>
                  </w:rPr>
                </w:rPrChange>
              </w:rPr>
            </w:pPr>
            <w:ins w:id="2572" w:author="Licencia Office" w:date="2026-04-22T13:36:00Z" w16du:dateUtc="2026-04-22T19:36:00Z">
              <w:r w:rsidRPr="00AE7BF3">
                <w:rPr>
                  <w:rFonts w:ascii="Montserrat" w:hAnsi="Montserrat" w:cs="Arial"/>
                  <w:b w:val="0"/>
                  <w:highlight w:val="cyan"/>
                  <w:lang w:val="es-MX"/>
                  <w:rPrChange w:id="2573" w:author="Licencia Office" w:date="2026-04-22T13:37:00Z" w16du:dateUtc="2026-04-22T19:37:00Z">
                    <w:rPr>
                      <w:rFonts w:ascii="Montserrat" w:hAnsi="Montserrat" w:cs="Arial"/>
                      <w:b w:val="0"/>
                      <w:lang w:val="es-MX"/>
                    </w:rPr>
                  </w:rPrChange>
                </w:rPr>
                <w:lastRenderedPageBreak/>
                <w:t>10</w:t>
              </w:r>
            </w:ins>
          </w:p>
        </w:tc>
        <w:tc>
          <w:tcPr>
            <w:tcW w:w="1204" w:type="dxa"/>
            <w:tcBorders>
              <w:top w:val="single" w:sz="6" w:space="0" w:color="auto"/>
              <w:left w:val="single" w:sz="6" w:space="0" w:color="auto"/>
              <w:bottom w:val="single" w:sz="6" w:space="0" w:color="auto"/>
              <w:right w:val="single" w:sz="6" w:space="0" w:color="auto"/>
            </w:tcBorders>
            <w:vAlign w:val="center"/>
          </w:tcPr>
          <w:p w14:paraId="2F28F663" w14:textId="77777777" w:rsidR="00AE7BF3" w:rsidRPr="00AE7BF3" w:rsidRDefault="00AE7BF3" w:rsidP="00B04EE0">
            <w:pPr>
              <w:pStyle w:val="TableHeading0"/>
              <w:jc w:val="left"/>
              <w:rPr>
                <w:ins w:id="2574" w:author="Licencia Office" w:date="2026-04-22T13:36:00Z" w16du:dateUtc="2026-04-22T19:36:00Z"/>
                <w:rFonts w:ascii="Montserrat" w:hAnsi="Montserrat" w:cs="Arial"/>
                <w:b w:val="0"/>
                <w:highlight w:val="cyan"/>
                <w:lang w:val="es-MX"/>
                <w:rPrChange w:id="2575" w:author="Licencia Office" w:date="2026-04-22T13:37:00Z" w16du:dateUtc="2026-04-22T19:37:00Z">
                  <w:rPr>
                    <w:ins w:id="2576" w:author="Licencia Office" w:date="2026-04-22T13:36:00Z" w16du:dateUtc="2026-04-22T19:36:00Z"/>
                    <w:rFonts w:ascii="Montserrat" w:hAnsi="Montserrat" w:cs="Arial"/>
                    <w:b w:val="0"/>
                    <w:lang w:val="es-MX"/>
                  </w:rPr>
                </w:rPrChange>
              </w:rPr>
            </w:pPr>
            <w:ins w:id="2577" w:author="Licencia Office" w:date="2026-04-22T13:36:00Z" w16du:dateUtc="2026-04-22T19:36:00Z">
              <w:r w:rsidRPr="00AE7BF3">
                <w:rPr>
                  <w:rFonts w:ascii="Montserrat" w:hAnsi="Montserrat" w:cs="Arial"/>
                  <w:b w:val="0"/>
                  <w:highlight w:val="cyan"/>
                  <w:lang w:val="es-MX"/>
                  <w:rPrChange w:id="2578" w:author="Licencia Office" w:date="2026-04-22T13:37:00Z" w16du:dateUtc="2026-04-22T19:37:00Z">
                    <w:rPr>
                      <w:rFonts w:ascii="Montserrat" w:hAnsi="Montserrat" w:cs="Arial"/>
                      <w:b w:val="0"/>
                      <w:lang w:val="es-MX"/>
                    </w:rPr>
                  </w:rPrChange>
                </w:rPr>
                <w:t>Código de Respuesta</w:t>
              </w:r>
            </w:ins>
          </w:p>
        </w:tc>
        <w:tc>
          <w:tcPr>
            <w:tcW w:w="1232" w:type="dxa"/>
            <w:tcBorders>
              <w:top w:val="single" w:sz="6" w:space="0" w:color="auto"/>
              <w:left w:val="single" w:sz="6" w:space="0" w:color="auto"/>
              <w:bottom w:val="single" w:sz="6" w:space="0" w:color="auto"/>
              <w:right w:val="single" w:sz="6" w:space="0" w:color="auto"/>
            </w:tcBorders>
            <w:vAlign w:val="center"/>
          </w:tcPr>
          <w:p w14:paraId="5181039D" w14:textId="77777777" w:rsidR="00AE7BF3" w:rsidRPr="00AE7BF3" w:rsidRDefault="00AE7BF3" w:rsidP="00B04EE0">
            <w:pPr>
              <w:pStyle w:val="TableHeading0"/>
              <w:rPr>
                <w:ins w:id="2579" w:author="Licencia Office" w:date="2026-04-22T13:36:00Z" w16du:dateUtc="2026-04-22T19:36:00Z"/>
                <w:rFonts w:ascii="Montserrat" w:hAnsi="Montserrat" w:cs="Arial"/>
                <w:b w:val="0"/>
                <w:highlight w:val="cyan"/>
                <w:lang w:val="es-MX"/>
                <w:rPrChange w:id="2580" w:author="Licencia Office" w:date="2026-04-22T13:37:00Z" w16du:dateUtc="2026-04-22T19:37:00Z">
                  <w:rPr>
                    <w:ins w:id="2581" w:author="Licencia Office" w:date="2026-04-22T13:36:00Z" w16du:dateUtc="2026-04-22T19:36:00Z"/>
                    <w:rFonts w:ascii="Montserrat" w:hAnsi="Montserrat" w:cs="Arial"/>
                    <w:b w:val="0"/>
                    <w:lang w:val="es-MX"/>
                  </w:rPr>
                </w:rPrChange>
              </w:rPr>
            </w:pPr>
            <w:ins w:id="2582" w:author="Licencia Office" w:date="2026-04-22T13:36:00Z" w16du:dateUtc="2026-04-22T19:36:00Z">
              <w:r w:rsidRPr="00AE7BF3">
                <w:rPr>
                  <w:rFonts w:ascii="Montserrat" w:hAnsi="Montserrat" w:cs="Arial"/>
                  <w:b w:val="0"/>
                  <w:highlight w:val="cyan"/>
                  <w:lang w:val="es-MX"/>
                  <w:rPrChange w:id="2583"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5D747B18" w14:textId="77777777" w:rsidR="00AE7BF3" w:rsidRPr="00AE7BF3" w:rsidRDefault="00AE7BF3" w:rsidP="00B04EE0">
            <w:pPr>
              <w:pStyle w:val="TableHeading0"/>
              <w:rPr>
                <w:ins w:id="2584" w:author="Licencia Office" w:date="2026-04-22T13:36:00Z" w16du:dateUtc="2026-04-22T19:36:00Z"/>
                <w:rFonts w:ascii="Montserrat" w:hAnsi="Montserrat" w:cs="Arial"/>
                <w:b w:val="0"/>
                <w:highlight w:val="cyan"/>
                <w:lang w:val="es-MX"/>
                <w:rPrChange w:id="2585" w:author="Licencia Office" w:date="2026-04-22T13:37:00Z" w16du:dateUtc="2026-04-22T19:37:00Z">
                  <w:rPr>
                    <w:ins w:id="2586" w:author="Licencia Office" w:date="2026-04-22T13:36:00Z" w16du:dateUtc="2026-04-22T19:36:00Z"/>
                    <w:rFonts w:ascii="Montserrat" w:hAnsi="Montserrat" w:cs="Arial"/>
                    <w:b w:val="0"/>
                    <w:lang w:val="es-MX"/>
                  </w:rPr>
                </w:rPrChange>
              </w:rPr>
            </w:pPr>
            <w:ins w:id="2587" w:author="Licencia Office" w:date="2026-04-22T13:36:00Z" w16du:dateUtc="2026-04-22T19:36:00Z">
              <w:r w:rsidRPr="00AE7BF3">
                <w:rPr>
                  <w:rFonts w:ascii="Montserrat" w:hAnsi="Montserrat" w:cs="Arial"/>
                  <w:b w:val="0"/>
                  <w:highlight w:val="cyan"/>
                  <w:lang w:val="es-MX"/>
                  <w:rPrChange w:id="2588" w:author="Licencia Office" w:date="2026-04-22T13:37:00Z" w16du:dateUtc="2026-04-22T19:37:00Z">
                    <w:rPr>
                      <w:rFonts w:ascii="Montserrat" w:hAnsi="Montserrat" w:cs="Arial"/>
                      <w:b w:val="0"/>
                      <w:lang w:val="es-MX"/>
                    </w:rPr>
                  </w:rPrChange>
                </w:rPr>
                <w:t>3</w:t>
              </w:r>
            </w:ins>
          </w:p>
        </w:tc>
        <w:tc>
          <w:tcPr>
            <w:tcW w:w="1842" w:type="dxa"/>
            <w:tcBorders>
              <w:top w:val="single" w:sz="6" w:space="0" w:color="auto"/>
              <w:left w:val="single" w:sz="6" w:space="0" w:color="auto"/>
              <w:bottom w:val="single" w:sz="6" w:space="0" w:color="auto"/>
              <w:right w:val="single" w:sz="6" w:space="0" w:color="auto"/>
            </w:tcBorders>
            <w:vAlign w:val="center"/>
          </w:tcPr>
          <w:p w14:paraId="58A3387C" w14:textId="77777777" w:rsidR="00AE7BF3" w:rsidRPr="00AE7BF3" w:rsidRDefault="00AE7BF3" w:rsidP="00B04EE0">
            <w:pPr>
              <w:pStyle w:val="TableHeading0"/>
              <w:rPr>
                <w:ins w:id="2589" w:author="Licencia Office" w:date="2026-04-22T13:36:00Z" w16du:dateUtc="2026-04-22T19:36:00Z"/>
                <w:rFonts w:ascii="Montserrat" w:hAnsi="Montserrat" w:cs="Arial"/>
                <w:b w:val="0"/>
                <w:highlight w:val="cyan"/>
                <w:lang w:val="es-MX"/>
                <w:rPrChange w:id="2590" w:author="Licencia Office" w:date="2026-04-22T13:37:00Z" w16du:dateUtc="2026-04-22T19:37:00Z">
                  <w:rPr>
                    <w:ins w:id="2591" w:author="Licencia Office" w:date="2026-04-22T13:36:00Z" w16du:dateUtc="2026-04-22T19:36:00Z"/>
                    <w:rFonts w:ascii="Montserrat" w:hAnsi="Montserrat" w:cs="Arial"/>
                    <w:b w:val="0"/>
                    <w:lang w:val="es-MX"/>
                  </w:rPr>
                </w:rPrChange>
              </w:rPr>
            </w:pPr>
            <w:ins w:id="2592" w:author="Licencia Office" w:date="2026-04-22T13:36:00Z" w16du:dateUtc="2026-04-22T19:36:00Z">
              <w:r w:rsidRPr="00AE7BF3">
                <w:rPr>
                  <w:rFonts w:ascii="Montserrat" w:hAnsi="Montserrat" w:cs="Arial"/>
                  <w:b w:val="0"/>
                  <w:highlight w:val="cyan"/>
                  <w:lang w:val="es-MX"/>
                  <w:rPrChange w:id="2593"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08BAD50D" w14:textId="77777777" w:rsidR="00AE7BF3" w:rsidRPr="00AE7BF3" w:rsidRDefault="00AE7BF3" w:rsidP="00B04EE0">
            <w:pPr>
              <w:pStyle w:val="TableHeading0"/>
              <w:rPr>
                <w:ins w:id="2594" w:author="Licencia Office" w:date="2026-04-22T13:36:00Z" w16du:dateUtc="2026-04-22T19:36:00Z"/>
                <w:rFonts w:ascii="Montserrat" w:hAnsi="Montserrat" w:cs="Arial"/>
                <w:b w:val="0"/>
                <w:highlight w:val="cyan"/>
                <w:lang w:val="es-MX"/>
                <w:rPrChange w:id="2595" w:author="Licencia Office" w:date="2026-04-22T13:37:00Z" w16du:dateUtc="2026-04-22T19:37:00Z">
                  <w:rPr>
                    <w:ins w:id="2596" w:author="Licencia Office" w:date="2026-04-22T13:36:00Z" w16du:dateUtc="2026-04-22T19:36:00Z"/>
                    <w:rFonts w:ascii="Montserrat" w:hAnsi="Montserrat" w:cs="Arial"/>
                    <w:b w:val="0"/>
                    <w:lang w:val="es-MX"/>
                  </w:rPr>
                </w:rPrChange>
              </w:rPr>
            </w:pPr>
            <w:ins w:id="2597" w:author="Licencia Office" w:date="2026-04-22T13:36:00Z" w16du:dateUtc="2026-04-22T19:36:00Z">
              <w:r w:rsidRPr="00AE7BF3">
                <w:rPr>
                  <w:rFonts w:ascii="Montserrat" w:hAnsi="Montserrat" w:cs="Arial"/>
                  <w:b w:val="0"/>
                  <w:highlight w:val="cyan"/>
                  <w:lang w:val="es-MX"/>
                  <w:rPrChange w:id="2598"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028C0BB3" w14:textId="77777777" w:rsidR="00AE7BF3" w:rsidRPr="00AE7BF3" w:rsidRDefault="00AE7BF3" w:rsidP="00B04EE0">
            <w:pPr>
              <w:jc w:val="center"/>
              <w:rPr>
                <w:ins w:id="2599" w:author="Licencia Office" w:date="2026-04-22T13:36:00Z" w16du:dateUtc="2026-04-22T19:36:00Z"/>
                <w:rFonts w:ascii="Montserrat" w:hAnsi="Montserrat" w:cs="Arial"/>
                <w:i/>
                <w:sz w:val="18"/>
                <w:szCs w:val="18"/>
                <w:highlight w:val="cyan"/>
                <w:rPrChange w:id="2600" w:author="Licencia Office" w:date="2026-04-22T13:37:00Z" w16du:dateUtc="2026-04-22T19:37:00Z">
                  <w:rPr>
                    <w:ins w:id="2601" w:author="Licencia Office" w:date="2026-04-22T13:36:00Z" w16du:dateUtc="2026-04-22T19:36:00Z"/>
                    <w:rFonts w:ascii="Montserrat" w:hAnsi="Montserrat" w:cs="Arial"/>
                    <w:i/>
                    <w:sz w:val="18"/>
                    <w:szCs w:val="18"/>
                  </w:rPr>
                </w:rPrChange>
              </w:rPr>
            </w:pPr>
            <w:ins w:id="2602" w:author="Licencia Office" w:date="2026-04-22T13:36:00Z" w16du:dateUtc="2026-04-22T19:36:00Z">
              <w:r w:rsidRPr="00AE7BF3">
                <w:rPr>
                  <w:rFonts w:ascii="Montserrat" w:hAnsi="Montserrat" w:cs="Arial"/>
                  <w:i/>
                  <w:sz w:val="18"/>
                  <w:szCs w:val="18"/>
                  <w:highlight w:val="cyan"/>
                  <w:rPrChange w:id="2603" w:author="Licencia Office" w:date="2026-04-22T13:37:00Z" w16du:dateUtc="2026-04-22T19:37:00Z">
                    <w:rPr>
                      <w:rFonts w:ascii="Montserrat" w:hAnsi="Montserrat" w:cs="Arial"/>
                      <w:i/>
                      <w:sz w:val="18"/>
                      <w:szCs w:val="18"/>
                    </w:rPr>
                  </w:rPrChange>
                </w:rPr>
                <w:t>“301”</w:t>
              </w:r>
            </w:ins>
          </w:p>
        </w:tc>
      </w:tr>
      <w:tr w:rsidR="00AE7BF3" w:rsidRPr="00AE7BF3" w14:paraId="6B01BF6D" w14:textId="77777777" w:rsidTr="00B04EE0">
        <w:trPr>
          <w:trHeight w:val="454"/>
          <w:tblHeader/>
          <w:ins w:id="2604"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6DA4AC5B" w14:textId="77777777" w:rsidR="00AE7BF3" w:rsidRPr="00AE7BF3" w:rsidRDefault="00AE7BF3" w:rsidP="00B04EE0">
            <w:pPr>
              <w:pStyle w:val="TableHeading0"/>
              <w:rPr>
                <w:ins w:id="2605" w:author="Licencia Office" w:date="2026-04-22T13:36:00Z" w16du:dateUtc="2026-04-22T19:36:00Z"/>
                <w:rFonts w:ascii="Montserrat" w:hAnsi="Montserrat" w:cs="Arial"/>
                <w:b w:val="0"/>
                <w:highlight w:val="cyan"/>
                <w:lang w:val="es-MX"/>
                <w:rPrChange w:id="2606" w:author="Licencia Office" w:date="2026-04-22T13:37:00Z" w16du:dateUtc="2026-04-22T19:37:00Z">
                  <w:rPr>
                    <w:ins w:id="2607" w:author="Licencia Office" w:date="2026-04-22T13:36:00Z" w16du:dateUtc="2026-04-22T19:36:00Z"/>
                    <w:rFonts w:ascii="Montserrat" w:hAnsi="Montserrat" w:cs="Arial"/>
                    <w:b w:val="0"/>
                    <w:lang w:val="es-MX"/>
                  </w:rPr>
                </w:rPrChange>
              </w:rPr>
            </w:pPr>
            <w:ins w:id="2608" w:author="Licencia Office" w:date="2026-04-22T13:36:00Z" w16du:dateUtc="2026-04-22T19:36:00Z">
              <w:r w:rsidRPr="00AE7BF3">
                <w:rPr>
                  <w:rFonts w:ascii="Montserrat" w:hAnsi="Montserrat" w:cs="Arial"/>
                  <w:b w:val="0"/>
                  <w:highlight w:val="cyan"/>
                  <w:lang w:val="es-MX"/>
                  <w:rPrChange w:id="2609" w:author="Licencia Office" w:date="2026-04-22T13:37:00Z" w16du:dateUtc="2026-04-22T19:37:00Z">
                    <w:rPr>
                      <w:rFonts w:ascii="Montserrat" w:hAnsi="Montserrat" w:cs="Arial"/>
                      <w:b w:val="0"/>
                      <w:lang w:val="es-MX"/>
                    </w:rPr>
                  </w:rPrChange>
                </w:rPr>
                <w:t>11</w:t>
              </w:r>
            </w:ins>
          </w:p>
        </w:tc>
        <w:tc>
          <w:tcPr>
            <w:tcW w:w="1204" w:type="dxa"/>
            <w:tcBorders>
              <w:top w:val="single" w:sz="6" w:space="0" w:color="auto"/>
              <w:left w:val="single" w:sz="6" w:space="0" w:color="auto"/>
              <w:bottom w:val="single" w:sz="6" w:space="0" w:color="auto"/>
              <w:right w:val="single" w:sz="6" w:space="0" w:color="auto"/>
            </w:tcBorders>
            <w:vAlign w:val="center"/>
          </w:tcPr>
          <w:p w14:paraId="61751AC3" w14:textId="77777777" w:rsidR="00AE7BF3" w:rsidRPr="00AE7BF3" w:rsidRDefault="00AE7BF3" w:rsidP="00B04EE0">
            <w:pPr>
              <w:pStyle w:val="TableHeading0"/>
              <w:rPr>
                <w:ins w:id="2610" w:author="Licencia Office" w:date="2026-04-22T13:36:00Z" w16du:dateUtc="2026-04-22T19:36:00Z"/>
                <w:rFonts w:ascii="Montserrat" w:hAnsi="Montserrat" w:cs="Arial"/>
                <w:b w:val="0"/>
                <w:highlight w:val="cyan"/>
                <w:lang w:val="es-MX"/>
                <w:rPrChange w:id="2611" w:author="Licencia Office" w:date="2026-04-22T13:37:00Z" w16du:dateUtc="2026-04-22T19:37:00Z">
                  <w:rPr>
                    <w:ins w:id="2612" w:author="Licencia Office" w:date="2026-04-22T13:36:00Z" w16du:dateUtc="2026-04-22T19:36:00Z"/>
                    <w:rFonts w:ascii="Montserrat" w:hAnsi="Montserrat" w:cs="Arial"/>
                    <w:b w:val="0"/>
                    <w:lang w:val="es-MX"/>
                  </w:rPr>
                </w:rPrChange>
              </w:rPr>
            </w:pPr>
            <w:ins w:id="2613" w:author="Licencia Office" w:date="2026-04-22T13:36:00Z" w16du:dateUtc="2026-04-22T19:36:00Z">
              <w:r w:rsidRPr="00AE7BF3">
                <w:rPr>
                  <w:rFonts w:ascii="Montserrat" w:hAnsi="Montserrat" w:cs="Arial"/>
                  <w:b w:val="0"/>
                  <w:highlight w:val="cyan"/>
                  <w:lang w:val="es-MX"/>
                  <w:rPrChange w:id="2614" w:author="Licencia Office" w:date="2026-04-22T13:37:00Z" w16du:dateUtc="2026-04-22T19:37:00Z">
                    <w:rPr>
                      <w:rFonts w:ascii="Montserrat" w:hAnsi="Montserrat" w:cs="Arial"/>
                      <w:b w:val="0"/>
                      <w:lang w:val="es-MX"/>
                    </w:rPr>
                  </w:rPrChange>
                </w:rPr>
                <w:t>Firma Digital del SAT</w:t>
              </w:r>
            </w:ins>
          </w:p>
        </w:tc>
        <w:tc>
          <w:tcPr>
            <w:tcW w:w="1232" w:type="dxa"/>
            <w:tcBorders>
              <w:top w:val="single" w:sz="6" w:space="0" w:color="auto"/>
              <w:left w:val="single" w:sz="6" w:space="0" w:color="auto"/>
              <w:bottom w:val="single" w:sz="6" w:space="0" w:color="auto"/>
              <w:right w:val="single" w:sz="6" w:space="0" w:color="auto"/>
            </w:tcBorders>
            <w:vAlign w:val="center"/>
          </w:tcPr>
          <w:p w14:paraId="6490A6D8" w14:textId="77777777" w:rsidR="00AE7BF3" w:rsidRPr="00AE7BF3" w:rsidRDefault="00AE7BF3" w:rsidP="00B04EE0">
            <w:pPr>
              <w:pStyle w:val="TableHeading0"/>
              <w:rPr>
                <w:ins w:id="2615" w:author="Licencia Office" w:date="2026-04-22T13:36:00Z" w16du:dateUtc="2026-04-22T19:36:00Z"/>
                <w:rFonts w:ascii="Montserrat" w:hAnsi="Montserrat" w:cs="Arial"/>
                <w:b w:val="0"/>
                <w:highlight w:val="cyan"/>
                <w:lang w:val="es-MX"/>
                <w:rPrChange w:id="2616" w:author="Licencia Office" w:date="2026-04-22T13:37:00Z" w16du:dateUtc="2026-04-22T19:37:00Z">
                  <w:rPr>
                    <w:ins w:id="2617" w:author="Licencia Office" w:date="2026-04-22T13:36:00Z" w16du:dateUtc="2026-04-22T19:36:00Z"/>
                    <w:rFonts w:ascii="Montserrat" w:hAnsi="Montserrat" w:cs="Arial"/>
                    <w:b w:val="0"/>
                    <w:lang w:val="es-MX"/>
                  </w:rPr>
                </w:rPrChange>
              </w:rPr>
            </w:pPr>
            <w:ins w:id="2618" w:author="Licencia Office" w:date="2026-04-22T13:36:00Z" w16du:dateUtc="2026-04-22T19:36:00Z">
              <w:r w:rsidRPr="00AE7BF3">
                <w:rPr>
                  <w:rFonts w:ascii="Montserrat" w:hAnsi="Montserrat" w:cs="Arial"/>
                  <w:b w:val="0"/>
                  <w:highlight w:val="cyan"/>
                  <w:lang w:val="es-MX"/>
                  <w:rPrChange w:id="2619" w:author="Licencia Office" w:date="2026-04-22T13:37:00Z" w16du:dateUtc="2026-04-22T19:37:00Z">
                    <w:rPr>
                      <w:rFonts w:ascii="Montserrat" w:hAnsi="Montserrat" w:cs="Arial"/>
                      <w:b w:val="0"/>
                      <w:lang w:val="es-MX"/>
                    </w:rPr>
                  </w:rPrChange>
                </w:rPr>
                <w:t>Alfanumérico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1C5D9DEA" w14:textId="77777777" w:rsidR="00AE7BF3" w:rsidRPr="00AE7BF3" w:rsidRDefault="00AE7BF3" w:rsidP="00B04EE0">
            <w:pPr>
              <w:pStyle w:val="TableHeading0"/>
              <w:rPr>
                <w:ins w:id="2620" w:author="Licencia Office" w:date="2026-04-22T13:36:00Z" w16du:dateUtc="2026-04-22T19:36:00Z"/>
                <w:rFonts w:ascii="Montserrat" w:hAnsi="Montserrat" w:cs="Arial"/>
                <w:b w:val="0"/>
                <w:highlight w:val="cyan"/>
                <w:lang w:val="es-MX"/>
                <w:rPrChange w:id="2621" w:author="Licencia Office" w:date="2026-04-22T13:37:00Z" w16du:dateUtc="2026-04-22T19:37:00Z">
                  <w:rPr>
                    <w:ins w:id="2622" w:author="Licencia Office" w:date="2026-04-22T13:36:00Z" w16du:dateUtc="2026-04-22T19:36:00Z"/>
                    <w:rFonts w:ascii="Montserrat" w:hAnsi="Montserrat" w:cs="Arial"/>
                    <w:b w:val="0"/>
                    <w:lang w:val="es-MX"/>
                  </w:rPr>
                </w:rPrChange>
              </w:rPr>
            </w:pPr>
            <w:ins w:id="2623" w:author="Licencia Office" w:date="2026-04-22T13:36:00Z" w16du:dateUtc="2026-04-22T19:36:00Z">
              <w:r w:rsidRPr="00AE7BF3">
                <w:rPr>
                  <w:rFonts w:ascii="Montserrat" w:hAnsi="Montserrat" w:cs="Arial"/>
                  <w:b w:val="0"/>
                  <w:highlight w:val="cyan"/>
                  <w:lang w:val="es-MX"/>
                  <w:rPrChange w:id="2624" w:author="Licencia Office" w:date="2026-04-22T13:37:00Z" w16du:dateUtc="2026-04-22T19:37:00Z">
                    <w:rPr>
                      <w:rFonts w:ascii="Montserrat" w:hAnsi="Montserrat" w:cs="Arial"/>
                      <w:b w:val="0"/>
                      <w:lang w:val="es-MX"/>
                    </w:rPr>
                  </w:rPrChange>
                </w:rPr>
                <w:t>N/A</w:t>
              </w:r>
            </w:ins>
          </w:p>
        </w:tc>
        <w:tc>
          <w:tcPr>
            <w:tcW w:w="1842" w:type="dxa"/>
            <w:tcBorders>
              <w:top w:val="single" w:sz="6" w:space="0" w:color="auto"/>
              <w:left w:val="single" w:sz="6" w:space="0" w:color="auto"/>
              <w:bottom w:val="single" w:sz="6" w:space="0" w:color="auto"/>
              <w:right w:val="single" w:sz="6" w:space="0" w:color="auto"/>
            </w:tcBorders>
            <w:vAlign w:val="center"/>
          </w:tcPr>
          <w:p w14:paraId="4E7FCDA2" w14:textId="77777777" w:rsidR="00AE7BF3" w:rsidRPr="00AE7BF3" w:rsidRDefault="00AE7BF3" w:rsidP="00B04EE0">
            <w:pPr>
              <w:pStyle w:val="TableHeading0"/>
              <w:rPr>
                <w:ins w:id="2625" w:author="Licencia Office" w:date="2026-04-22T13:36:00Z" w16du:dateUtc="2026-04-22T19:36:00Z"/>
                <w:rFonts w:ascii="Montserrat" w:hAnsi="Montserrat" w:cs="Arial"/>
                <w:b w:val="0"/>
                <w:highlight w:val="cyan"/>
                <w:lang w:val="es-MX"/>
                <w:rPrChange w:id="2626" w:author="Licencia Office" w:date="2026-04-22T13:37:00Z" w16du:dateUtc="2026-04-22T19:37:00Z">
                  <w:rPr>
                    <w:ins w:id="2627" w:author="Licencia Office" w:date="2026-04-22T13:36:00Z" w16du:dateUtc="2026-04-22T19:36:00Z"/>
                    <w:rFonts w:ascii="Montserrat" w:hAnsi="Montserrat" w:cs="Arial"/>
                    <w:b w:val="0"/>
                    <w:lang w:val="es-MX"/>
                  </w:rPr>
                </w:rPrChange>
              </w:rPr>
            </w:pPr>
            <w:ins w:id="2628" w:author="Licencia Office" w:date="2026-04-22T13:36:00Z" w16du:dateUtc="2026-04-22T19:36:00Z">
              <w:r w:rsidRPr="00AE7BF3">
                <w:rPr>
                  <w:rFonts w:ascii="Montserrat" w:hAnsi="Montserrat" w:cs="Arial"/>
                  <w:b w:val="0"/>
                  <w:highlight w:val="cyan"/>
                  <w:lang w:val="es-MX"/>
                  <w:rPrChange w:id="2629" w:author="Licencia Office" w:date="2026-04-22T13:37:00Z" w16du:dateUtc="2026-04-22T19:37:00Z">
                    <w:rPr>
                      <w:rFonts w:ascii="Montserrat" w:hAnsi="Montserrat" w:cs="Arial"/>
                      <w:b w:val="0"/>
                      <w:lang w:val="es-MX"/>
                    </w:rPr>
                  </w:rPrChange>
                </w:rPr>
                <w:t>N/A</w:t>
              </w:r>
            </w:ins>
          </w:p>
        </w:tc>
        <w:tc>
          <w:tcPr>
            <w:tcW w:w="1395" w:type="dxa"/>
            <w:tcBorders>
              <w:top w:val="single" w:sz="6" w:space="0" w:color="auto"/>
              <w:left w:val="single" w:sz="6" w:space="0" w:color="auto"/>
              <w:bottom w:val="single" w:sz="6" w:space="0" w:color="auto"/>
              <w:right w:val="single" w:sz="6" w:space="0" w:color="auto"/>
            </w:tcBorders>
            <w:vAlign w:val="center"/>
          </w:tcPr>
          <w:p w14:paraId="18009F76" w14:textId="77777777" w:rsidR="00AE7BF3" w:rsidRPr="00AE7BF3" w:rsidRDefault="00AE7BF3" w:rsidP="00B04EE0">
            <w:pPr>
              <w:pStyle w:val="TableHeading0"/>
              <w:rPr>
                <w:ins w:id="2630" w:author="Licencia Office" w:date="2026-04-22T13:36:00Z" w16du:dateUtc="2026-04-22T19:36:00Z"/>
                <w:rFonts w:ascii="Montserrat" w:hAnsi="Montserrat" w:cs="Arial"/>
                <w:b w:val="0"/>
                <w:highlight w:val="cyan"/>
                <w:lang w:val="es-MX"/>
                <w:rPrChange w:id="2631" w:author="Licencia Office" w:date="2026-04-22T13:37:00Z" w16du:dateUtc="2026-04-22T19:37:00Z">
                  <w:rPr>
                    <w:ins w:id="2632" w:author="Licencia Office" w:date="2026-04-22T13:36:00Z" w16du:dateUtc="2026-04-22T19:36:00Z"/>
                    <w:rFonts w:ascii="Montserrat" w:hAnsi="Montserrat" w:cs="Arial"/>
                    <w:b w:val="0"/>
                    <w:lang w:val="es-MX"/>
                  </w:rPr>
                </w:rPrChange>
              </w:rPr>
            </w:pPr>
            <w:ins w:id="2633" w:author="Licencia Office" w:date="2026-04-22T13:36:00Z" w16du:dateUtc="2026-04-22T19:36:00Z">
              <w:r w:rsidRPr="00AE7BF3">
                <w:rPr>
                  <w:rFonts w:ascii="Montserrat" w:hAnsi="Montserrat" w:cs="Arial"/>
                  <w:b w:val="0"/>
                  <w:highlight w:val="cyan"/>
                  <w:lang w:val="es-MX"/>
                  <w:rPrChange w:id="2634"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6AF24303" w14:textId="77777777" w:rsidR="00AE7BF3" w:rsidRPr="00AE7BF3" w:rsidRDefault="00AE7BF3" w:rsidP="00B04EE0">
            <w:pPr>
              <w:jc w:val="both"/>
              <w:rPr>
                <w:ins w:id="2635" w:author="Licencia Office" w:date="2026-04-22T13:36:00Z" w16du:dateUtc="2026-04-22T19:36:00Z"/>
                <w:rFonts w:ascii="Montserrat" w:hAnsi="Montserrat" w:cs="Arial"/>
                <w:i/>
                <w:sz w:val="18"/>
                <w:szCs w:val="18"/>
                <w:highlight w:val="cyan"/>
                <w:rPrChange w:id="2636" w:author="Licencia Office" w:date="2026-04-22T13:37:00Z" w16du:dateUtc="2026-04-22T19:37:00Z">
                  <w:rPr>
                    <w:ins w:id="2637" w:author="Licencia Office" w:date="2026-04-22T13:36:00Z" w16du:dateUtc="2026-04-22T19:36:00Z"/>
                    <w:rFonts w:ascii="Montserrat" w:hAnsi="Montserrat" w:cs="Arial"/>
                    <w:i/>
                    <w:sz w:val="18"/>
                    <w:szCs w:val="18"/>
                  </w:rPr>
                </w:rPrChange>
              </w:rPr>
            </w:pPr>
            <w:ins w:id="2638" w:author="Licencia Office" w:date="2026-04-22T13:36:00Z" w16du:dateUtc="2026-04-22T19:36:00Z">
              <w:r w:rsidRPr="00AE7BF3">
                <w:rPr>
                  <w:rFonts w:ascii="Montserrat" w:hAnsi="Montserrat" w:cs="Arial"/>
                  <w:b/>
                  <w:i/>
                  <w:sz w:val="18"/>
                  <w:szCs w:val="18"/>
                  <w:highlight w:val="cyan"/>
                  <w:rPrChange w:id="2639" w:author="Licencia Office" w:date="2026-04-22T13:37:00Z" w16du:dateUtc="2026-04-22T19:37:00Z">
                    <w:rPr>
                      <w:rFonts w:ascii="Montserrat" w:hAnsi="Montserrat" w:cs="Arial"/>
                      <w:b/>
                      <w:i/>
                      <w:sz w:val="18"/>
                      <w:szCs w:val="18"/>
                    </w:rPr>
                  </w:rPrChange>
                </w:rPr>
                <w:t>NULL</w:t>
              </w:r>
            </w:ins>
          </w:p>
        </w:tc>
      </w:tr>
      <w:tr w:rsidR="00AE7BF3" w:rsidRPr="00AE7BF3" w14:paraId="6A8336E8" w14:textId="77777777" w:rsidTr="00B04EE0">
        <w:trPr>
          <w:trHeight w:val="454"/>
          <w:tblHeader/>
          <w:ins w:id="2640" w:author="Licencia Office" w:date="2026-04-22T13:36:00Z" w16du:dateUtc="2026-04-22T19:36:00Z"/>
        </w:trPr>
        <w:tc>
          <w:tcPr>
            <w:tcW w:w="1174" w:type="dxa"/>
            <w:tcBorders>
              <w:top w:val="single" w:sz="6" w:space="0" w:color="auto"/>
              <w:left w:val="single" w:sz="6" w:space="0" w:color="auto"/>
              <w:bottom w:val="single" w:sz="6" w:space="0" w:color="auto"/>
              <w:right w:val="single" w:sz="6" w:space="0" w:color="auto"/>
            </w:tcBorders>
            <w:vAlign w:val="center"/>
          </w:tcPr>
          <w:p w14:paraId="3D19A3D2" w14:textId="77777777" w:rsidR="00AE7BF3" w:rsidRPr="00AE7BF3" w:rsidRDefault="00AE7BF3" w:rsidP="00B04EE0">
            <w:pPr>
              <w:pStyle w:val="TableHeading0"/>
              <w:rPr>
                <w:ins w:id="2641" w:author="Licencia Office" w:date="2026-04-22T13:36:00Z" w16du:dateUtc="2026-04-22T19:36:00Z"/>
                <w:rFonts w:ascii="Montserrat" w:hAnsi="Montserrat" w:cs="Arial"/>
                <w:b w:val="0"/>
                <w:highlight w:val="cyan"/>
                <w:lang w:val="es-MX"/>
                <w:rPrChange w:id="2642" w:author="Licencia Office" w:date="2026-04-22T13:37:00Z" w16du:dateUtc="2026-04-22T19:37:00Z">
                  <w:rPr>
                    <w:ins w:id="2643" w:author="Licencia Office" w:date="2026-04-22T13:36:00Z" w16du:dateUtc="2026-04-22T19:36:00Z"/>
                    <w:rFonts w:ascii="Montserrat" w:hAnsi="Montserrat" w:cs="Arial"/>
                    <w:b w:val="0"/>
                    <w:lang w:val="es-MX"/>
                  </w:rPr>
                </w:rPrChange>
              </w:rPr>
            </w:pPr>
            <w:ins w:id="2644" w:author="Licencia Office" w:date="2026-04-22T13:36:00Z" w16du:dateUtc="2026-04-22T19:36:00Z">
              <w:r w:rsidRPr="00AE7BF3">
                <w:rPr>
                  <w:rFonts w:ascii="Montserrat" w:hAnsi="Montserrat" w:cs="Arial"/>
                  <w:b w:val="0"/>
                  <w:highlight w:val="cyan"/>
                  <w:lang w:val="es-MX"/>
                  <w:rPrChange w:id="2645" w:author="Licencia Office" w:date="2026-04-22T13:37:00Z" w16du:dateUtc="2026-04-22T19:37:00Z">
                    <w:rPr>
                      <w:rFonts w:ascii="Montserrat" w:hAnsi="Montserrat" w:cs="Arial"/>
                      <w:b w:val="0"/>
                      <w:lang w:val="es-MX"/>
                    </w:rPr>
                  </w:rPrChange>
                </w:rPr>
                <w:t>12</w:t>
              </w:r>
            </w:ins>
          </w:p>
        </w:tc>
        <w:tc>
          <w:tcPr>
            <w:tcW w:w="1204" w:type="dxa"/>
            <w:tcBorders>
              <w:top w:val="single" w:sz="6" w:space="0" w:color="auto"/>
              <w:left w:val="single" w:sz="6" w:space="0" w:color="auto"/>
              <w:bottom w:val="single" w:sz="6" w:space="0" w:color="auto"/>
              <w:right w:val="single" w:sz="6" w:space="0" w:color="auto"/>
            </w:tcBorders>
            <w:vAlign w:val="center"/>
          </w:tcPr>
          <w:p w14:paraId="1BAE866F" w14:textId="77777777" w:rsidR="00AE7BF3" w:rsidRPr="00AE7BF3" w:rsidRDefault="00AE7BF3" w:rsidP="00B04EE0">
            <w:pPr>
              <w:pStyle w:val="TableHeading0"/>
              <w:rPr>
                <w:ins w:id="2646" w:author="Licencia Office" w:date="2026-04-22T13:36:00Z" w16du:dateUtc="2026-04-22T19:36:00Z"/>
                <w:rFonts w:ascii="Montserrat" w:hAnsi="Montserrat" w:cs="Arial"/>
                <w:b w:val="0"/>
                <w:highlight w:val="cyan"/>
                <w:lang w:val="es-MX"/>
                <w:rPrChange w:id="2647" w:author="Licencia Office" w:date="2026-04-22T13:37:00Z" w16du:dateUtc="2026-04-22T19:37:00Z">
                  <w:rPr>
                    <w:ins w:id="2648" w:author="Licencia Office" w:date="2026-04-22T13:36:00Z" w16du:dateUtc="2026-04-22T19:36:00Z"/>
                    <w:rFonts w:ascii="Montserrat" w:hAnsi="Montserrat" w:cs="Arial"/>
                    <w:b w:val="0"/>
                    <w:lang w:val="es-MX"/>
                  </w:rPr>
                </w:rPrChange>
              </w:rPr>
            </w:pPr>
            <w:ins w:id="2649" w:author="Licencia Office" w:date="2026-04-22T13:36:00Z" w16du:dateUtc="2026-04-22T19:36:00Z">
              <w:r w:rsidRPr="00AE7BF3">
                <w:rPr>
                  <w:rFonts w:ascii="Montserrat" w:hAnsi="Montserrat" w:cs="Arial"/>
                  <w:b w:val="0"/>
                  <w:highlight w:val="cyan"/>
                  <w:lang w:val="es-MX"/>
                  <w:rPrChange w:id="2650" w:author="Licencia Office" w:date="2026-04-22T13:37:00Z" w16du:dateUtc="2026-04-22T19:37:00Z">
                    <w:rPr>
                      <w:rFonts w:ascii="Montserrat" w:hAnsi="Montserrat" w:cs="Arial"/>
                      <w:b w:val="0"/>
                      <w:lang w:val="es-MX"/>
                    </w:rPr>
                  </w:rPrChange>
                </w:rPr>
                <w:t>Número de serie del certificado</w:t>
              </w:r>
            </w:ins>
          </w:p>
        </w:tc>
        <w:tc>
          <w:tcPr>
            <w:tcW w:w="1232" w:type="dxa"/>
            <w:tcBorders>
              <w:top w:val="single" w:sz="6" w:space="0" w:color="auto"/>
              <w:left w:val="single" w:sz="6" w:space="0" w:color="auto"/>
              <w:bottom w:val="single" w:sz="6" w:space="0" w:color="auto"/>
              <w:right w:val="single" w:sz="6" w:space="0" w:color="auto"/>
            </w:tcBorders>
            <w:vAlign w:val="center"/>
          </w:tcPr>
          <w:p w14:paraId="11680D52" w14:textId="77777777" w:rsidR="00AE7BF3" w:rsidRPr="00AE7BF3" w:rsidRDefault="00AE7BF3" w:rsidP="00B04EE0">
            <w:pPr>
              <w:pStyle w:val="TableHeading0"/>
              <w:rPr>
                <w:ins w:id="2651" w:author="Licencia Office" w:date="2026-04-22T13:36:00Z" w16du:dateUtc="2026-04-22T19:36:00Z"/>
                <w:rFonts w:ascii="Montserrat" w:hAnsi="Montserrat" w:cs="Arial"/>
                <w:b w:val="0"/>
                <w:highlight w:val="cyan"/>
                <w:lang w:val="es-MX"/>
                <w:rPrChange w:id="2652" w:author="Licencia Office" w:date="2026-04-22T13:37:00Z" w16du:dateUtc="2026-04-22T19:37:00Z">
                  <w:rPr>
                    <w:ins w:id="2653" w:author="Licencia Office" w:date="2026-04-22T13:36:00Z" w16du:dateUtc="2026-04-22T19:36:00Z"/>
                    <w:rFonts w:ascii="Montserrat" w:hAnsi="Montserrat" w:cs="Arial"/>
                    <w:b w:val="0"/>
                    <w:lang w:val="es-MX"/>
                  </w:rPr>
                </w:rPrChange>
              </w:rPr>
            </w:pPr>
            <w:ins w:id="2654" w:author="Licencia Office" w:date="2026-04-22T13:36:00Z" w16du:dateUtc="2026-04-22T19:36:00Z">
              <w:r w:rsidRPr="00AE7BF3">
                <w:rPr>
                  <w:rFonts w:ascii="Montserrat" w:hAnsi="Montserrat" w:cs="Arial"/>
                  <w:b w:val="0"/>
                  <w:highlight w:val="cyan"/>
                  <w:lang w:val="es-MX"/>
                  <w:rPrChange w:id="2655" w:author="Licencia Office" w:date="2026-04-22T13:37:00Z" w16du:dateUtc="2026-04-22T19:37:00Z">
                    <w:rPr>
                      <w:rFonts w:ascii="Montserrat" w:hAnsi="Montserrat" w:cs="Arial"/>
                      <w:b w:val="0"/>
                      <w:lang w:val="es-MX"/>
                    </w:rPr>
                  </w:rPrChange>
                </w:rPr>
                <w:t>Numérico</w:t>
              </w:r>
            </w:ins>
          </w:p>
        </w:tc>
        <w:tc>
          <w:tcPr>
            <w:tcW w:w="1498" w:type="dxa"/>
            <w:tcBorders>
              <w:top w:val="single" w:sz="6" w:space="0" w:color="auto"/>
              <w:left w:val="single" w:sz="6" w:space="0" w:color="auto"/>
              <w:bottom w:val="single" w:sz="6" w:space="0" w:color="auto"/>
              <w:right w:val="single" w:sz="6" w:space="0" w:color="auto"/>
            </w:tcBorders>
            <w:vAlign w:val="center"/>
          </w:tcPr>
          <w:p w14:paraId="5FD3B0B8" w14:textId="77777777" w:rsidR="00AE7BF3" w:rsidRPr="00AE7BF3" w:rsidRDefault="00AE7BF3" w:rsidP="00B04EE0">
            <w:pPr>
              <w:pStyle w:val="TableHeading0"/>
              <w:rPr>
                <w:ins w:id="2656" w:author="Licencia Office" w:date="2026-04-22T13:36:00Z" w16du:dateUtc="2026-04-22T19:36:00Z"/>
                <w:rFonts w:ascii="Montserrat" w:hAnsi="Montserrat" w:cs="Arial"/>
                <w:b w:val="0"/>
                <w:highlight w:val="cyan"/>
                <w:lang w:val="es-MX"/>
                <w:rPrChange w:id="2657" w:author="Licencia Office" w:date="2026-04-22T13:37:00Z" w16du:dateUtc="2026-04-22T19:37:00Z">
                  <w:rPr>
                    <w:ins w:id="2658" w:author="Licencia Office" w:date="2026-04-22T13:36:00Z" w16du:dateUtc="2026-04-22T19:36:00Z"/>
                    <w:rFonts w:ascii="Montserrat" w:hAnsi="Montserrat" w:cs="Arial"/>
                    <w:b w:val="0"/>
                    <w:lang w:val="es-MX"/>
                  </w:rPr>
                </w:rPrChange>
              </w:rPr>
            </w:pPr>
            <w:ins w:id="2659" w:author="Licencia Office" w:date="2026-04-22T13:36:00Z" w16du:dateUtc="2026-04-22T19:36:00Z">
              <w:r w:rsidRPr="00AE7BF3">
                <w:rPr>
                  <w:rFonts w:ascii="Montserrat" w:hAnsi="Montserrat" w:cs="Arial"/>
                  <w:b w:val="0"/>
                  <w:highlight w:val="cyan"/>
                  <w:lang w:val="es-MX"/>
                  <w:rPrChange w:id="2660" w:author="Licencia Office" w:date="2026-04-22T13:37:00Z" w16du:dateUtc="2026-04-22T19:37:00Z">
                    <w:rPr>
                      <w:rFonts w:ascii="Montserrat" w:hAnsi="Montserrat" w:cs="Arial"/>
                      <w:b w:val="0"/>
                      <w:lang w:val="es-MX"/>
                    </w:rPr>
                  </w:rPrChange>
                </w:rPr>
                <w:t>20</w:t>
              </w:r>
            </w:ins>
          </w:p>
        </w:tc>
        <w:tc>
          <w:tcPr>
            <w:tcW w:w="1842" w:type="dxa"/>
            <w:tcBorders>
              <w:top w:val="single" w:sz="6" w:space="0" w:color="auto"/>
              <w:left w:val="single" w:sz="6" w:space="0" w:color="auto"/>
              <w:bottom w:val="single" w:sz="6" w:space="0" w:color="auto"/>
              <w:right w:val="single" w:sz="6" w:space="0" w:color="auto"/>
            </w:tcBorders>
            <w:vAlign w:val="center"/>
          </w:tcPr>
          <w:p w14:paraId="572F69F2" w14:textId="77777777" w:rsidR="00AE7BF3" w:rsidRPr="00AE7BF3" w:rsidRDefault="00AE7BF3" w:rsidP="00B04EE0">
            <w:pPr>
              <w:pStyle w:val="TableHeading0"/>
              <w:rPr>
                <w:ins w:id="2661" w:author="Licencia Office" w:date="2026-04-22T13:36:00Z" w16du:dateUtc="2026-04-22T19:36:00Z"/>
                <w:rFonts w:ascii="Montserrat" w:hAnsi="Montserrat" w:cs="Arial"/>
                <w:b w:val="0"/>
                <w:highlight w:val="cyan"/>
                <w:lang w:val="es-MX"/>
                <w:rPrChange w:id="2662" w:author="Licencia Office" w:date="2026-04-22T13:37:00Z" w16du:dateUtc="2026-04-22T19:37:00Z">
                  <w:rPr>
                    <w:ins w:id="2663" w:author="Licencia Office" w:date="2026-04-22T13:36:00Z" w16du:dateUtc="2026-04-22T19:36:00Z"/>
                    <w:rFonts w:ascii="Montserrat" w:hAnsi="Montserrat" w:cs="Arial"/>
                    <w:b w:val="0"/>
                    <w:lang w:val="es-MX"/>
                  </w:rPr>
                </w:rPrChange>
              </w:rPr>
            </w:pPr>
            <w:ins w:id="2664" w:author="Licencia Office" w:date="2026-04-22T13:36:00Z" w16du:dateUtc="2026-04-22T19:36:00Z">
              <w:r w:rsidRPr="00AE7BF3">
                <w:rPr>
                  <w:rFonts w:ascii="Montserrat" w:hAnsi="Montserrat" w:cs="Arial"/>
                  <w:b w:val="0"/>
                  <w:highlight w:val="cyan"/>
                  <w:lang w:val="es-MX"/>
                  <w:rPrChange w:id="2665" w:author="Licencia Office" w:date="2026-04-22T13:37:00Z" w16du:dateUtc="2026-04-22T19:37:00Z">
                    <w:rPr>
                      <w:rFonts w:ascii="Montserrat" w:hAnsi="Montserrat" w:cs="Arial"/>
                      <w:b w:val="0"/>
                      <w:lang w:val="es-MX"/>
                    </w:rPr>
                  </w:rPrChange>
                </w:rPr>
                <w:t>Lista de certificados autorizados</w:t>
              </w:r>
            </w:ins>
          </w:p>
        </w:tc>
        <w:tc>
          <w:tcPr>
            <w:tcW w:w="1395" w:type="dxa"/>
            <w:tcBorders>
              <w:top w:val="single" w:sz="6" w:space="0" w:color="auto"/>
              <w:left w:val="single" w:sz="6" w:space="0" w:color="auto"/>
              <w:bottom w:val="single" w:sz="6" w:space="0" w:color="auto"/>
              <w:right w:val="single" w:sz="6" w:space="0" w:color="auto"/>
            </w:tcBorders>
            <w:vAlign w:val="center"/>
          </w:tcPr>
          <w:p w14:paraId="5100405B" w14:textId="77777777" w:rsidR="00AE7BF3" w:rsidRPr="00AE7BF3" w:rsidRDefault="00AE7BF3" w:rsidP="00B04EE0">
            <w:pPr>
              <w:pStyle w:val="TableHeading0"/>
              <w:rPr>
                <w:ins w:id="2666" w:author="Licencia Office" w:date="2026-04-22T13:36:00Z" w16du:dateUtc="2026-04-22T19:36:00Z"/>
                <w:rFonts w:ascii="Montserrat" w:hAnsi="Montserrat" w:cs="Arial"/>
                <w:b w:val="0"/>
                <w:highlight w:val="cyan"/>
                <w:lang w:val="es-MX"/>
                <w:rPrChange w:id="2667" w:author="Licencia Office" w:date="2026-04-22T13:37:00Z" w16du:dateUtc="2026-04-22T19:37:00Z">
                  <w:rPr>
                    <w:ins w:id="2668" w:author="Licencia Office" w:date="2026-04-22T13:36:00Z" w16du:dateUtc="2026-04-22T19:36:00Z"/>
                    <w:rFonts w:ascii="Montserrat" w:hAnsi="Montserrat" w:cs="Arial"/>
                    <w:b w:val="0"/>
                    <w:lang w:val="es-MX"/>
                  </w:rPr>
                </w:rPrChange>
              </w:rPr>
            </w:pPr>
            <w:ins w:id="2669" w:author="Licencia Office" w:date="2026-04-22T13:36:00Z" w16du:dateUtc="2026-04-22T19:36:00Z">
              <w:r w:rsidRPr="00AE7BF3">
                <w:rPr>
                  <w:rFonts w:ascii="Montserrat" w:hAnsi="Montserrat" w:cs="Arial"/>
                  <w:b w:val="0"/>
                  <w:highlight w:val="cyan"/>
                  <w:lang w:val="es-MX"/>
                  <w:rPrChange w:id="2670" w:author="Licencia Office" w:date="2026-04-22T13:37:00Z" w16du:dateUtc="2026-04-22T19:37:00Z">
                    <w:rPr>
                      <w:rFonts w:ascii="Montserrat" w:hAnsi="Montserrat" w:cs="Arial"/>
                      <w:b w:val="0"/>
                      <w:lang w:val="es-MX"/>
                    </w:rPr>
                  </w:rPrChange>
                </w:rPr>
                <w:t>N/A</w:t>
              </w:r>
            </w:ins>
          </w:p>
        </w:tc>
        <w:tc>
          <w:tcPr>
            <w:tcW w:w="1843" w:type="dxa"/>
            <w:tcBorders>
              <w:top w:val="single" w:sz="6" w:space="0" w:color="auto"/>
              <w:left w:val="single" w:sz="6" w:space="0" w:color="auto"/>
              <w:bottom w:val="single" w:sz="6" w:space="0" w:color="auto"/>
              <w:right w:val="single" w:sz="6" w:space="0" w:color="auto"/>
            </w:tcBorders>
            <w:vAlign w:val="center"/>
          </w:tcPr>
          <w:p w14:paraId="11B1BBED" w14:textId="77777777" w:rsidR="00AE7BF3" w:rsidRPr="00AE7BF3" w:rsidRDefault="00AE7BF3" w:rsidP="00B04EE0">
            <w:pPr>
              <w:rPr>
                <w:ins w:id="2671" w:author="Licencia Office" w:date="2026-04-22T13:36:00Z" w16du:dateUtc="2026-04-22T19:36:00Z"/>
                <w:rFonts w:ascii="Montserrat" w:hAnsi="Montserrat" w:cs="Arial"/>
                <w:i/>
                <w:sz w:val="18"/>
                <w:szCs w:val="18"/>
                <w:highlight w:val="cyan"/>
                <w:rPrChange w:id="2672" w:author="Licencia Office" w:date="2026-04-22T13:37:00Z" w16du:dateUtc="2026-04-22T19:37:00Z">
                  <w:rPr>
                    <w:ins w:id="2673" w:author="Licencia Office" w:date="2026-04-22T13:36:00Z" w16du:dateUtc="2026-04-22T19:36:00Z"/>
                    <w:rFonts w:ascii="Montserrat" w:hAnsi="Montserrat" w:cs="Arial"/>
                    <w:i/>
                    <w:sz w:val="18"/>
                    <w:szCs w:val="18"/>
                  </w:rPr>
                </w:rPrChange>
              </w:rPr>
            </w:pPr>
            <w:ins w:id="2674" w:author="Licencia Office" w:date="2026-04-22T13:36:00Z" w16du:dateUtc="2026-04-22T19:36:00Z">
              <w:r w:rsidRPr="00AE7BF3">
                <w:rPr>
                  <w:rFonts w:ascii="Montserrat" w:hAnsi="Montserrat" w:cs="Arial"/>
                  <w:b/>
                  <w:i/>
                  <w:sz w:val="18"/>
                  <w:szCs w:val="18"/>
                  <w:highlight w:val="cyan"/>
                  <w:rPrChange w:id="2675" w:author="Licencia Office" w:date="2026-04-22T13:37:00Z" w16du:dateUtc="2026-04-22T19:37:00Z">
                    <w:rPr>
                      <w:rFonts w:ascii="Montserrat" w:hAnsi="Montserrat" w:cs="Arial"/>
                      <w:b/>
                      <w:i/>
                      <w:sz w:val="18"/>
                      <w:szCs w:val="18"/>
                    </w:rPr>
                  </w:rPrChange>
                </w:rPr>
                <w:t>NULL</w:t>
              </w:r>
            </w:ins>
          </w:p>
        </w:tc>
      </w:tr>
    </w:tbl>
    <w:p w14:paraId="46DE4AE2" w14:textId="77777777" w:rsidR="00AE7BF3" w:rsidRPr="00AE7BF3" w:rsidRDefault="00AE7BF3" w:rsidP="00AE7BF3">
      <w:pPr>
        <w:pStyle w:val="BodyText"/>
        <w:spacing w:before="0" w:after="0"/>
        <w:rPr>
          <w:ins w:id="2676" w:author="Licencia Office" w:date="2026-04-22T13:36:00Z" w16du:dateUtc="2026-04-22T19:36:00Z"/>
          <w:rFonts w:ascii="Montserrat" w:hAnsi="Montserrat" w:cs="Arial"/>
          <w:b/>
          <w:sz w:val="20"/>
          <w:highlight w:val="cyan"/>
          <w:rPrChange w:id="2677" w:author="Licencia Office" w:date="2026-04-22T13:37:00Z" w16du:dateUtc="2026-04-22T19:37:00Z">
            <w:rPr>
              <w:ins w:id="2678" w:author="Licencia Office" w:date="2026-04-22T13:36:00Z" w16du:dateUtc="2026-04-22T19:36:00Z"/>
              <w:rFonts w:ascii="Montserrat" w:hAnsi="Montserrat" w:cs="Arial"/>
              <w:b/>
              <w:sz w:val="20"/>
            </w:rPr>
          </w:rPrChange>
        </w:rPr>
      </w:pPr>
    </w:p>
    <w:p w14:paraId="58EB8975" w14:textId="77777777" w:rsidR="00AE7BF3" w:rsidRPr="00AE7BF3" w:rsidRDefault="00AE7BF3" w:rsidP="00AE7BF3">
      <w:pPr>
        <w:pStyle w:val="BodyText"/>
        <w:spacing w:before="0" w:after="0"/>
        <w:rPr>
          <w:ins w:id="2679" w:author="Licencia Office" w:date="2026-04-22T13:36:00Z" w16du:dateUtc="2026-04-22T19:36:00Z"/>
          <w:rFonts w:ascii="Montserrat" w:hAnsi="Montserrat" w:cs="Arial"/>
          <w:b/>
          <w:sz w:val="20"/>
          <w:highlight w:val="cyan"/>
          <w:rPrChange w:id="2680" w:author="Licencia Office" w:date="2026-04-22T13:37:00Z" w16du:dateUtc="2026-04-22T19:37:00Z">
            <w:rPr>
              <w:ins w:id="2681" w:author="Licencia Office" w:date="2026-04-22T13:36:00Z" w16du:dateUtc="2026-04-22T19:36:00Z"/>
              <w:rFonts w:ascii="Montserrat" w:hAnsi="Montserrat" w:cs="Arial"/>
              <w:b/>
              <w:sz w:val="20"/>
            </w:rPr>
          </w:rPrChange>
        </w:rPr>
      </w:pPr>
      <w:ins w:id="2682" w:author="Licencia Office" w:date="2026-04-22T13:36:00Z" w16du:dateUtc="2026-04-22T19:36:00Z">
        <w:r w:rsidRPr="00AE7BF3">
          <w:rPr>
            <w:rFonts w:ascii="Montserrat" w:hAnsi="Montserrat" w:cs="Arial"/>
            <w:b/>
            <w:sz w:val="20"/>
            <w:highlight w:val="cyan"/>
            <w:rPrChange w:id="2683" w:author="Licencia Office" w:date="2026-04-22T13:37:00Z" w16du:dateUtc="2026-04-22T19:37:00Z">
              <w:rPr>
                <w:rFonts w:ascii="Montserrat" w:hAnsi="Montserrat" w:cs="Arial"/>
                <w:b/>
                <w:sz w:val="20"/>
              </w:rPr>
            </w:rPrChange>
          </w:rPr>
          <w:t>Códigos de Respuesta</w:t>
        </w:r>
      </w:ins>
    </w:p>
    <w:p w14:paraId="5F0520AC" w14:textId="77777777" w:rsidR="00AE7BF3" w:rsidRPr="00AE7BF3" w:rsidRDefault="00AE7BF3" w:rsidP="00AE7BF3">
      <w:pPr>
        <w:pStyle w:val="BodyText"/>
        <w:spacing w:before="0" w:after="0"/>
        <w:rPr>
          <w:ins w:id="2684" w:author="Licencia Office" w:date="2026-04-22T13:36:00Z" w16du:dateUtc="2026-04-22T19:36:00Z"/>
          <w:rFonts w:ascii="Montserrat" w:hAnsi="Montserrat" w:cs="Arial"/>
          <w:sz w:val="20"/>
          <w:highlight w:val="cyan"/>
          <w:rPrChange w:id="2685" w:author="Licencia Office" w:date="2026-04-22T13:37:00Z" w16du:dateUtc="2026-04-22T19:37:00Z">
            <w:rPr>
              <w:ins w:id="2686" w:author="Licencia Office" w:date="2026-04-22T13:36:00Z" w16du:dateUtc="2026-04-22T19:36:00Z"/>
              <w:rFonts w:ascii="Montserrat" w:hAnsi="Montserrat" w:cs="Arial"/>
              <w:sz w:val="20"/>
            </w:rPr>
          </w:rPrChange>
        </w:rPr>
      </w:pPr>
      <w:ins w:id="2687" w:author="Licencia Office" w:date="2026-04-22T13:36:00Z" w16du:dateUtc="2026-04-22T19:36:00Z">
        <w:r w:rsidRPr="00AE7BF3">
          <w:rPr>
            <w:rFonts w:ascii="Montserrat" w:hAnsi="Montserrat" w:cs="Arial"/>
            <w:sz w:val="20"/>
            <w:highlight w:val="cyan"/>
            <w:rPrChange w:id="2688" w:author="Licencia Office" w:date="2026-04-22T13:37:00Z" w16du:dateUtc="2026-04-22T19:37:00Z">
              <w:rPr>
                <w:rFonts w:ascii="Montserrat" w:hAnsi="Montserrat" w:cs="Arial"/>
                <w:sz w:val="20"/>
              </w:rPr>
            </w:rPrChange>
          </w:rPr>
          <w:t>El servicio responde con alguno de los siguientes códigos de respuesta:</w:t>
        </w:r>
      </w:ins>
    </w:p>
    <w:p w14:paraId="62C35826" w14:textId="77777777" w:rsidR="00AE7BF3" w:rsidRPr="00AE7BF3" w:rsidRDefault="00AE7BF3" w:rsidP="00AE7BF3">
      <w:pPr>
        <w:pStyle w:val="BodyText"/>
        <w:spacing w:before="0" w:after="0"/>
        <w:rPr>
          <w:ins w:id="2689" w:author="Licencia Office" w:date="2026-04-22T13:36:00Z" w16du:dateUtc="2026-04-22T19:36:00Z"/>
          <w:rFonts w:ascii="Montserrat" w:hAnsi="Montserrat" w:cs="Arial"/>
          <w:sz w:val="20"/>
          <w:highlight w:val="cyan"/>
          <w:rPrChange w:id="2690" w:author="Licencia Office" w:date="2026-04-22T13:37:00Z" w16du:dateUtc="2026-04-22T19:37:00Z">
            <w:rPr>
              <w:ins w:id="2691" w:author="Licencia Office" w:date="2026-04-22T13:36:00Z" w16du:dateUtc="2026-04-22T19:36:00Z"/>
              <w:rFonts w:ascii="Montserrat" w:hAnsi="Montserrat" w:cs="Arial"/>
              <w:sz w:val="20"/>
            </w:rPr>
          </w:rPrChange>
        </w:rPr>
      </w:pPr>
    </w:p>
    <w:tbl>
      <w:tblPr>
        <w:tblStyle w:val="Tablaconcuadrcula"/>
        <w:tblW w:w="0" w:type="auto"/>
        <w:tblLook w:val="04A0" w:firstRow="1" w:lastRow="0" w:firstColumn="1" w:lastColumn="0" w:noHBand="0" w:noVBand="1"/>
      </w:tblPr>
      <w:tblGrid>
        <w:gridCol w:w="2876"/>
        <w:gridCol w:w="2877"/>
        <w:gridCol w:w="2877"/>
      </w:tblGrid>
      <w:tr w:rsidR="00AE7BF3" w:rsidRPr="00AE7BF3" w14:paraId="084B9EAD" w14:textId="77777777" w:rsidTr="00B04EE0">
        <w:trPr>
          <w:ins w:id="2692" w:author="Licencia Office" w:date="2026-04-22T13:36:00Z" w16du:dateUtc="2026-04-22T19:36:00Z"/>
        </w:trPr>
        <w:tc>
          <w:tcPr>
            <w:tcW w:w="2876" w:type="dxa"/>
            <w:shd w:val="clear" w:color="auto" w:fill="A6A6A6" w:themeFill="background1" w:themeFillShade="A6"/>
          </w:tcPr>
          <w:p w14:paraId="7B1998B2" w14:textId="77777777" w:rsidR="00AE7BF3" w:rsidRPr="00AE7BF3" w:rsidRDefault="00AE7BF3" w:rsidP="00B04EE0">
            <w:pPr>
              <w:pStyle w:val="BodyText"/>
              <w:spacing w:before="0" w:after="0"/>
              <w:rPr>
                <w:ins w:id="2693" w:author="Licencia Office" w:date="2026-04-22T13:36:00Z" w16du:dateUtc="2026-04-22T19:36:00Z"/>
                <w:rFonts w:ascii="Montserrat" w:hAnsi="Montserrat" w:cs="Arial"/>
                <w:b/>
                <w:sz w:val="20"/>
                <w:highlight w:val="cyan"/>
                <w:rPrChange w:id="2694" w:author="Licencia Office" w:date="2026-04-22T13:37:00Z" w16du:dateUtc="2026-04-22T19:37:00Z">
                  <w:rPr>
                    <w:ins w:id="2695" w:author="Licencia Office" w:date="2026-04-22T13:36:00Z" w16du:dateUtc="2026-04-22T19:36:00Z"/>
                    <w:rFonts w:ascii="Montserrat" w:hAnsi="Montserrat" w:cs="Arial"/>
                    <w:b/>
                    <w:sz w:val="20"/>
                  </w:rPr>
                </w:rPrChange>
              </w:rPr>
            </w:pPr>
            <w:ins w:id="2696" w:author="Licencia Office" w:date="2026-04-22T13:36:00Z" w16du:dateUtc="2026-04-22T19:36:00Z">
              <w:r w:rsidRPr="00AE7BF3">
                <w:rPr>
                  <w:rFonts w:ascii="Montserrat" w:hAnsi="Montserrat" w:cs="Arial"/>
                  <w:b/>
                  <w:sz w:val="20"/>
                  <w:highlight w:val="cyan"/>
                  <w:rPrChange w:id="2697" w:author="Licencia Office" w:date="2026-04-22T13:37:00Z" w16du:dateUtc="2026-04-22T19:37:00Z">
                    <w:rPr>
                      <w:rFonts w:ascii="Montserrat" w:hAnsi="Montserrat" w:cs="Arial"/>
                      <w:b/>
                      <w:sz w:val="20"/>
                    </w:rPr>
                  </w:rPrChange>
                </w:rPr>
                <w:t>Evento</w:t>
              </w:r>
            </w:ins>
          </w:p>
        </w:tc>
        <w:tc>
          <w:tcPr>
            <w:tcW w:w="2877" w:type="dxa"/>
            <w:shd w:val="clear" w:color="auto" w:fill="A6A6A6" w:themeFill="background1" w:themeFillShade="A6"/>
          </w:tcPr>
          <w:p w14:paraId="2003DE46" w14:textId="77777777" w:rsidR="00AE7BF3" w:rsidRPr="00AE7BF3" w:rsidRDefault="00AE7BF3" w:rsidP="00B04EE0">
            <w:pPr>
              <w:pStyle w:val="BodyText"/>
              <w:spacing w:before="0" w:after="0"/>
              <w:rPr>
                <w:ins w:id="2698" w:author="Licencia Office" w:date="2026-04-22T13:36:00Z" w16du:dateUtc="2026-04-22T19:36:00Z"/>
                <w:rFonts w:ascii="Montserrat" w:hAnsi="Montserrat" w:cs="Arial"/>
                <w:b/>
                <w:sz w:val="20"/>
                <w:highlight w:val="cyan"/>
                <w:rPrChange w:id="2699" w:author="Licencia Office" w:date="2026-04-22T13:37:00Z" w16du:dateUtc="2026-04-22T19:37:00Z">
                  <w:rPr>
                    <w:ins w:id="2700" w:author="Licencia Office" w:date="2026-04-22T13:36:00Z" w16du:dateUtc="2026-04-22T19:36:00Z"/>
                    <w:rFonts w:ascii="Montserrat" w:hAnsi="Montserrat" w:cs="Arial"/>
                    <w:b/>
                    <w:sz w:val="20"/>
                  </w:rPr>
                </w:rPrChange>
              </w:rPr>
            </w:pPr>
            <w:ins w:id="2701" w:author="Licencia Office" w:date="2026-04-22T13:36:00Z" w16du:dateUtc="2026-04-22T19:36:00Z">
              <w:r w:rsidRPr="00AE7BF3">
                <w:rPr>
                  <w:rFonts w:ascii="Montserrat" w:hAnsi="Montserrat" w:cs="Arial"/>
                  <w:b/>
                  <w:sz w:val="20"/>
                  <w:highlight w:val="cyan"/>
                  <w:rPrChange w:id="2702" w:author="Licencia Office" w:date="2026-04-22T13:37:00Z" w16du:dateUtc="2026-04-22T19:37:00Z">
                    <w:rPr>
                      <w:rFonts w:ascii="Montserrat" w:hAnsi="Montserrat" w:cs="Arial"/>
                      <w:b/>
                      <w:sz w:val="20"/>
                    </w:rPr>
                  </w:rPrChange>
                </w:rPr>
                <w:t>Escenario</w:t>
              </w:r>
            </w:ins>
          </w:p>
        </w:tc>
        <w:tc>
          <w:tcPr>
            <w:tcW w:w="2877" w:type="dxa"/>
            <w:shd w:val="clear" w:color="auto" w:fill="A6A6A6" w:themeFill="background1" w:themeFillShade="A6"/>
          </w:tcPr>
          <w:p w14:paraId="4F72F5C6" w14:textId="77777777" w:rsidR="00AE7BF3" w:rsidRPr="00AE7BF3" w:rsidRDefault="00AE7BF3" w:rsidP="00B04EE0">
            <w:pPr>
              <w:pStyle w:val="BodyText"/>
              <w:spacing w:before="0" w:after="0"/>
              <w:rPr>
                <w:ins w:id="2703" w:author="Licencia Office" w:date="2026-04-22T13:36:00Z" w16du:dateUtc="2026-04-22T19:36:00Z"/>
                <w:rFonts w:ascii="Montserrat" w:hAnsi="Montserrat" w:cs="Arial"/>
                <w:b/>
                <w:sz w:val="20"/>
                <w:highlight w:val="cyan"/>
                <w:rPrChange w:id="2704" w:author="Licencia Office" w:date="2026-04-22T13:37:00Z" w16du:dateUtc="2026-04-22T19:37:00Z">
                  <w:rPr>
                    <w:ins w:id="2705" w:author="Licencia Office" w:date="2026-04-22T13:36:00Z" w16du:dateUtc="2026-04-22T19:36:00Z"/>
                    <w:rFonts w:ascii="Montserrat" w:hAnsi="Montserrat" w:cs="Arial"/>
                    <w:b/>
                    <w:sz w:val="20"/>
                  </w:rPr>
                </w:rPrChange>
              </w:rPr>
            </w:pPr>
            <w:ins w:id="2706" w:author="Licencia Office" w:date="2026-04-22T13:36:00Z" w16du:dateUtc="2026-04-22T19:36:00Z">
              <w:r w:rsidRPr="00AE7BF3">
                <w:rPr>
                  <w:rFonts w:ascii="Montserrat" w:hAnsi="Montserrat" w:cs="Arial"/>
                  <w:b/>
                  <w:sz w:val="20"/>
                  <w:highlight w:val="cyan"/>
                  <w:rPrChange w:id="2707" w:author="Licencia Office" w:date="2026-04-22T13:37:00Z" w16du:dateUtc="2026-04-22T19:37:00Z">
                    <w:rPr>
                      <w:rFonts w:ascii="Montserrat" w:hAnsi="Montserrat" w:cs="Arial"/>
                      <w:b/>
                      <w:sz w:val="20"/>
                    </w:rPr>
                  </w:rPrChange>
                </w:rPr>
                <w:t>Observaciones</w:t>
              </w:r>
            </w:ins>
          </w:p>
        </w:tc>
      </w:tr>
      <w:tr w:rsidR="00AE7BF3" w:rsidRPr="00AE7BF3" w14:paraId="3EC2F751" w14:textId="77777777" w:rsidTr="00B04EE0">
        <w:trPr>
          <w:ins w:id="2708" w:author="Licencia Office" w:date="2026-04-22T13:36:00Z" w16du:dateUtc="2026-04-22T19:36:00Z"/>
        </w:trPr>
        <w:tc>
          <w:tcPr>
            <w:tcW w:w="2876" w:type="dxa"/>
          </w:tcPr>
          <w:p w14:paraId="5812FBFB" w14:textId="77777777" w:rsidR="00AE7BF3" w:rsidRPr="00AE7BF3" w:rsidRDefault="00AE7BF3" w:rsidP="00B04EE0">
            <w:pPr>
              <w:pStyle w:val="BodyText"/>
              <w:spacing w:before="0" w:after="0"/>
              <w:rPr>
                <w:ins w:id="2709" w:author="Licencia Office" w:date="2026-04-22T13:36:00Z" w16du:dateUtc="2026-04-22T19:36:00Z"/>
                <w:rFonts w:ascii="Montserrat" w:hAnsi="Montserrat" w:cs="Arial"/>
                <w:sz w:val="20"/>
                <w:highlight w:val="cyan"/>
                <w:rPrChange w:id="2710" w:author="Licencia Office" w:date="2026-04-22T13:37:00Z" w16du:dateUtc="2026-04-22T19:37:00Z">
                  <w:rPr>
                    <w:ins w:id="2711" w:author="Licencia Office" w:date="2026-04-22T13:36:00Z" w16du:dateUtc="2026-04-22T19:36:00Z"/>
                    <w:rFonts w:ascii="Montserrat" w:hAnsi="Montserrat" w:cs="Arial"/>
                    <w:sz w:val="20"/>
                  </w:rPr>
                </w:rPrChange>
              </w:rPr>
            </w:pPr>
            <w:ins w:id="2712" w:author="Licencia Office" w:date="2026-04-22T13:36:00Z" w16du:dateUtc="2026-04-22T19:36:00Z">
              <w:r w:rsidRPr="00AE7BF3">
                <w:rPr>
                  <w:rFonts w:ascii="Montserrat" w:hAnsi="Montserrat" w:cs="Arial"/>
                  <w:sz w:val="20"/>
                  <w:highlight w:val="cyan"/>
                  <w:rPrChange w:id="2713" w:author="Licencia Office" w:date="2026-04-22T13:37:00Z" w16du:dateUtc="2026-04-22T19:37:00Z">
                    <w:rPr>
                      <w:rFonts w:ascii="Montserrat" w:hAnsi="Montserrat" w:cs="Arial"/>
                      <w:sz w:val="20"/>
                    </w:rPr>
                  </w:rPrChange>
                </w:rPr>
                <w:t>200</w:t>
              </w:r>
            </w:ins>
          </w:p>
        </w:tc>
        <w:tc>
          <w:tcPr>
            <w:tcW w:w="2877" w:type="dxa"/>
          </w:tcPr>
          <w:p w14:paraId="6B59C1AB" w14:textId="77777777" w:rsidR="00AE7BF3" w:rsidRPr="00AE7BF3" w:rsidRDefault="00AE7BF3" w:rsidP="00B04EE0">
            <w:pPr>
              <w:pStyle w:val="BodyText"/>
              <w:spacing w:before="0" w:after="0"/>
              <w:rPr>
                <w:ins w:id="2714" w:author="Licencia Office" w:date="2026-04-22T13:36:00Z" w16du:dateUtc="2026-04-22T19:36:00Z"/>
                <w:rFonts w:ascii="Montserrat" w:hAnsi="Montserrat" w:cs="Arial"/>
                <w:sz w:val="20"/>
                <w:highlight w:val="cyan"/>
                <w:rPrChange w:id="2715" w:author="Licencia Office" w:date="2026-04-22T13:37:00Z" w16du:dateUtc="2026-04-22T19:37:00Z">
                  <w:rPr>
                    <w:ins w:id="2716" w:author="Licencia Office" w:date="2026-04-22T13:36:00Z" w16du:dateUtc="2026-04-22T19:36:00Z"/>
                    <w:rFonts w:ascii="Montserrat" w:hAnsi="Montserrat" w:cs="Arial"/>
                    <w:sz w:val="20"/>
                  </w:rPr>
                </w:rPrChange>
              </w:rPr>
            </w:pPr>
            <w:ins w:id="2717" w:author="Licencia Office" w:date="2026-04-22T13:36:00Z" w16du:dateUtc="2026-04-22T19:36:00Z">
              <w:r w:rsidRPr="00AE7BF3">
                <w:rPr>
                  <w:rFonts w:ascii="Montserrat" w:hAnsi="Montserrat" w:cs="Arial"/>
                  <w:sz w:val="20"/>
                  <w:highlight w:val="cyan"/>
                  <w:rPrChange w:id="2718" w:author="Licencia Office" w:date="2026-04-22T13:37:00Z" w16du:dateUtc="2026-04-22T19:37:00Z">
                    <w:rPr>
                      <w:rFonts w:ascii="Montserrat" w:hAnsi="Montserrat" w:cs="Arial"/>
                      <w:sz w:val="20"/>
                    </w:rPr>
                  </w:rPrChange>
                </w:rPr>
                <w:t>Operación Aprobada o Rechazada</w:t>
              </w:r>
            </w:ins>
          </w:p>
        </w:tc>
        <w:tc>
          <w:tcPr>
            <w:tcW w:w="2877" w:type="dxa"/>
          </w:tcPr>
          <w:p w14:paraId="6D67B621" w14:textId="77777777" w:rsidR="00AE7BF3" w:rsidRPr="00AE7BF3" w:rsidRDefault="00AE7BF3" w:rsidP="00B04EE0">
            <w:pPr>
              <w:pStyle w:val="BodyText"/>
              <w:spacing w:before="0" w:after="0"/>
              <w:rPr>
                <w:ins w:id="2719" w:author="Licencia Office" w:date="2026-04-22T13:36:00Z" w16du:dateUtc="2026-04-22T19:36:00Z"/>
                <w:rFonts w:ascii="Montserrat" w:hAnsi="Montserrat" w:cs="Arial"/>
                <w:sz w:val="20"/>
                <w:highlight w:val="cyan"/>
                <w:rPrChange w:id="2720" w:author="Licencia Office" w:date="2026-04-22T13:37:00Z" w16du:dateUtc="2026-04-22T19:37:00Z">
                  <w:rPr>
                    <w:ins w:id="2721" w:author="Licencia Office" w:date="2026-04-22T13:36:00Z" w16du:dateUtc="2026-04-22T19:36:00Z"/>
                    <w:rFonts w:ascii="Montserrat" w:hAnsi="Montserrat" w:cs="Arial"/>
                    <w:sz w:val="20"/>
                  </w:rPr>
                </w:rPrChange>
              </w:rPr>
            </w:pPr>
          </w:p>
        </w:tc>
      </w:tr>
      <w:tr w:rsidR="00AE7BF3" w:rsidRPr="00AE7BF3" w14:paraId="7A6D3F65" w14:textId="77777777" w:rsidTr="00B04EE0">
        <w:trPr>
          <w:ins w:id="2722" w:author="Licencia Office" w:date="2026-04-22T13:36:00Z" w16du:dateUtc="2026-04-22T19:36:00Z"/>
        </w:trPr>
        <w:tc>
          <w:tcPr>
            <w:tcW w:w="2876" w:type="dxa"/>
          </w:tcPr>
          <w:p w14:paraId="5896A47C" w14:textId="77777777" w:rsidR="00AE7BF3" w:rsidRPr="00AE7BF3" w:rsidRDefault="00AE7BF3" w:rsidP="00B04EE0">
            <w:pPr>
              <w:pStyle w:val="BodyText"/>
              <w:spacing w:before="0" w:after="0"/>
              <w:rPr>
                <w:ins w:id="2723" w:author="Licencia Office" w:date="2026-04-22T13:36:00Z" w16du:dateUtc="2026-04-22T19:36:00Z"/>
                <w:rFonts w:ascii="Montserrat" w:hAnsi="Montserrat" w:cs="Arial"/>
                <w:sz w:val="20"/>
                <w:highlight w:val="cyan"/>
                <w:rPrChange w:id="2724" w:author="Licencia Office" w:date="2026-04-22T13:37:00Z" w16du:dateUtc="2026-04-22T19:37:00Z">
                  <w:rPr>
                    <w:ins w:id="2725" w:author="Licencia Office" w:date="2026-04-22T13:36:00Z" w16du:dateUtc="2026-04-22T19:36:00Z"/>
                    <w:rFonts w:ascii="Montserrat" w:hAnsi="Montserrat" w:cs="Arial"/>
                    <w:sz w:val="20"/>
                  </w:rPr>
                </w:rPrChange>
              </w:rPr>
            </w:pPr>
            <w:ins w:id="2726" w:author="Licencia Office" w:date="2026-04-22T13:36:00Z" w16du:dateUtc="2026-04-22T19:36:00Z">
              <w:r w:rsidRPr="00AE7BF3">
                <w:rPr>
                  <w:rFonts w:ascii="Montserrat" w:hAnsi="Montserrat" w:cs="Arial"/>
                  <w:sz w:val="20"/>
                  <w:highlight w:val="cyan"/>
                  <w:rPrChange w:id="2727" w:author="Licencia Office" w:date="2026-04-22T13:37:00Z" w16du:dateUtc="2026-04-22T19:37:00Z">
                    <w:rPr>
                      <w:rFonts w:ascii="Montserrat" w:hAnsi="Montserrat" w:cs="Arial"/>
                      <w:sz w:val="20"/>
                    </w:rPr>
                  </w:rPrChange>
                </w:rPr>
                <w:t>301</w:t>
              </w:r>
            </w:ins>
          </w:p>
        </w:tc>
        <w:tc>
          <w:tcPr>
            <w:tcW w:w="2877" w:type="dxa"/>
          </w:tcPr>
          <w:p w14:paraId="2630FC85" w14:textId="77777777" w:rsidR="00AE7BF3" w:rsidRPr="00AE7BF3" w:rsidRDefault="00AE7BF3" w:rsidP="00B04EE0">
            <w:pPr>
              <w:pStyle w:val="BodyText"/>
              <w:spacing w:before="0" w:after="0"/>
              <w:rPr>
                <w:ins w:id="2728" w:author="Licencia Office" w:date="2026-04-22T13:36:00Z" w16du:dateUtc="2026-04-22T19:36:00Z"/>
                <w:rFonts w:ascii="Montserrat" w:hAnsi="Montserrat" w:cs="Arial"/>
                <w:sz w:val="20"/>
                <w:highlight w:val="cyan"/>
                <w:rPrChange w:id="2729" w:author="Licencia Office" w:date="2026-04-22T13:37:00Z" w16du:dateUtc="2026-04-22T19:37:00Z">
                  <w:rPr>
                    <w:ins w:id="2730" w:author="Licencia Office" w:date="2026-04-22T13:36:00Z" w16du:dateUtc="2026-04-22T19:36:00Z"/>
                    <w:rFonts w:ascii="Montserrat" w:hAnsi="Montserrat" w:cs="Arial"/>
                    <w:sz w:val="20"/>
                  </w:rPr>
                </w:rPrChange>
              </w:rPr>
            </w:pPr>
            <w:ins w:id="2731" w:author="Licencia Office" w:date="2026-04-22T13:36:00Z" w16du:dateUtc="2026-04-22T19:36:00Z">
              <w:r w:rsidRPr="00AE7BF3">
                <w:rPr>
                  <w:rFonts w:ascii="Montserrat" w:hAnsi="Montserrat" w:cs="Arial"/>
                  <w:sz w:val="20"/>
                  <w:highlight w:val="cyan"/>
                  <w:rPrChange w:id="2732" w:author="Licencia Office" w:date="2026-04-22T13:37:00Z" w16du:dateUtc="2026-04-22T19:37:00Z">
                    <w:rPr>
                      <w:rFonts w:ascii="Montserrat" w:hAnsi="Montserrat" w:cs="Arial"/>
                      <w:sz w:val="20"/>
                    </w:rPr>
                  </w:rPrChange>
                </w:rPr>
                <w:t>El Token ingresado ya fue utilizado</w:t>
              </w:r>
            </w:ins>
          </w:p>
        </w:tc>
        <w:tc>
          <w:tcPr>
            <w:tcW w:w="2877" w:type="dxa"/>
          </w:tcPr>
          <w:p w14:paraId="40543B21" w14:textId="77777777" w:rsidR="00AE7BF3" w:rsidRPr="00AE7BF3" w:rsidRDefault="00AE7BF3" w:rsidP="00B04EE0">
            <w:pPr>
              <w:pStyle w:val="BodyText"/>
              <w:spacing w:before="0" w:after="0"/>
              <w:rPr>
                <w:ins w:id="2733" w:author="Licencia Office" w:date="2026-04-22T13:36:00Z" w16du:dateUtc="2026-04-22T19:36:00Z"/>
                <w:rFonts w:ascii="Montserrat" w:hAnsi="Montserrat" w:cs="Arial"/>
                <w:sz w:val="20"/>
                <w:highlight w:val="cyan"/>
                <w:rPrChange w:id="2734" w:author="Licencia Office" w:date="2026-04-22T13:37:00Z" w16du:dateUtc="2026-04-22T19:37:00Z">
                  <w:rPr>
                    <w:ins w:id="2735" w:author="Licencia Office" w:date="2026-04-22T13:36:00Z" w16du:dateUtc="2026-04-22T19:36:00Z"/>
                    <w:rFonts w:ascii="Montserrat" w:hAnsi="Montserrat" w:cs="Arial"/>
                    <w:sz w:val="20"/>
                  </w:rPr>
                </w:rPrChange>
              </w:rPr>
            </w:pPr>
          </w:p>
        </w:tc>
      </w:tr>
      <w:tr w:rsidR="00AE7BF3" w:rsidRPr="00AE7BF3" w14:paraId="2D465D2D" w14:textId="77777777" w:rsidTr="00B04EE0">
        <w:trPr>
          <w:ins w:id="2736" w:author="Licencia Office" w:date="2026-04-22T13:36:00Z" w16du:dateUtc="2026-04-22T19:36:00Z"/>
        </w:trPr>
        <w:tc>
          <w:tcPr>
            <w:tcW w:w="2876" w:type="dxa"/>
          </w:tcPr>
          <w:p w14:paraId="4C2600CC" w14:textId="77777777" w:rsidR="00AE7BF3" w:rsidRPr="00AE7BF3" w:rsidRDefault="00AE7BF3" w:rsidP="00B04EE0">
            <w:pPr>
              <w:pStyle w:val="BodyText"/>
              <w:spacing w:before="0" w:after="0"/>
              <w:rPr>
                <w:ins w:id="2737" w:author="Licencia Office" w:date="2026-04-22T13:36:00Z" w16du:dateUtc="2026-04-22T19:36:00Z"/>
                <w:rFonts w:ascii="Montserrat" w:hAnsi="Montserrat" w:cs="Arial"/>
                <w:sz w:val="20"/>
                <w:highlight w:val="cyan"/>
                <w:rPrChange w:id="2738" w:author="Licencia Office" w:date="2026-04-22T13:37:00Z" w16du:dateUtc="2026-04-22T19:37:00Z">
                  <w:rPr>
                    <w:ins w:id="2739" w:author="Licencia Office" w:date="2026-04-22T13:36:00Z" w16du:dateUtc="2026-04-22T19:36:00Z"/>
                    <w:rFonts w:ascii="Montserrat" w:hAnsi="Montserrat" w:cs="Arial"/>
                    <w:sz w:val="20"/>
                  </w:rPr>
                </w:rPrChange>
              </w:rPr>
            </w:pPr>
            <w:ins w:id="2740" w:author="Licencia Office" w:date="2026-04-22T13:36:00Z" w16du:dateUtc="2026-04-22T19:36:00Z">
              <w:r w:rsidRPr="00AE7BF3">
                <w:rPr>
                  <w:rFonts w:ascii="Montserrat" w:hAnsi="Montserrat" w:cs="Arial"/>
                  <w:sz w:val="20"/>
                  <w:highlight w:val="cyan"/>
                  <w:rPrChange w:id="2741" w:author="Licencia Office" w:date="2026-04-22T13:37:00Z" w16du:dateUtc="2026-04-22T19:37:00Z">
                    <w:rPr>
                      <w:rFonts w:ascii="Montserrat" w:hAnsi="Montserrat" w:cs="Arial"/>
                      <w:sz w:val="20"/>
                    </w:rPr>
                  </w:rPrChange>
                </w:rPr>
                <w:t>302</w:t>
              </w:r>
            </w:ins>
          </w:p>
        </w:tc>
        <w:tc>
          <w:tcPr>
            <w:tcW w:w="2877" w:type="dxa"/>
          </w:tcPr>
          <w:p w14:paraId="68F97CBB" w14:textId="77777777" w:rsidR="00AE7BF3" w:rsidRPr="00AE7BF3" w:rsidRDefault="00AE7BF3" w:rsidP="00B04EE0">
            <w:pPr>
              <w:pStyle w:val="BodyText"/>
              <w:spacing w:before="0" w:after="0"/>
              <w:rPr>
                <w:ins w:id="2742" w:author="Licencia Office" w:date="2026-04-22T13:36:00Z" w16du:dateUtc="2026-04-22T19:36:00Z"/>
                <w:rFonts w:ascii="Montserrat" w:hAnsi="Montserrat" w:cs="Arial"/>
                <w:sz w:val="20"/>
                <w:highlight w:val="cyan"/>
                <w:rPrChange w:id="2743" w:author="Licencia Office" w:date="2026-04-22T13:37:00Z" w16du:dateUtc="2026-04-22T19:37:00Z">
                  <w:rPr>
                    <w:ins w:id="2744" w:author="Licencia Office" w:date="2026-04-22T13:36:00Z" w16du:dateUtc="2026-04-22T19:36:00Z"/>
                    <w:rFonts w:ascii="Montserrat" w:hAnsi="Montserrat" w:cs="Arial"/>
                    <w:sz w:val="20"/>
                  </w:rPr>
                </w:rPrChange>
              </w:rPr>
            </w:pPr>
            <w:ins w:id="2745" w:author="Licencia Office" w:date="2026-04-22T13:36:00Z" w16du:dateUtc="2026-04-22T19:36:00Z">
              <w:r w:rsidRPr="00AE7BF3">
                <w:rPr>
                  <w:rFonts w:ascii="Montserrat" w:hAnsi="Montserrat" w:cs="Arial"/>
                  <w:sz w:val="20"/>
                  <w:highlight w:val="cyan"/>
                  <w:rPrChange w:id="2746" w:author="Licencia Office" w:date="2026-04-22T13:37:00Z" w16du:dateUtc="2026-04-22T19:37:00Z">
                    <w:rPr>
                      <w:rFonts w:ascii="Montserrat" w:hAnsi="Montserrat" w:cs="Arial"/>
                      <w:sz w:val="20"/>
                    </w:rPr>
                  </w:rPrChange>
                </w:rPr>
                <w:t>El Token ingresado no se encuentra registrado</w:t>
              </w:r>
            </w:ins>
          </w:p>
        </w:tc>
        <w:tc>
          <w:tcPr>
            <w:tcW w:w="2877" w:type="dxa"/>
          </w:tcPr>
          <w:p w14:paraId="4632FDFB" w14:textId="77777777" w:rsidR="00AE7BF3" w:rsidRPr="00AE7BF3" w:rsidRDefault="00AE7BF3" w:rsidP="00B04EE0">
            <w:pPr>
              <w:pStyle w:val="BodyText"/>
              <w:spacing w:before="0" w:after="0"/>
              <w:rPr>
                <w:ins w:id="2747" w:author="Licencia Office" w:date="2026-04-22T13:36:00Z" w16du:dateUtc="2026-04-22T19:36:00Z"/>
                <w:rFonts w:ascii="Montserrat" w:hAnsi="Montserrat" w:cs="Arial"/>
                <w:sz w:val="20"/>
                <w:highlight w:val="cyan"/>
                <w:rPrChange w:id="2748" w:author="Licencia Office" w:date="2026-04-22T13:37:00Z" w16du:dateUtc="2026-04-22T19:37:00Z">
                  <w:rPr>
                    <w:ins w:id="2749" w:author="Licencia Office" w:date="2026-04-22T13:36:00Z" w16du:dateUtc="2026-04-22T19:36:00Z"/>
                    <w:rFonts w:ascii="Montserrat" w:hAnsi="Montserrat" w:cs="Arial"/>
                    <w:sz w:val="20"/>
                  </w:rPr>
                </w:rPrChange>
              </w:rPr>
            </w:pPr>
          </w:p>
        </w:tc>
      </w:tr>
      <w:tr w:rsidR="00AE7BF3" w:rsidRPr="00AE7BF3" w14:paraId="7F4E0571" w14:textId="77777777" w:rsidTr="00B04EE0">
        <w:trPr>
          <w:ins w:id="2750" w:author="Licencia Office" w:date="2026-04-22T13:36:00Z" w16du:dateUtc="2026-04-22T19:36:00Z"/>
        </w:trPr>
        <w:tc>
          <w:tcPr>
            <w:tcW w:w="2876" w:type="dxa"/>
          </w:tcPr>
          <w:p w14:paraId="7F715CC3" w14:textId="77777777" w:rsidR="00AE7BF3" w:rsidRPr="00AE7BF3" w:rsidRDefault="00AE7BF3" w:rsidP="00B04EE0">
            <w:pPr>
              <w:pStyle w:val="BodyText"/>
              <w:spacing w:before="0" w:after="0"/>
              <w:rPr>
                <w:ins w:id="2751" w:author="Licencia Office" w:date="2026-04-22T13:36:00Z" w16du:dateUtc="2026-04-22T19:36:00Z"/>
                <w:rFonts w:ascii="Montserrat" w:hAnsi="Montserrat" w:cs="Arial"/>
                <w:sz w:val="20"/>
                <w:highlight w:val="cyan"/>
                <w:rPrChange w:id="2752" w:author="Licencia Office" w:date="2026-04-22T13:37:00Z" w16du:dateUtc="2026-04-22T19:37:00Z">
                  <w:rPr>
                    <w:ins w:id="2753" w:author="Licencia Office" w:date="2026-04-22T13:36:00Z" w16du:dateUtc="2026-04-22T19:36:00Z"/>
                    <w:rFonts w:ascii="Montserrat" w:hAnsi="Montserrat" w:cs="Arial"/>
                    <w:sz w:val="20"/>
                  </w:rPr>
                </w:rPrChange>
              </w:rPr>
            </w:pPr>
            <w:ins w:id="2754" w:author="Licencia Office" w:date="2026-04-22T13:36:00Z" w16du:dateUtc="2026-04-22T19:36:00Z">
              <w:r w:rsidRPr="00AE7BF3">
                <w:rPr>
                  <w:rFonts w:ascii="Montserrat" w:hAnsi="Montserrat" w:cs="Arial"/>
                  <w:sz w:val="20"/>
                  <w:highlight w:val="cyan"/>
                  <w:rPrChange w:id="2755" w:author="Licencia Office" w:date="2026-04-22T13:37:00Z" w16du:dateUtc="2026-04-22T19:37:00Z">
                    <w:rPr>
                      <w:rFonts w:ascii="Montserrat" w:hAnsi="Montserrat" w:cs="Arial"/>
                      <w:sz w:val="20"/>
                    </w:rPr>
                  </w:rPrChange>
                </w:rPr>
                <w:t>303</w:t>
              </w:r>
            </w:ins>
          </w:p>
        </w:tc>
        <w:tc>
          <w:tcPr>
            <w:tcW w:w="2877" w:type="dxa"/>
          </w:tcPr>
          <w:p w14:paraId="3B00A7BD" w14:textId="77777777" w:rsidR="00AE7BF3" w:rsidRPr="00AE7BF3" w:rsidRDefault="00AE7BF3" w:rsidP="00B04EE0">
            <w:pPr>
              <w:pStyle w:val="BodyText"/>
              <w:spacing w:before="0" w:after="0"/>
              <w:rPr>
                <w:ins w:id="2756" w:author="Licencia Office" w:date="2026-04-22T13:36:00Z" w16du:dateUtc="2026-04-22T19:36:00Z"/>
                <w:rFonts w:ascii="Montserrat" w:hAnsi="Montserrat" w:cs="Arial"/>
                <w:sz w:val="20"/>
                <w:highlight w:val="cyan"/>
                <w:rPrChange w:id="2757" w:author="Licencia Office" w:date="2026-04-22T13:37:00Z" w16du:dateUtc="2026-04-22T19:37:00Z">
                  <w:rPr>
                    <w:ins w:id="2758" w:author="Licencia Office" w:date="2026-04-22T13:36:00Z" w16du:dateUtc="2026-04-22T19:36:00Z"/>
                    <w:rFonts w:ascii="Montserrat" w:hAnsi="Montserrat" w:cs="Arial"/>
                    <w:sz w:val="20"/>
                  </w:rPr>
                </w:rPrChange>
              </w:rPr>
            </w:pPr>
            <w:ins w:id="2759" w:author="Licencia Office" w:date="2026-04-22T13:36:00Z" w16du:dateUtc="2026-04-22T19:36:00Z">
              <w:r w:rsidRPr="00AE7BF3">
                <w:rPr>
                  <w:rFonts w:ascii="Montserrat" w:hAnsi="Montserrat" w:cs="Arial"/>
                  <w:sz w:val="20"/>
                  <w:highlight w:val="cyan"/>
                  <w:rPrChange w:id="2760" w:author="Licencia Office" w:date="2026-04-22T13:37:00Z" w16du:dateUtc="2026-04-22T19:37:00Z">
                    <w:rPr>
                      <w:rFonts w:ascii="Montserrat" w:hAnsi="Montserrat" w:cs="Arial"/>
                      <w:sz w:val="20"/>
                    </w:rPr>
                  </w:rPrChange>
                </w:rPr>
                <w:t xml:space="preserve">La firma de la petición no coincide </w:t>
              </w:r>
            </w:ins>
          </w:p>
        </w:tc>
        <w:tc>
          <w:tcPr>
            <w:tcW w:w="2877" w:type="dxa"/>
          </w:tcPr>
          <w:p w14:paraId="232FE417" w14:textId="77777777" w:rsidR="00AE7BF3" w:rsidRPr="00AE7BF3" w:rsidRDefault="00AE7BF3" w:rsidP="00B04EE0">
            <w:pPr>
              <w:pStyle w:val="BodyText"/>
              <w:spacing w:before="0" w:after="0"/>
              <w:rPr>
                <w:ins w:id="2761" w:author="Licencia Office" w:date="2026-04-22T13:36:00Z" w16du:dateUtc="2026-04-22T19:36:00Z"/>
                <w:rFonts w:ascii="Montserrat" w:hAnsi="Montserrat" w:cs="Arial"/>
                <w:sz w:val="20"/>
                <w:highlight w:val="cyan"/>
                <w:rPrChange w:id="2762" w:author="Licencia Office" w:date="2026-04-22T13:37:00Z" w16du:dateUtc="2026-04-22T19:37:00Z">
                  <w:rPr>
                    <w:ins w:id="2763" w:author="Licencia Office" w:date="2026-04-22T13:36:00Z" w16du:dateUtc="2026-04-22T19:36:00Z"/>
                    <w:rFonts w:ascii="Montserrat" w:hAnsi="Montserrat" w:cs="Arial"/>
                    <w:sz w:val="20"/>
                  </w:rPr>
                </w:rPrChange>
              </w:rPr>
            </w:pPr>
          </w:p>
        </w:tc>
      </w:tr>
      <w:tr w:rsidR="00AE7BF3" w:rsidRPr="00AE7BF3" w14:paraId="7D4DA88B" w14:textId="77777777" w:rsidTr="00B04EE0">
        <w:trPr>
          <w:ins w:id="2764" w:author="Licencia Office" w:date="2026-04-22T13:36:00Z" w16du:dateUtc="2026-04-22T19:36:00Z"/>
        </w:trPr>
        <w:tc>
          <w:tcPr>
            <w:tcW w:w="2876" w:type="dxa"/>
          </w:tcPr>
          <w:p w14:paraId="6F33BE01" w14:textId="77777777" w:rsidR="00AE7BF3" w:rsidRPr="00AE7BF3" w:rsidRDefault="00AE7BF3" w:rsidP="00B04EE0">
            <w:pPr>
              <w:pStyle w:val="BodyText"/>
              <w:spacing w:before="0" w:after="0"/>
              <w:rPr>
                <w:ins w:id="2765" w:author="Licencia Office" w:date="2026-04-22T13:36:00Z" w16du:dateUtc="2026-04-22T19:36:00Z"/>
                <w:rFonts w:ascii="Montserrat" w:hAnsi="Montserrat" w:cs="Arial"/>
                <w:sz w:val="20"/>
                <w:highlight w:val="cyan"/>
                <w:rPrChange w:id="2766" w:author="Licencia Office" w:date="2026-04-22T13:37:00Z" w16du:dateUtc="2026-04-22T19:37:00Z">
                  <w:rPr>
                    <w:ins w:id="2767" w:author="Licencia Office" w:date="2026-04-22T13:36:00Z" w16du:dateUtc="2026-04-22T19:36:00Z"/>
                    <w:rFonts w:ascii="Montserrat" w:hAnsi="Montserrat" w:cs="Arial"/>
                    <w:sz w:val="20"/>
                  </w:rPr>
                </w:rPrChange>
              </w:rPr>
            </w:pPr>
            <w:ins w:id="2768" w:author="Licencia Office" w:date="2026-04-22T13:36:00Z" w16du:dateUtc="2026-04-22T19:36:00Z">
              <w:r w:rsidRPr="00AE7BF3">
                <w:rPr>
                  <w:rFonts w:ascii="Montserrat" w:hAnsi="Montserrat" w:cs="Arial"/>
                  <w:sz w:val="20"/>
                  <w:highlight w:val="cyan"/>
                  <w:rPrChange w:id="2769" w:author="Licencia Office" w:date="2026-04-22T13:37:00Z" w16du:dateUtc="2026-04-22T19:37:00Z">
                    <w:rPr>
                      <w:rFonts w:ascii="Montserrat" w:hAnsi="Montserrat" w:cs="Arial"/>
                      <w:sz w:val="20"/>
                    </w:rPr>
                  </w:rPrChange>
                </w:rPr>
                <w:t>304</w:t>
              </w:r>
            </w:ins>
          </w:p>
        </w:tc>
        <w:tc>
          <w:tcPr>
            <w:tcW w:w="2877" w:type="dxa"/>
          </w:tcPr>
          <w:p w14:paraId="2F0D133E" w14:textId="77777777" w:rsidR="00AE7BF3" w:rsidRPr="00AE7BF3" w:rsidRDefault="00AE7BF3" w:rsidP="00B04EE0">
            <w:pPr>
              <w:pStyle w:val="BodyText"/>
              <w:spacing w:before="0" w:after="0"/>
              <w:rPr>
                <w:ins w:id="2770" w:author="Licencia Office" w:date="2026-04-22T13:36:00Z" w16du:dateUtc="2026-04-22T19:36:00Z"/>
                <w:rFonts w:ascii="Montserrat" w:hAnsi="Montserrat" w:cs="Arial"/>
                <w:sz w:val="20"/>
                <w:highlight w:val="cyan"/>
                <w:rPrChange w:id="2771" w:author="Licencia Office" w:date="2026-04-22T13:37:00Z" w16du:dateUtc="2026-04-22T19:37:00Z">
                  <w:rPr>
                    <w:ins w:id="2772" w:author="Licencia Office" w:date="2026-04-22T13:36:00Z" w16du:dateUtc="2026-04-22T19:36:00Z"/>
                    <w:rFonts w:ascii="Montserrat" w:hAnsi="Montserrat" w:cs="Arial"/>
                    <w:sz w:val="20"/>
                  </w:rPr>
                </w:rPrChange>
              </w:rPr>
            </w:pPr>
            <w:ins w:id="2773" w:author="Licencia Office" w:date="2026-04-22T13:36:00Z" w16du:dateUtc="2026-04-22T19:36:00Z">
              <w:r w:rsidRPr="00AE7BF3">
                <w:rPr>
                  <w:rFonts w:ascii="Montserrat" w:hAnsi="Montserrat" w:cs="Arial"/>
                  <w:sz w:val="20"/>
                  <w:highlight w:val="cyan"/>
                  <w:rPrChange w:id="2774" w:author="Licencia Office" w:date="2026-04-22T13:37:00Z" w16du:dateUtc="2026-04-22T19:37:00Z">
                    <w:rPr>
                      <w:rFonts w:ascii="Montserrat" w:hAnsi="Montserrat" w:cs="Arial"/>
                      <w:sz w:val="20"/>
                    </w:rPr>
                  </w:rPrChange>
                </w:rPr>
                <w:t>La fecha no coincide o es futura o pasada</w:t>
              </w:r>
            </w:ins>
          </w:p>
        </w:tc>
        <w:tc>
          <w:tcPr>
            <w:tcW w:w="2877" w:type="dxa"/>
          </w:tcPr>
          <w:p w14:paraId="23A7F423" w14:textId="77777777" w:rsidR="00AE7BF3" w:rsidRPr="00AE7BF3" w:rsidRDefault="00AE7BF3" w:rsidP="00B04EE0">
            <w:pPr>
              <w:pStyle w:val="BodyText"/>
              <w:spacing w:before="0" w:after="0"/>
              <w:rPr>
                <w:ins w:id="2775" w:author="Licencia Office" w:date="2026-04-22T13:36:00Z" w16du:dateUtc="2026-04-22T19:36:00Z"/>
                <w:rFonts w:ascii="Montserrat" w:hAnsi="Montserrat" w:cs="Arial"/>
                <w:sz w:val="20"/>
                <w:highlight w:val="cyan"/>
                <w:rPrChange w:id="2776" w:author="Licencia Office" w:date="2026-04-22T13:37:00Z" w16du:dateUtc="2026-04-22T19:37:00Z">
                  <w:rPr>
                    <w:ins w:id="2777" w:author="Licencia Office" w:date="2026-04-22T13:36:00Z" w16du:dateUtc="2026-04-22T19:36:00Z"/>
                    <w:rFonts w:ascii="Montserrat" w:hAnsi="Montserrat" w:cs="Arial"/>
                    <w:sz w:val="20"/>
                  </w:rPr>
                </w:rPrChange>
              </w:rPr>
            </w:pPr>
          </w:p>
        </w:tc>
      </w:tr>
      <w:tr w:rsidR="00AE7BF3" w:rsidRPr="00AE7BF3" w14:paraId="60EE2AFF" w14:textId="77777777" w:rsidTr="00B04EE0">
        <w:trPr>
          <w:ins w:id="2778" w:author="Licencia Office" w:date="2026-04-22T13:36:00Z" w16du:dateUtc="2026-04-22T19:36:00Z"/>
        </w:trPr>
        <w:tc>
          <w:tcPr>
            <w:tcW w:w="2876" w:type="dxa"/>
          </w:tcPr>
          <w:p w14:paraId="2747E7CA" w14:textId="77777777" w:rsidR="00AE7BF3" w:rsidRPr="00AE7BF3" w:rsidRDefault="00AE7BF3" w:rsidP="00B04EE0">
            <w:pPr>
              <w:pStyle w:val="BodyText"/>
              <w:spacing w:before="0" w:after="0"/>
              <w:rPr>
                <w:ins w:id="2779" w:author="Licencia Office" w:date="2026-04-22T13:36:00Z" w16du:dateUtc="2026-04-22T19:36:00Z"/>
                <w:rFonts w:ascii="Montserrat" w:hAnsi="Montserrat" w:cs="Arial"/>
                <w:sz w:val="20"/>
                <w:highlight w:val="cyan"/>
                <w:rPrChange w:id="2780" w:author="Licencia Office" w:date="2026-04-22T13:37:00Z" w16du:dateUtc="2026-04-22T19:37:00Z">
                  <w:rPr>
                    <w:ins w:id="2781" w:author="Licencia Office" w:date="2026-04-22T13:36:00Z" w16du:dateUtc="2026-04-22T19:36:00Z"/>
                    <w:rFonts w:ascii="Montserrat" w:hAnsi="Montserrat" w:cs="Arial"/>
                    <w:sz w:val="20"/>
                  </w:rPr>
                </w:rPrChange>
              </w:rPr>
            </w:pPr>
            <w:ins w:id="2782" w:author="Licencia Office" w:date="2026-04-22T13:36:00Z" w16du:dateUtc="2026-04-22T19:36:00Z">
              <w:r w:rsidRPr="00AE7BF3">
                <w:rPr>
                  <w:rFonts w:ascii="Montserrat" w:hAnsi="Montserrat" w:cs="Arial"/>
                  <w:sz w:val="20"/>
                  <w:highlight w:val="cyan"/>
                  <w:rPrChange w:id="2783" w:author="Licencia Office" w:date="2026-04-22T13:37:00Z" w16du:dateUtc="2026-04-22T19:37:00Z">
                    <w:rPr>
                      <w:rFonts w:ascii="Montserrat" w:hAnsi="Montserrat" w:cs="Arial"/>
                      <w:sz w:val="20"/>
                    </w:rPr>
                  </w:rPrChange>
                </w:rPr>
                <w:t>305</w:t>
              </w:r>
            </w:ins>
          </w:p>
        </w:tc>
        <w:tc>
          <w:tcPr>
            <w:tcW w:w="2877" w:type="dxa"/>
          </w:tcPr>
          <w:p w14:paraId="0C93FDA3" w14:textId="77777777" w:rsidR="00AE7BF3" w:rsidRPr="00AE7BF3" w:rsidRDefault="00AE7BF3" w:rsidP="00B04EE0">
            <w:pPr>
              <w:pStyle w:val="BodyText"/>
              <w:spacing w:before="0" w:after="0"/>
              <w:rPr>
                <w:ins w:id="2784" w:author="Licencia Office" w:date="2026-04-22T13:36:00Z" w16du:dateUtc="2026-04-22T19:36:00Z"/>
                <w:rFonts w:ascii="Montserrat" w:hAnsi="Montserrat" w:cs="Arial"/>
                <w:sz w:val="20"/>
                <w:highlight w:val="cyan"/>
                <w:rPrChange w:id="2785" w:author="Licencia Office" w:date="2026-04-22T13:37:00Z" w16du:dateUtc="2026-04-22T19:37:00Z">
                  <w:rPr>
                    <w:ins w:id="2786" w:author="Licencia Office" w:date="2026-04-22T13:36:00Z" w16du:dateUtc="2026-04-22T19:36:00Z"/>
                    <w:rFonts w:ascii="Montserrat" w:hAnsi="Montserrat" w:cs="Arial"/>
                    <w:sz w:val="20"/>
                  </w:rPr>
                </w:rPrChange>
              </w:rPr>
            </w:pPr>
            <w:ins w:id="2787" w:author="Licencia Office" w:date="2026-04-22T13:36:00Z" w16du:dateUtc="2026-04-22T19:36:00Z">
              <w:r w:rsidRPr="00AE7BF3">
                <w:rPr>
                  <w:rFonts w:ascii="Montserrat" w:hAnsi="Montserrat" w:cs="Arial"/>
                  <w:sz w:val="20"/>
                  <w:highlight w:val="cyan"/>
                  <w:rPrChange w:id="2788" w:author="Licencia Office" w:date="2026-04-22T13:37:00Z" w16du:dateUtc="2026-04-22T19:37:00Z">
                    <w:rPr>
                      <w:rFonts w:ascii="Montserrat" w:hAnsi="Montserrat" w:cs="Arial"/>
                      <w:sz w:val="20"/>
                    </w:rPr>
                  </w:rPrChange>
                </w:rPr>
                <w:t>Error interno: error presentado</w:t>
              </w:r>
            </w:ins>
          </w:p>
        </w:tc>
        <w:tc>
          <w:tcPr>
            <w:tcW w:w="2877" w:type="dxa"/>
          </w:tcPr>
          <w:p w14:paraId="2476141C" w14:textId="00990A70" w:rsidR="00AE7BF3" w:rsidRPr="00AE7BF3" w:rsidRDefault="00AE7BF3" w:rsidP="00B04EE0">
            <w:pPr>
              <w:pStyle w:val="BodyText"/>
              <w:spacing w:before="0" w:after="0"/>
              <w:rPr>
                <w:ins w:id="2789" w:author="Licencia Office" w:date="2026-04-22T13:36:00Z" w16du:dateUtc="2026-04-22T19:36:00Z"/>
                <w:rFonts w:ascii="Montserrat" w:hAnsi="Montserrat" w:cs="Arial"/>
                <w:sz w:val="20"/>
                <w:highlight w:val="cyan"/>
                <w:rPrChange w:id="2790" w:author="Licencia Office" w:date="2026-04-22T13:37:00Z" w16du:dateUtc="2026-04-22T19:37:00Z">
                  <w:rPr>
                    <w:ins w:id="2791" w:author="Licencia Office" w:date="2026-04-22T13:36:00Z" w16du:dateUtc="2026-04-22T19:36:00Z"/>
                    <w:rFonts w:ascii="Montserrat" w:hAnsi="Montserrat" w:cs="Arial"/>
                    <w:sz w:val="20"/>
                  </w:rPr>
                </w:rPrChange>
              </w:rPr>
            </w:pPr>
          </w:p>
        </w:tc>
      </w:tr>
      <w:tr w:rsidR="00AE7BF3" w:rsidRPr="00AE7BF3" w14:paraId="24953DDD" w14:textId="77777777" w:rsidTr="00B04EE0">
        <w:trPr>
          <w:ins w:id="2792" w:author="Licencia Office" w:date="2026-04-22T13:36:00Z" w16du:dateUtc="2026-04-22T19:36:00Z"/>
        </w:trPr>
        <w:tc>
          <w:tcPr>
            <w:tcW w:w="2876" w:type="dxa"/>
          </w:tcPr>
          <w:p w14:paraId="2BF454A6" w14:textId="77777777" w:rsidR="00AE7BF3" w:rsidRPr="00AE7BF3" w:rsidRDefault="00AE7BF3" w:rsidP="00B04EE0">
            <w:pPr>
              <w:pStyle w:val="BodyText"/>
              <w:spacing w:before="0" w:after="0"/>
              <w:rPr>
                <w:ins w:id="2793" w:author="Licencia Office" w:date="2026-04-22T13:36:00Z" w16du:dateUtc="2026-04-22T19:36:00Z"/>
                <w:rFonts w:ascii="Montserrat" w:hAnsi="Montserrat" w:cs="Arial"/>
                <w:sz w:val="20"/>
                <w:highlight w:val="cyan"/>
                <w:rPrChange w:id="2794" w:author="Licencia Office" w:date="2026-04-22T13:37:00Z" w16du:dateUtc="2026-04-22T19:37:00Z">
                  <w:rPr>
                    <w:ins w:id="2795" w:author="Licencia Office" w:date="2026-04-22T13:36:00Z" w16du:dateUtc="2026-04-22T19:36:00Z"/>
                    <w:rFonts w:ascii="Montserrat" w:hAnsi="Montserrat" w:cs="Arial"/>
                    <w:sz w:val="20"/>
                  </w:rPr>
                </w:rPrChange>
              </w:rPr>
            </w:pPr>
            <w:ins w:id="2796" w:author="Licencia Office" w:date="2026-04-22T13:36:00Z" w16du:dateUtc="2026-04-22T19:36:00Z">
              <w:r w:rsidRPr="00AE7BF3">
                <w:rPr>
                  <w:rFonts w:ascii="Montserrat" w:hAnsi="Montserrat" w:cs="Arial"/>
                  <w:sz w:val="20"/>
                  <w:highlight w:val="cyan"/>
                  <w:rPrChange w:id="2797" w:author="Licencia Office" w:date="2026-04-22T13:37:00Z" w16du:dateUtc="2026-04-22T19:37:00Z">
                    <w:rPr>
                      <w:rFonts w:ascii="Montserrat" w:hAnsi="Montserrat" w:cs="Arial"/>
                      <w:sz w:val="20"/>
                    </w:rPr>
                  </w:rPrChange>
                </w:rPr>
                <w:t>306</w:t>
              </w:r>
            </w:ins>
          </w:p>
        </w:tc>
        <w:tc>
          <w:tcPr>
            <w:tcW w:w="2877" w:type="dxa"/>
          </w:tcPr>
          <w:p w14:paraId="5760403E" w14:textId="77777777" w:rsidR="00AE7BF3" w:rsidRPr="00AE7BF3" w:rsidRDefault="00AE7BF3" w:rsidP="00B04EE0">
            <w:pPr>
              <w:pStyle w:val="BodyText"/>
              <w:spacing w:before="0" w:after="0"/>
              <w:rPr>
                <w:ins w:id="2798" w:author="Licencia Office" w:date="2026-04-22T13:36:00Z" w16du:dateUtc="2026-04-22T19:36:00Z"/>
                <w:rFonts w:ascii="Montserrat" w:hAnsi="Montserrat" w:cs="Arial"/>
                <w:sz w:val="20"/>
                <w:highlight w:val="cyan"/>
                <w:rPrChange w:id="2799" w:author="Licencia Office" w:date="2026-04-22T13:37:00Z" w16du:dateUtc="2026-04-22T19:37:00Z">
                  <w:rPr>
                    <w:ins w:id="2800" w:author="Licencia Office" w:date="2026-04-22T13:36:00Z" w16du:dateUtc="2026-04-22T19:36:00Z"/>
                    <w:rFonts w:ascii="Montserrat" w:hAnsi="Montserrat" w:cs="Arial"/>
                    <w:sz w:val="20"/>
                  </w:rPr>
                </w:rPrChange>
              </w:rPr>
            </w:pPr>
            <w:ins w:id="2801" w:author="Licencia Office" w:date="2026-04-22T13:36:00Z" w16du:dateUtc="2026-04-22T19:36:00Z">
              <w:r w:rsidRPr="00AE7BF3">
                <w:rPr>
                  <w:rFonts w:ascii="Montserrat" w:hAnsi="Montserrat" w:cs="Arial"/>
                  <w:sz w:val="20"/>
                  <w:highlight w:val="cyan"/>
                  <w:rPrChange w:id="2802" w:author="Licencia Office" w:date="2026-04-22T13:37:00Z" w16du:dateUtc="2026-04-22T19:37:00Z">
                    <w:rPr>
                      <w:rFonts w:ascii="Montserrat" w:hAnsi="Montserrat" w:cs="Arial"/>
                      <w:sz w:val="20"/>
                    </w:rPr>
                  </w:rPrChange>
                </w:rPr>
                <w:t>Petición incorrecta: Revisa los datos enviados.</w:t>
              </w:r>
            </w:ins>
          </w:p>
        </w:tc>
        <w:tc>
          <w:tcPr>
            <w:tcW w:w="2877" w:type="dxa"/>
          </w:tcPr>
          <w:p w14:paraId="228D5F7F" w14:textId="77777777" w:rsidR="00AE7BF3" w:rsidRPr="00AE7BF3" w:rsidRDefault="00AE7BF3" w:rsidP="00B04EE0">
            <w:pPr>
              <w:pStyle w:val="BodyText"/>
              <w:spacing w:before="0" w:after="0"/>
              <w:rPr>
                <w:ins w:id="2803" w:author="Licencia Office" w:date="2026-04-22T13:36:00Z" w16du:dateUtc="2026-04-22T19:36:00Z"/>
                <w:rFonts w:ascii="Montserrat" w:hAnsi="Montserrat" w:cs="Arial"/>
                <w:sz w:val="20"/>
                <w:highlight w:val="cyan"/>
                <w:rPrChange w:id="2804" w:author="Licencia Office" w:date="2026-04-22T13:37:00Z" w16du:dateUtc="2026-04-22T19:37:00Z">
                  <w:rPr>
                    <w:ins w:id="2805" w:author="Licencia Office" w:date="2026-04-22T13:36:00Z" w16du:dateUtc="2026-04-22T19:36:00Z"/>
                    <w:rFonts w:ascii="Montserrat" w:hAnsi="Montserrat" w:cs="Arial"/>
                    <w:sz w:val="20"/>
                  </w:rPr>
                </w:rPrChange>
              </w:rPr>
            </w:pPr>
          </w:p>
        </w:tc>
      </w:tr>
      <w:tr w:rsidR="00AE7BF3" w:rsidRPr="00AE7BF3" w14:paraId="22352E30" w14:textId="77777777" w:rsidTr="00B04EE0">
        <w:trPr>
          <w:ins w:id="2806" w:author="Licencia Office" w:date="2026-04-22T13:36:00Z" w16du:dateUtc="2026-04-22T19:36:00Z"/>
        </w:trPr>
        <w:tc>
          <w:tcPr>
            <w:tcW w:w="2876" w:type="dxa"/>
          </w:tcPr>
          <w:p w14:paraId="0C732001" w14:textId="77777777" w:rsidR="00AE7BF3" w:rsidRPr="00AE7BF3" w:rsidRDefault="00AE7BF3" w:rsidP="00B04EE0">
            <w:pPr>
              <w:pStyle w:val="BodyText"/>
              <w:spacing w:before="0" w:after="0"/>
              <w:rPr>
                <w:ins w:id="2807" w:author="Licencia Office" w:date="2026-04-22T13:36:00Z" w16du:dateUtc="2026-04-22T19:36:00Z"/>
                <w:rFonts w:ascii="Montserrat" w:hAnsi="Montserrat" w:cs="Arial"/>
                <w:sz w:val="20"/>
                <w:highlight w:val="cyan"/>
                <w:rPrChange w:id="2808" w:author="Licencia Office" w:date="2026-04-22T13:37:00Z" w16du:dateUtc="2026-04-22T19:37:00Z">
                  <w:rPr>
                    <w:ins w:id="2809" w:author="Licencia Office" w:date="2026-04-22T13:36:00Z" w16du:dateUtc="2026-04-22T19:36:00Z"/>
                    <w:rFonts w:ascii="Montserrat" w:hAnsi="Montserrat" w:cs="Arial"/>
                    <w:sz w:val="20"/>
                  </w:rPr>
                </w:rPrChange>
              </w:rPr>
            </w:pPr>
            <w:ins w:id="2810" w:author="Licencia Office" w:date="2026-04-22T13:36:00Z" w16du:dateUtc="2026-04-22T19:36:00Z">
              <w:r w:rsidRPr="00AE7BF3">
                <w:rPr>
                  <w:rFonts w:ascii="Montserrat" w:hAnsi="Montserrat" w:cs="Arial"/>
                  <w:sz w:val="20"/>
                  <w:highlight w:val="cyan"/>
                  <w:rPrChange w:id="2811" w:author="Licencia Office" w:date="2026-04-22T13:37:00Z" w16du:dateUtc="2026-04-22T19:37:00Z">
                    <w:rPr>
                      <w:rFonts w:ascii="Montserrat" w:hAnsi="Montserrat" w:cs="Arial"/>
                      <w:sz w:val="20"/>
                    </w:rPr>
                  </w:rPrChange>
                </w:rPr>
                <w:t>307</w:t>
              </w:r>
            </w:ins>
          </w:p>
        </w:tc>
        <w:tc>
          <w:tcPr>
            <w:tcW w:w="2877" w:type="dxa"/>
          </w:tcPr>
          <w:p w14:paraId="379F7C3D" w14:textId="77777777" w:rsidR="00AE7BF3" w:rsidRPr="00AE7BF3" w:rsidRDefault="00AE7BF3" w:rsidP="00B04EE0">
            <w:pPr>
              <w:pStyle w:val="BodyText"/>
              <w:spacing w:before="0" w:after="0"/>
              <w:rPr>
                <w:ins w:id="2812" w:author="Licencia Office" w:date="2026-04-22T13:36:00Z" w16du:dateUtc="2026-04-22T19:36:00Z"/>
                <w:rFonts w:ascii="Montserrat" w:hAnsi="Montserrat" w:cs="Arial"/>
                <w:sz w:val="20"/>
                <w:highlight w:val="cyan"/>
                <w:rPrChange w:id="2813" w:author="Licencia Office" w:date="2026-04-22T13:37:00Z" w16du:dateUtc="2026-04-22T19:37:00Z">
                  <w:rPr>
                    <w:ins w:id="2814" w:author="Licencia Office" w:date="2026-04-22T13:36:00Z" w16du:dateUtc="2026-04-22T19:36:00Z"/>
                    <w:rFonts w:ascii="Montserrat" w:hAnsi="Montserrat" w:cs="Arial"/>
                    <w:sz w:val="20"/>
                  </w:rPr>
                </w:rPrChange>
              </w:rPr>
            </w:pPr>
            <w:ins w:id="2815" w:author="Licencia Office" w:date="2026-04-22T13:36:00Z" w16du:dateUtc="2026-04-22T19:36:00Z">
              <w:r w:rsidRPr="00AE7BF3">
                <w:rPr>
                  <w:rFonts w:ascii="Montserrat" w:hAnsi="Montserrat" w:cs="Arial"/>
                  <w:sz w:val="20"/>
                  <w:highlight w:val="cyan"/>
                  <w:rPrChange w:id="2816" w:author="Licencia Office" w:date="2026-04-22T13:37:00Z" w16du:dateUtc="2026-04-22T19:37:00Z">
                    <w:rPr>
                      <w:rFonts w:ascii="Montserrat" w:hAnsi="Montserrat" w:cs="Arial"/>
                      <w:sz w:val="20"/>
                    </w:rPr>
                  </w:rPrChange>
                </w:rPr>
                <w:t>Certificado de Sello Digital inválido</w:t>
              </w:r>
            </w:ins>
          </w:p>
        </w:tc>
        <w:tc>
          <w:tcPr>
            <w:tcW w:w="2877" w:type="dxa"/>
          </w:tcPr>
          <w:p w14:paraId="7C6DFAA3" w14:textId="77777777" w:rsidR="00AE7BF3" w:rsidRPr="00AE7BF3" w:rsidRDefault="00AE7BF3" w:rsidP="00B04EE0">
            <w:pPr>
              <w:pStyle w:val="BodyText"/>
              <w:spacing w:before="0" w:after="0"/>
              <w:rPr>
                <w:ins w:id="2817" w:author="Licencia Office" w:date="2026-04-22T13:36:00Z" w16du:dateUtc="2026-04-22T19:36:00Z"/>
                <w:rFonts w:ascii="Montserrat" w:hAnsi="Montserrat" w:cs="Arial"/>
                <w:sz w:val="20"/>
                <w:highlight w:val="cyan"/>
                <w:rPrChange w:id="2818" w:author="Licencia Office" w:date="2026-04-22T13:37:00Z" w16du:dateUtc="2026-04-22T19:37:00Z">
                  <w:rPr>
                    <w:ins w:id="2819" w:author="Licencia Office" w:date="2026-04-22T13:36:00Z" w16du:dateUtc="2026-04-22T19:36:00Z"/>
                    <w:rFonts w:ascii="Montserrat" w:hAnsi="Montserrat" w:cs="Arial"/>
                    <w:sz w:val="20"/>
                  </w:rPr>
                </w:rPrChange>
              </w:rPr>
            </w:pPr>
          </w:p>
        </w:tc>
      </w:tr>
      <w:tr w:rsidR="00AE7BF3" w:rsidRPr="00AE7BF3" w14:paraId="33FBF363" w14:textId="77777777" w:rsidTr="00B04EE0">
        <w:trPr>
          <w:ins w:id="2820" w:author="Licencia Office" w:date="2026-04-22T13:36:00Z" w16du:dateUtc="2026-04-22T19:36:00Z"/>
        </w:trPr>
        <w:tc>
          <w:tcPr>
            <w:tcW w:w="2876" w:type="dxa"/>
          </w:tcPr>
          <w:p w14:paraId="6D399B5C" w14:textId="77777777" w:rsidR="00AE7BF3" w:rsidRPr="00AE7BF3" w:rsidRDefault="00AE7BF3" w:rsidP="00B04EE0">
            <w:pPr>
              <w:pStyle w:val="BodyText"/>
              <w:spacing w:before="0" w:after="0"/>
              <w:rPr>
                <w:ins w:id="2821" w:author="Licencia Office" w:date="2026-04-22T13:36:00Z" w16du:dateUtc="2026-04-22T19:36:00Z"/>
                <w:rFonts w:ascii="Montserrat" w:hAnsi="Montserrat" w:cs="Arial"/>
                <w:sz w:val="20"/>
                <w:highlight w:val="cyan"/>
                <w:rPrChange w:id="2822" w:author="Licencia Office" w:date="2026-04-22T13:37:00Z" w16du:dateUtc="2026-04-22T19:37:00Z">
                  <w:rPr>
                    <w:ins w:id="2823" w:author="Licencia Office" w:date="2026-04-22T13:36:00Z" w16du:dateUtc="2026-04-22T19:36:00Z"/>
                    <w:rFonts w:ascii="Montserrat" w:hAnsi="Montserrat" w:cs="Arial"/>
                    <w:sz w:val="20"/>
                  </w:rPr>
                </w:rPrChange>
              </w:rPr>
            </w:pPr>
            <w:ins w:id="2824" w:author="Licencia Office" w:date="2026-04-22T13:36:00Z" w16du:dateUtc="2026-04-22T19:36:00Z">
              <w:r w:rsidRPr="00AE7BF3">
                <w:rPr>
                  <w:rFonts w:ascii="Montserrat" w:hAnsi="Montserrat" w:cs="Arial"/>
                  <w:sz w:val="20"/>
                  <w:highlight w:val="cyan"/>
                  <w:rPrChange w:id="2825" w:author="Licencia Office" w:date="2026-04-22T13:37:00Z" w16du:dateUtc="2026-04-22T19:37:00Z">
                    <w:rPr>
                      <w:rFonts w:ascii="Montserrat" w:hAnsi="Montserrat" w:cs="Arial"/>
                      <w:sz w:val="20"/>
                    </w:rPr>
                  </w:rPrChange>
                </w:rPr>
                <w:t>308</w:t>
              </w:r>
            </w:ins>
          </w:p>
        </w:tc>
        <w:tc>
          <w:tcPr>
            <w:tcW w:w="2877" w:type="dxa"/>
          </w:tcPr>
          <w:p w14:paraId="560A13E7" w14:textId="77777777" w:rsidR="00AE7BF3" w:rsidRPr="00AE7BF3" w:rsidRDefault="00AE7BF3" w:rsidP="00B04EE0">
            <w:pPr>
              <w:pStyle w:val="BodyText"/>
              <w:spacing w:before="0" w:after="0"/>
              <w:rPr>
                <w:ins w:id="2826" w:author="Licencia Office" w:date="2026-04-22T13:36:00Z" w16du:dateUtc="2026-04-22T19:36:00Z"/>
                <w:rFonts w:ascii="Montserrat" w:hAnsi="Montserrat" w:cs="Arial"/>
                <w:sz w:val="20"/>
                <w:highlight w:val="cyan"/>
                <w:rPrChange w:id="2827" w:author="Licencia Office" w:date="2026-04-22T13:37:00Z" w16du:dateUtc="2026-04-22T19:37:00Z">
                  <w:rPr>
                    <w:ins w:id="2828" w:author="Licencia Office" w:date="2026-04-22T13:36:00Z" w16du:dateUtc="2026-04-22T19:36:00Z"/>
                    <w:rFonts w:ascii="Montserrat" w:hAnsi="Montserrat" w:cs="Arial"/>
                    <w:sz w:val="20"/>
                  </w:rPr>
                </w:rPrChange>
              </w:rPr>
            </w:pPr>
            <w:ins w:id="2829" w:author="Licencia Office" w:date="2026-04-22T13:36:00Z" w16du:dateUtc="2026-04-22T19:36:00Z">
              <w:r w:rsidRPr="00AE7BF3">
                <w:rPr>
                  <w:rFonts w:ascii="Montserrat" w:hAnsi="Montserrat" w:cs="Arial"/>
                  <w:sz w:val="20"/>
                  <w:highlight w:val="cyan"/>
                  <w:rPrChange w:id="2830" w:author="Licencia Office" w:date="2026-04-22T13:37:00Z" w16du:dateUtc="2026-04-22T19:37:00Z">
                    <w:rPr>
                      <w:rFonts w:ascii="Montserrat" w:hAnsi="Montserrat" w:cs="Arial"/>
                      <w:sz w:val="20"/>
                    </w:rPr>
                  </w:rPrChange>
                </w:rPr>
                <w:t>Realizar la consulta con el usuario que se autenticó</w:t>
              </w:r>
            </w:ins>
          </w:p>
        </w:tc>
        <w:tc>
          <w:tcPr>
            <w:tcW w:w="2877" w:type="dxa"/>
          </w:tcPr>
          <w:p w14:paraId="5BAA6BF1" w14:textId="77777777" w:rsidR="00AE7BF3" w:rsidRPr="00AE7BF3" w:rsidRDefault="00AE7BF3" w:rsidP="00B04EE0">
            <w:pPr>
              <w:pStyle w:val="BodyText"/>
              <w:spacing w:before="0" w:after="0"/>
              <w:rPr>
                <w:ins w:id="2831" w:author="Licencia Office" w:date="2026-04-22T13:36:00Z" w16du:dateUtc="2026-04-22T19:36:00Z"/>
                <w:rFonts w:ascii="Montserrat" w:hAnsi="Montserrat" w:cs="Arial"/>
                <w:sz w:val="20"/>
                <w:highlight w:val="cyan"/>
                <w:rPrChange w:id="2832" w:author="Licencia Office" w:date="2026-04-22T13:37:00Z" w16du:dateUtc="2026-04-22T19:37:00Z">
                  <w:rPr>
                    <w:ins w:id="2833" w:author="Licencia Office" w:date="2026-04-22T13:36:00Z" w16du:dateUtc="2026-04-22T19:36:00Z"/>
                    <w:rFonts w:ascii="Montserrat" w:hAnsi="Montserrat" w:cs="Arial"/>
                    <w:sz w:val="20"/>
                  </w:rPr>
                </w:rPrChange>
              </w:rPr>
            </w:pPr>
          </w:p>
        </w:tc>
      </w:tr>
      <w:tr w:rsidR="00AE7BF3" w:rsidRPr="00AE7BF3" w14:paraId="47D62624" w14:textId="77777777" w:rsidTr="00B04EE0">
        <w:trPr>
          <w:ins w:id="2834" w:author="Licencia Office" w:date="2026-04-22T13:36:00Z" w16du:dateUtc="2026-04-22T19:36:00Z"/>
        </w:trPr>
        <w:tc>
          <w:tcPr>
            <w:tcW w:w="2876" w:type="dxa"/>
          </w:tcPr>
          <w:p w14:paraId="63B4F9F3" w14:textId="77777777" w:rsidR="00AE7BF3" w:rsidRPr="00AE7BF3" w:rsidRDefault="00AE7BF3" w:rsidP="00B04EE0">
            <w:pPr>
              <w:pStyle w:val="BodyText"/>
              <w:spacing w:before="0" w:after="0"/>
              <w:rPr>
                <w:ins w:id="2835" w:author="Licencia Office" w:date="2026-04-22T13:36:00Z" w16du:dateUtc="2026-04-22T19:36:00Z"/>
                <w:rFonts w:ascii="Montserrat" w:hAnsi="Montserrat" w:cs="Arial"/>
                <w:sz w:val="20"/>
                <w:highlight w:val="cyan"/>
                <w:rPrChange w:id="2836" w:author="Licencia Office" w:date="2026-04-22T13:37:00Z" w16du:dateUtc="2026-04-22T19:37:00Z">
                  <w:rPr>
                    <w:ins w:id="2837" w:author="Licencia Office" w:date="2026-04-22T13:36:00Z" w16du:dateUtc="2026-04-22T19:36:00Z"/>
                    <w:rFonts w:ascii="Montserrat" w:hAnsi="Montserrat" w:cs="Arial"/>
                    <w:sz w:val="20"/>
                  </w:rPr>
                </w:rPrChange>
              </w:rPr>
            </w:pPr>
            <w:ins w:id="2838" w:author="Licencia Office" w:date="2026-04-22T13:36:00Z" w16du:dateUtc="2026-04-22T19:36:00Z">
              <w:r w:rsidRPr="00AE7BF3">
                <w:rPr>
                  <w:rFonts w:ascii="Montserrat" w:hAnsi="Montserrat" w:cs="Arial"/>
                  <w:sz w:val="20"/>
                  <w:highlight w:val="cyan"/>
                  <w:rPrChange w:id="2839" w:author="Licencia Office" w:date="2026-04-22T13:37:00Z" w16du:dateUtc="2026-04-22T19:37:00Z">
                    <w:rPr>
                      <w:rFonts w:ascii="Montserrat" w:hAnsi="Montserrat" w:cs="Arial"/>
                      <w:sz w:val="20"/>
                    </w:rPr>
                  </w:rPrChange>
                </w:rPr>
                <w:t>309</w:t>
              </w:r>
            </w:ins>
          </w:p>
        </w:tc>
        <w:tc>
          <w:tcPr>
            <w:tcW w:w="2877" w:type="dxa"/>
          </w:tcPr>
          <w:p w14:paraId="30E5C914" w14:textId="77777777" w:rsidR="00AE7BF3" w:rsidRPr="00AE7BF3" w:rsidRDefault="00AE7BF3" w:rsidP="00B04EE0">
            <w:pPr>
              <w:pStyle w:val="BodyText"/>
              <w:spacing w:before="0" w:after="0"/>
              <w:rPr>
                <w:ins w:id="2840" w:author="Licencia Office" w:date="2026-04-22T13:36:00Z" w16du:dateUtc="2026-04-22T19:36:00Z"/>
                <w:rFonts w:ascii="Montserrat" w:hAnsi="Montserrat" w:cs="Arial"/>
                <w:sz w:val="20"/>
                <w:highlight w:val="cyan"/>
                <w:rPrChange w:id="2841" w:author="Licencia Office" w:date="2026-04-22T13:37:00Z" w16du:dateUtc="2026-04-22T19:37:00Z">
                  <w:rPr>
                    <w:ins w:id="2842" w:author="Licencia Office" w:date="2026-04-22T13:36:00Z" w16du:dateUtc="2026-04-22T19:36:00Z"/>
                    <w:rFonts w:ascii="Montserrat" w:hAnsi="Montserrat" w:cs="Arial"/>
                    <w:sz w:val="20"/>
                  </w:rPr>
                </w:rPrChange>
              </w:rPr>
            </w:pPr>
            <w:ins w:id="2843" w:author="Licencia Office" w:date="2026-04-22T13:36:00Z" w16du:dateUtc="2026-04-22T19:36:00Z">
              <w:r w:rsidRPr="00AE7BF3">
                <w:rPr>
                  <w:rFonts w:ascii="Montserrat" w:hAnsi="Montserrat" w:cs="Arial"/>
                  <w:sz w:val="20"/>
                  <w:highlight w:val="cyan"/>
                  <w:rPrChange w:id="2844" w:author="Licencia Office" w:date="2026-04-22T13:37:00Z" w16du:dateUtc="2026-04-22T19:37:00Z">
                    <w:rPr>
                      <w:rFonts w:ascii="Montserrat" w:hAnsi="Montserrat" w:cs="Arial"/>
                      <w:sz w:val="20"/>
                    </w:rPr>
                  </w:rPrChange>
                </w:rPr>
                <w:t>El Token ingresado se encuentra expirado</w:t>
              </w:r>
            </w:ins>
          </w:p>
        </w:tc>
        <w:tc>
          <w:tcPr>
            <w:tcW w:w="2877" w:type="dxa"/>
          </w:tcPr>
          <w:p w14:paraId="7A5FCA05" w14:textId="77777777" w:rsidR="00AE7BF3" w:rsidRPr="00AE7BF3" w:rsidRDefault="00AE7BF3" w:rsidP="00B04EE0">
            <w:pPr>
              <w:pStyle w:val="BodyText"/>
              <w:spacing w:before="0" w:after="0"/>
              <w:rPr>
                <w:ins w:id="2845" w:author="Licencia Office" w:date="2026-04-22T13:36:00Z" w16du:dateUtc="2026-04-22T19:36:00Z"/>
                <w:rFonts w:ascii="Montserrat" w:hAnsi="Montserrat" w:cs="Arial"/>
                <w:sz w:val="20"/>
                <w:highlight w:val="cyan"/>
                <w:rPrChange w:id="2846" w:author="Licencia Office" w:date="2026-04-22T13:37:00Z" w16du:dateUtc="2026-04-22T19:37:00Z">
                  <w:rPr>
                    <w:ins w:id="2847" w:author="Licencia Office" w:date="2026-04-22T13:36:00Z" w16du:dateUtc="2026-04-22T19:36:00Z"/>
                    <w:rFonts w:ascii="Montserrat" w:hAnsi="Montserrat" w:cs="Arial"/>
                    <w:sz w:val="20"/>
                  </w:rPr>
                </w:rPrChange>
              </w:rPr>
            </w:pPr>
          </w:p>
        </w:tc>
      </w:tr>
      <w:tr w:rsidR="00AE7BF3" w:rsidRPr="00AE7BF3" w14:paraId="1C22BD4D" w14:textId="77777777" w:rsidTr="00B04EE0">
        <w:trPr>
          <w:ins w:id="2848" w:author="Licencia Office" w:date="2026-04-22T13:36:00Z" w16du:dateUtc="2026-04-22T19:36:00Z"/>
        </w:trPr>
        <w:tc>
          <w:tcPr>
            <w:tcW w:w="2876" w:type="dxa"/>
          </w:tcPr>
          <w:p w14:paraId="7D820486" w14:textId="77777777" w:rsidR="00AE7BF3" w:rsidRPr="00AE7BF3" w:rsidRDefault="00AE7BF3" w:rsidP="00B04EE0">
            <w:pPr>
              <w:pStyle w:val="BodyText"/>
              <w:spacing w:before="0" w:after="0"/>
              <w:rPr>
                <w:ins w:id="2849" w:author="Licencia Office" w:date="2026-04-22T13:36:00Z" w16du:dateUtc="2026-04-22T19:36:00Z"/>
                <w:rFonts w:ascii="Montserrat" w:hAnsi="Montserrat" w:cs="Arial"/>
                <w:sz w:val="20"/>
                <w:highlight w:val="cyan"/>
                <w:rPrChange w:id="2850" w:author="Licencia Office" w:date="2026-04-22T13:37:00Z" w16du:dateUtc="2026-04-22T19:37:00Z">
                  <w:rPr>
                    <w:ins w:id="2851" w:author="Licencia Office" w:date="2026-04-22T13:36:00Z" w16du:dateUtc="2026-04-22T19:36:00Z"/>
                    <w:rFonts w:ascii="Montserrat" w:hAnsi="Montserrat" w:cs="Arial"/>
                    <w:sz w:val="20"/>
                  </w:rPr>
                </w:rPrChange>
              </w:rPr>
            </w:pPr>
            <w:ins w:id="2852" w:author="Licencia Office" w:date="2026-04-22T13:36:00Z" w16du:dateUtc="2026-04-22T19:36:00Z">
              <w:r w:rsidRPr="00AE7BF3">
                <w:rPr>
                  <w:rFonts w:ascii="Montserrat" w:hAnsi="Montserrat" w:cs="Arial"/>
                  <w:sz w:val="20"/>
                  <w:highlight w:val="cyan"/>
                  <w:rPrChange w:id="2853" w:author="Licencia Office" w:date="2026-04-22T13:37:00Z" w16du:dateUtc="2026-04-22T19:37:00Z">
                    <w:rPr>
                      <w:rFonts w:ascii="Montserrat" w:hAnsi="Montserrat" w:cs="Arial"/>
                      <w:sz w:val="20"/>
                    </w:rPr>
                  </w:rPrChange>
                </w:rPr>
                <w:t>310</w:t>
              </w:r>
            </w:ins>
          </w:p>
        </w:tc>
        <w:tc>
          <w:tcPr>
            <w:tcW w:w="2877" w:type="dxa"/>
          </w:tcPr>
          <w:p w14:paraId="7FF47386" w14:textId="77777777" w:rsidR="00AE7BF3" w:rsidRPr="00AE7BF3" w:rsidRDefault="00AE7BF3" w:rsidP="00B04EE0">
            <w:pPr>
              <w:pStyle w:val="BodyText"/>
              <w:spacing w:before="0" w:after="0"/>
              <w:rPr>
                <w:ins w:id="2854" w:author="Licencia Office" w:date="2026-04-22T13:36:00Z" w16du:dateUtc="2026-04-22T19:36:00Z"/>
                <w:rFonts w:ascii="Montserrat" w:hAnsi="Montserrat" w:cs="Arial"/>
                <w:sz w:val="20"/>
                <w:highlight w:val="cyan"/>
                <w:rPrChange w:id="2855" w:author="Licencia Office" w:date="2026-04-22T13:37:00Z" w16du:dateUtc="2026-04-22T19:37:00Z">
                  <w:rPr>
                    <w:ins w:id="2856" w:author="Licencia Office" w:date="2026-04-22T13:36:00Z" w16du:dateUtc="2026-04-22T19:36:00Z"/>
                    <w:rFonts w:ascii="Montserrat" w:hAnsi="Montserrat" w:cs="Arial"/>
                    <w:sz w:val="20"/>
                  </w:rPr>
                </w:rPrChange>
              </w:rPr>
            </w:pPr>
            <w:ins w:id="2857" w:author="Licencia Office" w:date="2026-04-22T13:36:00Z" w16du:dateUtc="2026-04-22T19:36:00Z">
              <w:r w:rsidRPr="00AE7BF3">
                <w:rPr>
                  <w:rFonts w:ascii="Montserrat" w:hAnsi="Montserrat" w:cs="Arial"/>
                  <w:sz w:val="20"/>
                  <w:highlight w:val="cyan"/>
                  <w:rPrChange w:id="2858" w:author="Licencia Office" w:date="2026-04-22T13:37:00Z" w16du:dateUtc="2026-04-22T19:37:00Z">
                    <w:rPr>
                      <w:rFonts w:ascii="Montserrat" w:hAnsi="Montserrat" w:cs="Arial"/>
                      <w:sz w:val="20"/>
                    </w:rPr>
                  </w:rPrChange>
                </w:rPr>
                <w:t>El RFC Emisor y Receptor no se encuentran registrados</w:t>
              </w:r>
            </w:ins>
          </w:p>
        </w:tc>
        <w:tc>
          <w:tcPr>
            <w:tcW w:w="2877" w:type="dxa"/>
          </w:tcPr>
          <w:p w14:paraId="6000DCC8" w14:textId="77777777" w:rsidR="00AE7BF3" w:rsidRPr="00AE7BF3" w:rsidRDefault="00AE7BF3" w:rsidP="00B04EE0">
            <w:pPr>
              <w:pStyle w:val="BodyText"/>
              <w:spacing w:before="0" w:after="0"/>
              <w:rPr>
                <w:ins w:id="2859" w:author="Licencia Office" w:date="2026-04-22T13:36:00Z" w16du:dateUtc="2026-04-22T19:36:00Z"/>
                <w:rFonts w:ascii="Montserrat" w:hAnsi="Montserrat" w:cs="Arial"/>
                <w:sz w:val="20"/>
                <w:highlight w:val="cyan"/>
                <w:rPrChange w:id="2860" w:author="Licencia Office" w:date="2026-04-22T13:37:00Z" w16du:dateUtc="2026-04-22T19:37:00Z">
                  <w:rPr>
                    <w:ins w:id="2861" w:author="Licencia Office" w:date="2026-04-22T13:36:00Z" w16du:dateUtc="2026-04-22T19:36:00Z"/>
                    <w:rFonts w:ascii="Montserrat" w:hAnsi="Montserrat" w:cs="Arial"/>
                    <w:sz w:val="20"/>
                  </w:rPr>
                </w:rPrChange>
              </w:rPr>
            </w:pPr>
          </w:p>
        </w:tc>
      </w:tr>
      <w:tr w:rsidR="00AE7BF3" w:rsidRPr="00AE7BF3" w14:paraId="20AC575A" w14:textId="77777777" w:rsidTr="00B04EE0">
        <w:trPr>
          <w:ins w:id="2862" w:author="Licencia Office" w:date="2026-04-22T13:36:00Z" w16du:dateUtc="2026-04-22T19:36:00Z"/>
        </w:trPr>
        <w:tc>
          <w:tcPr>
            <w:tcW w:w="2876" w:type="dxa"/>
          </w:tcPr>
          <w:p w14:paraId="7BC4E1E0" w14:textId="77777777" w:rsidR="00AE7BF3" w:rsidRPr="00AE7BF3" w:rsidRDefault="00AE7BF3" w:rsidP="00B04EE0">
            <w:pPr>
              <w:pStyle w:val="BodyText"/>
              <w:spacing w:before="0" w:after="0"/>
              <w:rPr>
                <w:ins w:id="2863" w:author="Licencia Office" w:date="2026-04-22T13:36:00Z" w16du:dateUtc="2026-04-22T19:36:00Z"/>
                <w:rFonts w:ascii="Montserrat" w:hAnsi="Montserrat" w:cs="Arial"/>
                <w:sz w:val="20"/>
                <w:highlight w:val="cyan"/>
                <w:rPrChange w:id="2864" w:author="Licencia Office" w:date="2026-04-22T13:37:00Z" w16du:dateUtc="2026-04-22T19:37:00Z">
                  <w:rPr>
                    <w:ins w:id="2865" w:author="Licencia Office" w:date="2026-04-22T13:36:00Z" w16du:dateUtc="2026-04-22T19:36:00Z"/>
                    <w:rFonts w:ascii="Montserrat" w:hAnsi="Montserrat" w:cs="Arial"/>
                    <w:sz w:val="20"/>
                  </w:rPr>
                </w:rPrChange>
              </w:rPr>
            </w:pPr>
            <w:ins w:id="2866" w:author="Licencia Office" w:date="2026-04-22T13:36:00Z" w16du:dateUtc="2026-04-22T19:36:00Z">
              <w:r w:rsidRPr="00AE7BF3">
                <w:rPr>
                  <w:rFonts w:ascii="Montserrat" w:hAnsi="Montserrat" w:cs="Arial"/>
                  <w:sz w:val="20"/>
                  <w:highlight w:val="cyan"/>
                  <w:rPrChange w:id="2867" w:author="Licencia Office" w:date="2026-04-22T13:37:00Z" w16du:dateUtc="2026-04-22T19:37:00Z">
                    <w:rPr>
                      <w:rFonts w:ascii="Montserrat" w:hAnsi="Montserrat" w:cs="Arial"/>
                      <w:sz w:val="20"/>
                    </w:rPr>
                  </w:rPrChange>
                </w:rPr>
                <w:t>311</w:t>
              </w:r>
            </w:ins>
          </w:p>
        </w:tc>
        <w:tc>
          <w:tcPr>
            <w:tcW w:w="2877" w:type="dxa"/>
          </w:tcPr>
          <w:p w14:paraId="4B1A4356" w14:textId="77777777" w:rsidR="00AE7BF3" w:rsidRPr="00AE7BF3" w:rsidRDefault="00AE7BF3" w:rsidP="00B04EE0">
            <w:pPr>
              <w:pStyle w:val="BodyText"/>
              <w:spacing w:before="0" w:after="0"/>
              <w:rPr>
                <w:ins w:id="2868" w:author="Licencia Office" w:date="2026-04-22T13:36:00Z" w16du:dateUtc="2026-04-22T19:36:00Z"/>
                <w:rFonts w:ascii="Montserrat" w:hAnsi="Montserrat" w:cs="Arial"/>
                <w:sz w:val="20"/>
                <w:highlight w:val="cyan"/>
                <w:rPrChange w:id="2869" w:author="Licencia Office" w:date="2026-04-22T13:37:00Z" w16du:dateUtc="2026-04-22T19:37:00Z">
                  <w:rPr>
                    <w:ins w:id="2870" w:author="Licencia Office" w:date="2026-04-22T13:36:00Z" w16du:dateUtc="2026-04-22T19:36:00Z"/>
                    <w:rFonts w:ascii="Montserrat" w:hAnsi="Montserrat" w:cs="Arial"/>
                    <w:sz w:val="20"/>
                  </w:rPr>
                </w:rPrChange>
              </w:rPr>
            </w:pPr>
            <w:ins w:id="2871" w:author="Licencia Office" w:date="2026-04-22T13:36:00Z" w16du:dateUtc="2026-04-22T19:36:00Z">
              <w:r w:rsidRPr="00AE7BF3">
                <w:rPr>
                  <w:rFonts w:ascii="Montserrat" w:hAnsi="Montserrat" w:cs="Arial"/>
                  <w:sz w:val="20"/>
                  <w:highlight w:val="cyan"/>
                  <w:rPrChange w:id="2872" w:author="Licencia Office" w:date="2026-04-22T13:37:00Z" w16du:dateUtc="2026-04-22T19:37:00Z">
                    <w:rPr>
                      <w:rFonts w:ascii="Montserrat" w:hAnsi="Montserrat" w:cs="Arial"/>
                      <w:sz w:val="20"/>
                    </w:rPr>
                  </w:rPrChange>
                </w:rPr>
                <w:t>Ingresar los valores requeridos en la petición</w:t>
              </w:r>
            </w:ins>
          </w:p>
        </w:tc>
        <w:tc>
          <w:tcPr>
            <w:tcW w:w="2877" w:type="dxa"/>
          </w:tcPr>
          <w:p w14:paraId="499628E9" w14:textId="77777777" w:rsidR="00AE7BF3" w:rsidRPr="00AE7BF3" w:rsidRDefault="00AE7BF3" w:rsidP="00B04EE0">
            <w:pPr>
              <w:pStyle w:val="BodyText"/>
              <w:spacing w:before="0" w:after="0"/>
              <w:rPr>
                <w:ins w:id="2873" w:author="Licencia Office" w:date="2026-04-22T13:36:00Z" w16du:dateUtc="2026-04-22T19:36:00Z"/>
                <w:rFonts w:ascii="Montserrat" w:hAnsi="Montserrat" w:cs="Arial"/>
                <w:sz w:val="20"/>
                <w:highlight w:val="cyan"/>
                <w:rPrChange w:id="2874" w:author="Licencia Office" w:date="2026-04-22T13:37:00Z" w16du:dateUtc="2026-04-22T19:37:00Z">
                  <w:rPr>
                    <w:ins w:id="2875" w:author="Licencia Office" w:date="2026-04-22T13:36:00Z" w16du:dateUtc="2026-04-22T19:36:00Z"/>
                    <w:rFonts w:ascii="Montserrat" w:hAnsi="Montserrat" w:cs="Arial"/>
                    <w:sz w:val="20"/>
                  </w:rPr>
                </w:rPrChange>
              </w:rPr>
            </w:pPr>
          </w:p>
        </w:tc>
      </w:tr>
      <w:tr w:rsidR="00AE7BF3" w:rsidRPr="00AE7BF3" w14:paraId="4E5EA070" w14:textId="77777777" w:rsidTr="00B04EE0">
        <w:trPr>
          <w:ins w:id="2876" w:author="Licencia Office" w:date="2026-04-22T13:36:00Z" w16du:dateUtc="2026-04-22T19:36:00Z"/>
        </w:trPr>
        <w:tc>
          <w:tcPr>
            <w:tcW w:w="2876" w:type="dxa"/>
          </w:tcPr>
          <w:p w14:paraId="0E9FCFF8" w14:textId="77777777" w:rsidR="00AE7BF3" w:rsidRPr="00AE7BF3" w:rsidRDefault="00AE7BF3" w:rsidP="00B04EE0">
            <w:pPr>
              <w:pStyle w:val="BodyText"/>
              <w:spacing w:before="0" w:after="0"/>
              <w:rPr>
                <w:ins w:id="2877" w:author="Licencia Office" w:date="2026-04-22T13:36:00Z" w16du:dateUtc="2026-04-22T19:36:00Z"/>
                <w:rFonts w:ascii="Montserrat" w:hAnsi="Montserrat" w:cs="Arial"/>
                <w:sz w:val="20"/>
                <w:highlight w:val="cyan"/>
                <w:rPrChange w:id="2878" w:author="Licencia Office" w:date="2026-04-22T13:37:00Z" w16du:dateUtc="2026-04-22T19:37:00Z">
                  <w:rPr>
                    <w:ins w:id="2879" w:author="Licencia Office" w:date="2026-04-22T13:36:00Z" w16du:dateUtc="2026-04-22T19:36:00Z"/>
                    <w:rFonts w:ascii="Montserrat" w:hAnsi="Montserrat" w:cs="Arial"/>
                    <w:sz w:val="20"/>
                  </w:rPr>
                </w:rPrChange>
              </w:rPr>
            </w:pPr>
            <w:ins w:id="2880" w:author="Licencia Office" w:date="2026-04-22T13:36:00Z" w16du:dateUtc="2026-04-22T19:36:00Z">
              <w:r w:rsidRPr="00AE7BF3">
                <w:rPr>
                  <w:rFonts w:ascii="Montserrat" w:hAnsi="Montserrat" w:cs="Arial"/>
                  <w:sz w:val="20"/>
                  <w:highlight w:val="cyan"/>
                  <w:rPrChange w:id="2881" w:author="Licencia Office" w:date="2026-04-22T13:37:00Z" w16du:dateUtc="2026-04-22T19:37:00Z">
                    <w:rPr>
                      <w:rFonts w:ascii="Montserrat" w:hAnsi="Montserrat" w:cs="Arial"/>
                      <w:sz w:val="20"/>
                    </w:rPr>
                  </w:rPrChange>
                </w:rPr>
                <w:t>312</w:t>
              </w:r>
            </w:ins>
          </w:p>
        </w:tc>
        <w:tc>
          <w:tcPr>
            <w:tcW w:w="2877" w:type="dxa"/>
          </w:tcPr>
          <w:p w14:paraId="23FA2062" w14:textId="77777777" w:rsidR="00AE7BF3" w:rsidRPr="00AE7BF3" w:rsidRDefault="00AE7BF3" w:rsidP="00B04EE0">
            <w:pPr>
              <w:pStyle w:val="BodyText"/>
              <w:spacing w:before="0" w:after="0"/>
              <w:rPr>
                <w:ins w:id="2882" w:author="Licencia Office" w:date="2026-04-22T13:36:00Z" w16du:dateUtc="2026-04-22T19:36:00Z"/>
                <w:rFonts w:ascii="Montserrat" w:hAnsi="Montserrat" w:cs="Arial"/>
                <w:sz w:val="20"/>
                <w:highlight w:val="cyan"/>
                <w:rPrChange w:id="2883" w:author="Licencia Office" w:date="2026-04-22T13:37:00Z" w16du:dateUtc="2026-04-22T19:37:00Z">
                  <w:rPr>
                    <w:ins w:id="2884" w:author="Licencia Office" w:date="2026-04-22T13:36:00Z" w16du:dateUtc="2026-04-22T19:36:00Z"/>
                    <w:rFonts w:ascii="Montserrat" w:hAnsi="Montserrat" w:cs="Arial"/>
                    <w:sz w:val="20"/>
                  </w:rPr>
                </w:rPrChange>
              </w:rPr>
            </w:pPr>
            <w:ins w:id="2885" w:author="Licencia Office" w:date="2026-04-22T13:36:00Z" w16du:dateUtc="2026-04-22T19:36:00Z">
              <w:r w:rsidRPr="00AE7BF3">
                <w:rPr>
                  <w:rFonts w:ascii="Montserrat" w:hAnsi="Montserrat" w:cs="Arial"/>
                  <w:sz w:val="20"/>
                  <w:highlight w:val="cyan"/>
                  <w:rPrChange w:id="2886" w:author="Licencia Office" w:date="2026-04-22T13:37:00Z" w16du:dateUtc="2026-04-22T19:37:00Z">
                    <w:rPr>
                      <w:rFonts w:ascii="Montserrat" w:hAnsi="Montserrat" w:cs="Arial"/>
                      <w:sz w:val="20"/>
                    </w:rPr>
                  </w:rPrChange>
                </w:rPr>
                <w:t xml:space="preserve">No se pudo obtener la información del </w:t>
              </w:r>
              <w:proofErr w:type="spellStart"/>
              <w:r w:rsidRPr="00AE7BF3">
                <w:rPr>
                  <w:rFonts w:ascii="Montserrat" w:hAnsi="Montserrat" w:cs="Arial"/>
                  <w:sz w:val="20"/>
                  <w:highlight w:val="cyan"/>
                  <w:rPrChange w:id="2887" w:author="Licencia Office" w:date="2026-04-22T13:37:00Z" w16du:dateUtc="2026-04-22T19:37:00Z">
                    <w:rPr>
                      <w:rFonts w:ascii="Montserrat" w:hAnsi="Montserrat" w:cs="Arial"/>
                      <w:sz w:val="20"/>
                    </w:rPr>
                  </w:rPrChange>
                </w:rPr>
                <w:t>request</w:t>
              </w:r>
              <w:proofErr w:type="spellEnd"/>
            </w:ins>
          </w:p>
        </w:tc>
        <w:tc>
          <w:tcPr>
            <w:tcW w:w="2877" w:type="dxa"/>
          </w:tcPr>
          <w:p w14:paraId="4DB9076C" w14:textId="77777777" w:rsidR="00AE7BF3" w:rsidRPr="00AE7BF3" w:rsidRDefault="00AE7BF3" w:rsidP="00B04EE0">
            <w:pPr>
              <w:pStyle w:val="BodyText"/>
              <w:spacing w:before="0" w:after="0"/>
              <w:rPr>
                <w:ins w:id="2888" w:author="Licencia Office" w:date="2026-04-22T13:36:00Z" w16du:dateUtc="2026-04-22T19:36:00Z"/>
                <w:rFonts w:ascii="Montserrat" w:hAnsi="Montserrat" w:cs="Arial"/>
                <w:sz w:val="20"/>
                <w:highlight w:val="cyan"/>
                <w:rPrChange w:id="2889" w:author="Licencia Office" w:date="2026-04-22T13:37:00Z" w16du:dateUtc="2026-04-22T19:37:00Z">
                  <w:rPr>
                    <w:ins w:id="2890" w:author="Licencia Office" w:date="2026-04-22T13:36:00Z" w16du:dateUtc="2026-04-22T19:36:00Z"/>
                    <w:rFonts w:ascii="Montserrat" w:hAnsi="Montserrat" w:cs="Arial"/>
                    <w:sz w:val="20"/>
                  </w:rPr>
                </w:rPrChange>
              </w:rPr>
            </w:pPr>
          </w:p>
        </w:tc>
      </w:tr>
      <w:tr w:rsidR="00AE7BF3" w:rsidRPr="00AE7BF3" w14:paraId="42A9A718" w14:textId="77777777" w:rsidTr="00B04EE0">
        <w:trPr>
          <w:ins w:id="2891" w:author="Licencia Office" w:date="2026-04-22T13:36:00Z" w16du:dateUtc="2026-04-22T19:36:00Z"/>
        </w:trPr>
        <w:tc>
          <w:tcPr>
            <w:tcW w:w="2876" w:type="dxa"/>
          </w:tcPr>
          <w:p w14:paraId="1F3DB93D" w14:textId="77777777" w:rsidR="00AE7BF3" w:rsidRPr="00AE7BF3" w:rsidRDefault="00AE7BF3" w:rsidP="00B04EE0">
            <w:pPr>
              <w:pStyle w:val="BodyText"/>
              <w:spacing w:before="0" w:after="0"/>
              <w:rPr>
                <w:ins w:id="2892" w:author="Licencia Office" w:date="2026-04-22T13:36:00Z" w16du:dateUtc="2026-04-22T19:36:00Z"/>
                <w:rFonts w:ascii="Montserrat" w:hAnsi="Montserrat" w:cs="Arial"/>
                <w:sz w:val="20"/>
                <w:highlight w:val="cyan"/>
                <w:rPrChange w:id="2893" w:author="Licencia Office" w:date="2026-04-22T13:37:00Z" w16du:dateUtc="2026-04-22T19:37:00Z">
                  <w:rPr>
                    <w:ins w:id="2894" w:author="Licencia Office" w:date="2026-04-22T13:36:00Z" w16du:dateUtc="2026-04-22T19:36:00Z"/>
                    <w:rFonts w:ascii="Montserrat" w:hAnsi="Montserrat" w:cs="Arial"/>
                    <w:sz w:val="20"/>
                  </w:rPr>
                </w:rPrChange>
              </w:rPr>
            </w:pPr>
            <w:ins w:id="2895" w:author="Licencia Office" w:date="2026-04-22T13:36:00Z" w16du:dateUtc="2026-04-22T19:36:00Z">
              <w:r w:rsidRPr="00AE7BF3">
                <w:rPr>
                  <w:rFonts w:ascii="Montserrat" w:hAnsi="Montserrat" w:cs="Arial"/>
                  <w:sz w:val="20"/>
                  <w:highlight w:val="cyan"/>
                  <w:rPrChange w:id="2896" w:author="Licencia Office" w:date="2026-04-22T13:37:00Z" w16du:dateUtc="2026-04-22T19:37:00Z">
                    <w:rPr>
                      <w:rFonts w:ascii="Montserrat" w:hAnsi="Montserrat" w:cs="Arial"/>
                      <w:sz w:val="20"/>
                    </w:rPr>
                  </w:rPrChange>
                </w:rPr>
                <w:lastRenderedPageBreak/>
                <w:t>313</w:t>
              </w:r>
            </w:ins>
          </w:p>
        </w:tc>
        <w:tc>
          <w:tcPr>
            <w:tcW w:w="2877" w:type="dxa"/>
          </w:tcPr>
          <w:p w14:paraId="1DF816C1" w14:textId="77777777" w:rsidR="00AE7BF3" w:rsidRPr="00AE7BF3" w:rsidRDefault="00AE7BF3" w:rsidP="00B04EE0">
            <w:pPr>
              <w:pStyle w:val="BodyText"/>
              <w:spacing w:before="0" w:after="0"/>
              <w:rPr>
                <w:ins w:id="2897" w:author="Licencia Office" w:date="2026-04-22T13:36:00Z" w16du:dateUtc="2026-04-22T19:36:00Z"/>
                <w:rFonts w:ascii="Montserrat" w:hAnsi="Montserrat" w:cs="Arial"/>
                <w:sz w:val="20"/>
                <w:highlight w:val="cyan"/>
                <w:rPrChange w:id="2898" w:author="Licencia Office" w:date="2026-04-22T13:37:00Z" w16du:dateUtc="2026-04-22T19:37:00Z">
                  <w:rPr>
                    <w:ins w:id="2899" w:author="Licencia Office" w:date="2026-04-22T13:36:00Z" w16du:dateUtc="2026-04-22T19:36:00Z"/>
                    <w:rFonts w:ascii="Montserrat" w:hAnsi="Montserrat" w:cs="Arial"/>
                    <w:sz w:val="20"/>
                  </w:rPr>
                </w:rPrChange>
              </w:rPr>
            </w:pPr>
            <w:ins w:id="2900" w:author="Licencia Office" w:date="2026-04-22T13:36:00Z" w16du:dateUtc="2026-04-22T19:36:00Z">
              <w:r w:rsidRPr="00AE7BF3">
                <w:rPr>
                  <w:rFonts w:ascii="Montserrat" w:hAnsi="Montserrat" w:cs="Arial"/>
                  <w:sz w:val="20"/>
                  <w:highlight w:val="cyan"/>
                  <w:rPrChange w:id="2901" w:author="Licencia Office" w:date="2026-04-22T13:37:00Z" w16du:dateUtc="2026-04-22T19:37:00Z">
                    <w:rPr>
                      <w:rFonts w:ascii="Montserrat" w:hAnsi="Montserrat" w:cs="Arial"/>
                      <w:sz w:val="20"/>
                    </w:rPr>
                  </w:rPrChange>
                </w:rPr>
                <w:t>El RFC Emisor no se encuentra registrado</w:t>
              </w:r>
            </w:ins>
          </w:p>
        </w:tc>
        <w:tc>
          <w:tcPr>
            <w:tcW w:w="2877" w:type="dxa"/>
          </w:tcPr>
          <w:p w14:paraId="518DA96D" w14:textId="77777777" w:rsidR="00AE7BF3" w:rsidRPr="00AE7BF3" w:rsidRDefault="00AE7BF3" w:rsidP="00B04EE0">
            <w:pPr>
              <w:pStyle w:val="BodyText"/>
              <w:spacing w:before="0" w:after="0"/>
              <w:rPr>
                <w:ins w:id="2902" w:author="Licencia Office" w:date="2026-04-22T13:36:00Z" w16du:dateUtc="2026-04-22T19:36:00Z"/>
                <w:rFonts w:ascii="Montserrat" w:hAnsi="Montserrat" w:cs="Arial"/>
                <w:sz w:val="20"/>
                <w:highlight w:val="cyan"/>
                <w:rPrChange w:id="2903" w:author="Licencia Office" w:date="2026-04-22T13:37:00Z" w16du:dateUtc="2026-04-22T19:37:00Z">
                  <w:rPr>
                    <w:ins w:id="2904" w:author="Licencia Office" w:date="2026-04-22T13:36:00Z" w16du:dateUtc="2026-04-22T19:36:00Z"/>
                    <w:rFonts w:ascii="Montserrat" w:hAnsi="Montserrat" w:cs="Arial"/>
                    <w:sz w:val="20"/>
                  </w:rPr>
                </w:rPrChange>
              </w:rPr>
            </w:pPr>
          </w:p>
        </w:tc>
      </w:tr>
      <w:tr w:rsidR="00AE7BF3" w:rsidRPr="00AE7BF3" w14:paraId="7FF11483" w14:textId="77777777" w:rsidTr="00B04EE0">
        <w:trPr>
          <w:ins w:id="2905" w:author="Licencia Office" w:date="2026-04-22T13:36:00Z" w16du:dateUtc="2026-04-22T19:36:00Z"/>
        </w:trPr>
        <w:tc>
          <w:tcPr>
            <w:tcW w:w="2876" w:type="dxa"/>
          </w:tcPr>
          <w:p w14:paraId="017C1E29" w14:textId="77777777" w:rsidR="00AE7BF3" w:rsidRPr="00AE7BF3" w:rsidRDefault="00AE7BF3" w:rsidP="00B04EE0">
            <w:pPr>
              <w:pStyle w:val="BodyText"/>
              <w:spacing w:before="0" w:after="0"/>
              <w:rPr>
                <w:ins w:id="2906" w:author="Licencia Office" w:date="2026-04-22T13:36:00Z" w16du:dateUtc="2026-04-22T19:36:00Z"/>
                <w:rFonts w:ascii="Montserrat" w:hAnsi="Montserrat" w:cs="Arial"/>
                <w:sz w:val="20"/>
                <w:highlight w:val="cyan"/>
                <w:rPrChange w:id="2907" w:author="Licencia Office" w:date="2026-04-22T13:37:00Z" w16du:dateUtc="2026-04-22T19:37:00Z">
                  <w:rPr>
                    <w:ins w:id="2908" w:author="Licencia Office" w:date="2026-04-22T13:36:00Z" w16du:dateUtc="2026-04-22T19:36:00Z"/>
                    <w:rFonts w:ascii="Montserrat" w:hAnsi="Montserrat" w:cs="Arial"/>
                    <w:sz w:val="20"/>
                  </w:rPr>
                </w:rPrChange>
              </w:rPr>
            </w:pPr>
            <w:ins w:id="2909" w:author="Licencia Office" w:date="2026-04-22T13:36:00Z" w16du:dateUtc="2026-04-22T19:36:00Z">
              <w:r w:rsidRPr="00AE7BF3">
                <w:rPr>
                  <w:rFonts w:ascii="Montserrat" w:hAnsi="Montserrat" w:cs="Arial"/>
                  <w:sz w:val="20"/>
                  <w:highlight w:val="cyan"/>
                  <w:rPrChange w:id="2910" w:author="Licencia Office" w:date="2026-04-22T13:37:00Z" w16du:dateUtc="2026-04-22T19:37:00Z">
                    <w:rPr>
                      <w:rFonts w:ascii="Montserrat" w:hAnsi="Montserrat" w:cs="Arial"/>
                      <w:sz w:val="20"/>
                    </w:rPr>
                  </w:rPrChange>
                </w:rPr>
                <w:t>314</w:t>
              </w:r>
            </w:ins>
          </w:p>
        </w:tc>
        <w:tc>
          <w:tcPr>
            <w:tcW w:w="2877" w:type="dxa"/>
          </w:tcPr>
          <w:p w14:paraId="119DC797" w14:textId="77777777" w:rsidR="00AE7BF3" w:rsidRPr="00AE7BF3" w:rsidRDefault="00AE7BF3" w:rsidP="00B04EE0">
            <w:pPr>
              <w:pStyle w:val="BodyText"/>
              <w:spacing w:before="0" w:after="0"/>
              <w:rPr>
                <w:ins w:id="2911" w:author="Licencia Office" w:date="2026-04-22T13:36:00Z" w16du:dateUtc="2026-04-22T19:36:00Z"/>
                <w:rFonts w:ascii="Montserrat" w:hAnsi="Montserrat" w:cs="Arial"/>
                <w:sz w:val="20"/>
                <w:highlight w:val="cyan"/>
                <w:rPrChange w:id="2912" w:author="Licencia Office" w:date="2026-04-22T13:37:00Z" w16du:dateUtc="2026-04-22T19:37:00Z">
                  <w:rPr>
                    <w:ins w:id="2913" w:author="Licencia Office" w:date="2026-04-22T13:36:00Z" w16du:dateUtc="2026-04-22T19:36:00Z"/>
                    <w:rFonts w:ascii="Montserrat" w:hAnsi="Montserrat" w:cs="Arial"/>
                    <w:sz w:val="20"/>
                  </w:rPr>
                </w:rPrChange>
              </w:rPr>
            </w:pPr>
            <w:ins w:id="2914" w:author="Licencia Office" w:date="2026-04-22T13:36:00Z" w16du:dateUtc="2026-04-22T19:36:00Z">
              <w:r w:rsidRPr="00AE7BF3">
                <w:rPr>
                  <w:rFonts w:ascii="Montserrat" w:hAnsi="Montserrat" w:cs="Arial"/>
                  <w:sz w:val="20"/>
                  <w:highlight w:val="cyan"/>
                  <w:rPrChange w:id="2915" w:author="Licencia Office" w:date="2026-04-22T13:37:00Z" w16du:dateUtc="2026-04-22T19:37:00Z">
                    <w:rPr>
                      <w:rFonts w:ascii="Montserrat" w:hAnsi="Montserrat" w:cs="Arial"/>
                      <w:sz w:val="20"/>
                    </w:rPr>
                  </w:rPrChange>
                </w:rPr>
                <w:t>El RFC Receptor no se encuentra registrado</w:t>
              </w:r>
            </w:ins>
          </w:p>
        </w:tc>
        <w:tc>
          <w:tcPr>
            <w:tcW w:w="2877" w:type="dxa"/>
          </w:tcPr>
          <w:p w14:paraId="6CFEA446" w14:textId="77777777" w:rsidR="00AE7BF3" w:rsidRPr="00AE7BF3" w:rsidRDefault="00AE7BF3" w:rsidP="00B04EE0">
            <w:pPr>
              <w:pStyle w:val="BodyText"/>
              <w:spacing w:before="0" w:after="0"/>
              <w:rPr>
                <w:ins w:id="2916" w:author="Licencia Office" w:date="2026-04-22T13:36:00Z" w16du:dateUtc="2026-04-22T19:36:00Z"/>
                <w:rFonts w:ascii="Montserrat" w:hAnsi="Montserrat" w:cs="Arial"/>
                <w:sz w:val="20"/>
                <w:highlight w:val="cyan"/>
                <w:rPrChange w:id="2917" w:author="Licencia Office" w:date="2026-04-22T13:37:00Z" w16du:dateUtc="2026-04-22T19:37:00Z">
                  <w:rPr>
                    <w:ins w:id="2918" w:author="Licencia Office" w:date="2026-04-22T13:36:00Z" w16du:dateUtc="2026-04-22T19:36:00Z"/>
                    <w:rFonts w:ascii="Montserrat" w:hAnsi="Montserrat" w:cs="Arial"/>
                    <w:sz w:val="20"/>
                  </w:rPr>
                </w:rPrChange>
              </w:rPr>
            </w:pPr>
          </w:p>
        </w:tc>
      </w:tr>
      <w:tr w:rsidR="00AE7BF3" w14:paraId="7698D7A7" w14:textId="77777777" w:rsidTr="00B04EE0">
        <w:trPr>
          <w:ins w:id="2919" w:author="Licencia Office" w:date="2026-04-22T13:36:00Z" w16du:dateUtc="2026-04-22T19:36:00Z"/>
        </w:trPr>
        <w:tc>
          <w:tcPr>
            <w:tcW w:w="2876" w:type="dxa"/>
          </w:tcPr>
          <w:p w14:paraId="5EACF095" w14:textId="77777777" w:rsidR="00AE7BF3" w:rsidRPr="00AE7BF3" w:rsidRDefault="00AE7BF3" w:rsidP="00B04EE0">
            <w:pPr>
              <w:pStyle w:val="BodyText"/>
              <w:spacing w:before="0" w:after="0"/>
              <w:rPr>
                <w:ins w:id="2920" w:author="Licencia Office" w:date="2026-04-22T13:36:00Z" w16du:dateUtc="2026-04-22T19:36:00Z"/>
                <w:rFonts w:ascii="Montserrat" w:hAnsi="Montserrat" w:cs="Arial"/>
                <w:sz w:val="20"/>
                <w:highlight w:val="cyan"/>
                <w:rPrChange w:id="2921" w:author="Licencia Office" w:date="2026-04-22T13:37:00Z" w16du:dateUtc="2026-04-22T19:37:00Z">
                  <w:rPr>
                    <w:ins w:id="2922" w:author="Licencia Office" w:date="2026-04-22T13:36:00Z" w16du:dateUtc="2026-04-22T19:36:00Z"/>
                    <w:rFonts w:ascii="Montserrat" w:hAnsi="Montserrat" w:cs="Arial"/>
                    <w:sz w:val="20"/>
                  </w:rPr>
                </w:rPrChange>
              </w:rPr>
            </w:pPr>
            <w:ins w:id="2923" w:author="Licencia Office" w:date="2026-04-22T13:36:00Z" w16du:dateUtc="2026-04-22T19:36:00Z">
              <w:r w:rsidRPr="00AE7BF3">
                <w:rPr>
                  <w:rFonts w:ascii="Montserrat" w:hAnsi="Montserrat" w:cs="Arial"/>
                  <w:sz w:val="20"/>
                  <w:highlight w:val="cyan"/>
                  <w:rPrChange w:id="2924" w:author="Licencia Office" w:date="2026-04-22T13:37:00Z" w16du:dateUtc="2026-04-22T19:37:00Z">
                    <w:rPr>
                      <w:rFonts w:ascii="Montserrat" w:hAnsi="Montserrat" w:cs="Arial"/>
                      <w:sz w:val="20"/>
                    </w:rPr>
                  </w:rPrChange>
                </w:rPr>
                <w:t>315</w:t>
              </w:r>
            </w:ins>
          </w:p>
        </w:tc>
        <w:tc>
          <w:tcPr>
            <w:tcW w:w="2877" w:type="dxa"/>
          </w:tcPr>
          <w:p w14:paraId="2B965BDF" w14:textId="77777777" w:rsidR="00AE7BF3" w:rsidRPr="007F139E" w:rsidRDefault="00AE7BF3" w:rsidP="00B04EE0">
            <w:pPr>
              <w:pStyle w:val="BodyText"/>
              <w:spacing w:before="0" w:after="0"/>
              <w:rPr>
                <w:ins w:id="2925" w:author="Licencia Office" w:date="2026-04-22T13:36:00Z" w16du:dateUtc="2026-04-22T19:36:00Z"/>
                <w:rFonts w:ascii="Montserrat" w:hAnsi="Montserrat" w:cs="Arial"/>
                <w:sz w:val="20"/>
              </w:rPr>
            </w:pPr>
            <w:ins w:id="2926" w:author="Licencia Office" w:date="2026-04-22T13:36:00Z" w16du:dateUtc="2026-04-22T19:36:00Z">
              <w:r w:rsidRPr="00AE7BF3">
                <w:rPr>
                  <w:rFonts w:ascii="Montserrat" w:hAnsi="Montserrat" w:cs="Arial"/>
                  <w:sz w:val="20"/>
                  <w:highlight w:val="cyan"/>
                  <w:rPrChange w:id="2927" w:author="Licencia Office" w:date="2026-04-22T13:37:00Z" w16du:dateUtc="2026-04-22T19:37:00Z">
                    <w:rPr>
                      <w:rFonts w:ascii="Montserrat" w:hAnsi="Montserrat" w:cs="Arial"/>
                      <w:sz w:val="20"/>
                    </w:rPr>
                  </w:rPrChange>
                </w:rPr>
                <w:t>Servicio no disponible</w:t>
              </w:r>
            </w:ins>
          </w:p>
        </w:tc>
        <w:tc>
          <w:tcPr>
            <w:tcW w:w="2877" w:type="dxa"/>
          </w:tcPr>
          <w:p w14:paraId="424F4863" w14:textId="77777777" w:rsidR="00AE7BF3" w:rsidRDefault="00AE7BF3" w:rsidP="00B04EE0">
            <w:pPr>
              <w:pStyle w:val="BodyText"/>
              <w:spacing w:before="0" w:after="0"/>
              <w:rPr>
                <w:ins w:id="2928" w:author="Licencia Office" w:date="2026-04-22T13:36:00Z" w16du:dateUtc="2026-04-22T19:36:00Z"/>
                <w:rFonts w:ascii="Montserrat" w:hAnsi="Montserrat" w:cs="Arial"/>
                <w:sz w:val="20"/>
              </w:rPr>
            </w:pPr>
          </w:p>
        </w:tc>
      </w:tr>
    </w:tbl>
    <w:p w14:paraId="60960BC4" w14:textId="77777777" w:rsidR="00AE7BF3" w:rsidRDefault="00AE7BF3" w:rsidP="00AE7BF3">
      <w:pPr>
        <w:pStyle w:val="BodyText"/>
        <w:spacing w:before="0" w:after="0"/>
        <w:rPr>
          <w:ins w:id="2929" w:author="Licencia Office" w:date="2026-04-22T13:36:00Z" w16du:dateUtc="2026-04-22T19:36:00Z"/>
          <w:rFonts w:ascii="Montserrat" w:hAnsi="Montserrat" w:cs="Arial"/>
          <w:sz w:val="20"/>
        </w:rPr>
      </w:pPr>
    </w:p>
    <w:p w14:paraId="03D88BF3" w14:textId="77777777" w:rsidR="00AE7BF3" w:rsidRDefault="00AE7BF3" w:rsidP="002322E2">
      <w:pPr>
        <w:pStyle w:val="BodyText"/>
        <w:spacing w:before="0" w:after="0"/>
        <w:rPr>
          <w:rFonts w:ascii="Montserrat" w:hAnsi="Montserrat" w:cs="Arial"/>
          <w:sz w:val="20"/>
        </w:rPr>
      </w:pPr>
    </w:p>
    <w:p w14:paraId="5DC4E191" w14:textId="181F08EE" w:rsidR="00E3729B" w:rsidRDefault="00E3729B" w:rsidP="002322E2">
      <w:pPr>
        <w:pStyle w:val="BodyText"/>
        <w:spacing w:before="0" w:after="0"/>
        <w:rPr>
          <w:rFonts w:ascii="Montserrat" w:hAnsi="Montserrat" w:cs="Arial"/>
          <w:sz w:val="20"/>
        </w:rPr>
      </w:pPr>
    </w:p>
    <w:p w14:paraId="79A64842" w14:textId="77777777" w:rsidR="00067619" w:rsidRDefault="00067619" w:rsidP="002322E2">
      <w:pPr>
        <w:pStyle w:val="BodyText"/>
        <w:spacing w:before="0" w:after="0"/>
        <w:rPr>
          <w:rFonts w:ascii="Montserrat" w:hAnsi="Montserrat" w:cs="Arial"/>
          <w:sz w:val="20"/>
        </w:rPr>
      </w:pPr>
    </w:p>
    <w:p w14:paraId="650E6299" w14:textId="5C4FCDBB" w:rsidR="00E3729B" w:rsidRDefault="00E3729B" w:rsidP="002322E2">
      <w:pPr>
        <w:pStyle w:val="BodyText"/>
        <w:spacing w:before="0" w:after="0"/>
        <w:rPr>
          <w:rFonts w:ascii="Montserrat" w:hAnsi="Montserrat" w:cs="Arial"/>
          <w:sz w:val="20"/>
        </w:rPr>
      </w:pPr>
    </w:p>
    <w:p w14:paraId="7C94685B" w14:textId="42C41740" w:rsidR="009825E0" w:rsidRDefault="009825E0" w:rsidP="002322E2">
      <w:pPr>
        <w:pStyle w:val="BodyText"/>
        <w:spacing w:before="0" w:after="0"/>
        <w:rPr>
          <w:rFonts w:ascii="Montserrat" w:hAnsi="Montserrat" w:cs="Arial"/>
          <w:sz w:val="20"/>
        </w:rPr>
      </w:pPr>
    </w:p>
    <w:p w14:paraId="77BCD826" w14:textId="3796F648" w:rsidR="009825E0" w:rsidRDefault="009825E0" w:rsidP="002322E2">
      <w:pPr>
        <w:pStyle w:val="BodyText"/>
        <w:spacing w:before="0" w:after="0"/>
        <w:rPr>
          <w:rFonts w:ascii="Montserrat" w:hAnsi="Montserrat" w:cs="Arial"/>
          <w:sz w:val="20"/>
        </w:rPr>
      </w:pPr>
    </w:p>
    <w:tbl>
      <w:tblPr>
        <w:tblpPr w:leftFromText="141" w:rightFromText="141" w:vertAnchor="text" w:horzAnchor="margin" w:tblpXSpec="center" w:tblpY="10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72"/>
        <w:gridCol w:w="3572"/>
      </w:tblGrid>
      <w:tr w:rsidR="00AB19D5" w:rsidRPr="006513AB" w14:paraId="57CFB18E" w14:textId="77777777" w:rsidTr="00AB19D5">
        <w:trPr>
          <w:trHeight w:val="380"/>
        </w:trPr>
        <w:tc>
          <w:tcPr>
            <w:tcW w:w="7144" w:type="dxa"/>
            <w:gridSpan w:val="2"/>
            <w:tcBorders>
              <w:bottom w:val="single" w:sz="4" w:space="0" w:color="000000"/>
            </w:tcBorders>
            <w:shd w:val="clear" w:color="auto" w:fill="BFBFBF"/>
            <w:vAlign w:val="center"/>
          </w:tcPr>
          <w:p w14:paraId="4EE7617C" w14:textId="213D08A7" w:rsidR="00AB19D5" w:rsidRPr="006513AB" w:rsidRDefault="00AB19D5" w:rsidP="00C17D25">
            <w:pPr>
              <w:jc w:val="center"/>
              <w:rPr>
                <w:rFonts w:ascii="Montserrat" w:hAnsi="Montserrat" w:cs="Arial"/>
                <w:i/>
                <w:vanish/>
                <w:color w:val="0000FF"/>
              </w:rPr>
            </w:pPr>
            <w:r w:rsidRPr="006513AB">
              <w:rPr>
                <w:rFonts w:ascii="Montserrat" w:hAnsi="Montserrat" w:cs="Arial"/>
                <w:b/>
              </w:rPr>
              <w:t>FIRMAS DE CONFORMIDAD</w:t>
            </w:r>
            <w:r w:rsidRPr="006513AB">
              <w:rPr>
                <w:rFonts w:ascii="Montserrat" w:hAnsi="Montserrat" w:cs="Arial"/>
                <w:i/>
                <w:vanish/>
                <w:color w:val="0000FF"/>
              </w:rPr>
              <w:t xml:space="preserve">Instrucciones: Esta sección se refiere sólo a las personas que participan en la elaboración y aprobación del documento </w:t>
            </w:r>
          </w:p>
          <w:p w14:paraId="1D93A778" w14:textId="77777777" w:rsidR="00AB19D5" w:rsidRPr="006513AB" w:rsidRDefault="00AB19D5" w:rsidP="00AB19D5">
            <w:pPr>
              <w:pStyle w:val="BodyText"/>
              <w:spacing w:before="0" w:after="0"/>
              <w:jc w:val="center"/>
              <w:rPr>
                <w:rFonts w:ascii="Montserrat" w:hAnsi="Montserrat" w:cs="Arial"/>
                <w:i/>
                <w:vanish/>
                <w:color w:val="0000FF"/>
                <w:sz w:val="20"/>
              </w:rPr>
            </w:pPr>
          </w:p>
          <w:p w14:paraId="448C5CC4" w14:textId="77777777" w:rsidR="00AB19D5" w:rsidRPr="006513AB" w:rsidRDefault="00AB19D5" w:rsidP="002525F5">
            <w:pPr>
              <w:pStyle w:val="BodyText"/>
              <w:spacing w:before="0" w:after="0"/>
              <w:jc w:val="center"/>
              <w:rPr>
                <w:rFonts w:ascii="Montserrat" w:hAnsi="Montserrat" w:cs="Arial"/>
                <w:vanish/>
                <w:color w:val="0000FF"/>
                <w:sz w:val="20"/>
              </w:rPr>
            </w:pPr>
            <w:r w:rsidRPr="006513AB">
              <w:rPr>
                <w:rFonts w:ascii="Montserrat" w:hAnsi="Montserrat" w:cs="Arial"/>
                <w:i/>
                <w:vanish/>
                <w:color w:val="0000FF"/>
                <w:sz w:val="20"/>
              </w:rPr>
              <w:t xml:space="preserve">No es limitativo. En caso de existir más involucrados, se agregarán las columnas y filas necesarias, respetando el formato. </w:t>
            </w:r>
            <w:r w:rsidR="002525F5" w:rsidRPr="006513AB">
              <w:rPr>
                <w:rFonts w:ascii="Montserrat" w:hAnsi="Montserrat" w:cs="Arial"/>
                <w:i/>
                <w:vanish/>
                <w:color w:val="0000FF"/>
                <w:sz w:val="20"/>
              </w:rPr>
              <w:t>I</w:t>
            </w:r>
            <w:r w:rsidRPr="006513AB">
              <w:rPr>
                <w:rFonts w:ascii="Montserrat" w:hAnsi="Montserrat" w:cs="Arial"/>
                <w:i/>
                <w:vanish/>
                <w:color w:val="0000FF"/>
                <w:sz w:val="20"/>
              </w:rPr>
              <w:t>ncluye ejemplo de personas que podrían firmar el artefacto.</w:t>
            </w:r>
          </w:p>
        </w:tc>
      </w:tr>
      <w:tr w:rsidR="00AB19D5" w:rsidRPr="006513AB" w14:paraId="79055EAC" w14:textId="77777777" w:rsidTr="00E3729B">
        <w:trPr>
          <w:trHeight w:val="267"/>
        </w:trPr>
        <w:tc>
          <w:tcPr>
            <w:tcW w:w="3572" w:type="dxa"/>
            <w:shd w:val="clear" w:color="auto" w:fill="D9D9D9"/>
            <w:vAlign w:val="center"/>
          </w:tcPr>
          <w:p w14:paraId="55DB7312" w14:textId="77777777" w:rsidR="00AB19D5" w:rsidRPr="00E3729B" w:rsidRDefault="00AB19D5" w:rsidP="00E3729B">
            <w:pPr>
              <w:pStyle w:val="BodyText"/>
              <w:spacing w:before="0" w:after="0"/>
              <w:jc w:val="center"/>
              <w:rPr>
                <w:rFonts w:ascii="Montserrat" w:hAnsi="Montserrat" w:cs="Arial"/>
                <w:i/>
                <w:vanish/>
                <w:color w:val="0000FF"/>
                <w:sz w:val="20"/>
              </w:rPr>
            </w:pPr>
            <w:r w:rsidRPr="006513AB">
              <w:rPr>
                <w:rFonts w:ascii="Montserrat" w:hAnsi="Montserrat" w:cs="Arial"/>
                <w:b/>
                <w:sz w:val="20"/>
              </w:rPr>
              <w:t>Firma 1</w:t>
            </w:r>
          </w:p>
        </w:tc>
        <w:tc>
          <w:tcPr>
            <w:tcW w:w="3572" w:type="dxa"/>
            <w:shd w:val="clear" w:color="auto" w:fill="D9D9D9"/>
            <w:vAlign w:val="center"/>
          </w:tcPr>
          <w:p w14:paraId="5EDA5540" w14:textId="77777777" w:rsidR="00AB19D5" w:rsidRPr="006513AB" w:rsidRDefault="00AB19D5" w:rsidP="00AB19D5">
            <w:pPr>
              <w:jc w:val="center"/>
              <w:rPr>
                <w:rFonts w:ascii="Montserrat" w:hAnsi="Montserrat" w:cs="Arial"/>
                <w:b/>
              </w:rPr>
            </w:pPr>
            <w:r w:rsidRPr="006513AB">
              <w:rPr>
                <w:rFonts w:ascii="Montserrat" w:hAnsi="Montserrat" w:cs="Arial"/>
                <w:b/>
              </w:rPr>
              <w:t>Firma 2</w:t>
            </w:r>
            <w:r w:rsidRPr="006513AB">
              <w:rPr>
                <w:rFonts w:ascii="Montserrat" w:hAnsi="Montserrat" w:cs="Arial"/>
                <w:vanish/>
                <w:color w:val="0000FF"/>
              </w:rPr>
              <w:t xml:space="preserve"> </w:t>
            </w:r>
            <w:r w:rsidRPr="006513AB">
              <w:rPr>
                <w:rFonts w:ascii="Montserrat" w:hAnsi="Montserrat" w:cs="Arial"/>
                <w:i/>
                <w:vanish/>
                <w:color w:val="0000FF"/>
              </w:rPr>
              <w:t>(Ejemplo: Usuario, cuando aplica)</w:t>
            </w:r>
            <w:r w:rsidRPr="006513AB">
              <w:rPr>
                <w:rFonts w:ascii="Montserrat" w:hAnsi="Montserrat" w:cs="Arial"/>
                <w:b/>
              </w:rPr>
              <w:t xml:space="preserve"> </w:t>
            </w:r>
          </w:p>
        </w:tc>
      </w:tr>
      <w:tr w:rsidR="005B3C12" w:rsidRPr="006513AB" w14:paraId="42792FDB" w14:textId="77777777" w:rsidTr="00AB19D5">
        <w:trPr>
          <w:trHeight w:val="205"/>
        </w:trPr>
        <w:tc>
          <w:tcPr>
            <w:tcW w:w="3572" w:type="dxa"/>
          </w:tcPr>
          <w:p w14:paraId="5E0DF84D" w14:textId="45755209" w:rsidR="005B3C12" w:rsidRPr="006D0800" w:rsidRDefault="005B3C12" w:rsidP="005B3C12">
            <w:pPr>
              <w:rPr>
                <w:rFonts w:ascii="Montserrat" w:hAnsi="Montserrat" w:cs="Arial"/>
                <w:b/>
              </w:rPr>
            </w:pPr>
            <w:r w:rsidRPr="00DE53E8">
              <w:rPr>
                <w:rFonts w:ascii="Montserrat" w:hAnsi="Montserrat" w:cs="Arial"/>
                <w:b/>
              </w:rPr>
              <w:t>Nombre</w:t>
            </w:r>
            <w:r w:rsidRPr="00DE53E8">
              <w:rPr>
                <w:rFonts w:ascii="Montserrat" w:hAnsi="Montserrat" w:cs="Arial"/>
              </w:rPr>
              <w:t>:</w:t>
            </w:r>
            <w:r>
              <w:rPr>
                <w:rFonts w:ascii="Montserrat" w:hAnsi="Montserrat" w:cs="Arial"/>
              </w:rPr>
              <w:t xml:space="preserve"> </w:t>
            </w:r>
            <w:r w:rsidRPr="00431716">
              <w:rPr>
                <w:rFonts w:ascii="Montserrat" w:hAnsi="Montserrat" w:cs="Arial"/>
              </w:rPr>
              <w:t>Pedro Lopez Bernal</w:t>
            </w:r>
          </w:p>
        </w:tc>
        <w:tc>
          <w:tcPr>
            <w:tcW w:w="3572" w:type="dxa"/>
          </w:tcPr>
          <w:p w14:paraId="58FB79B6" w14:textId="5D7343DD" w:rsidR="005B3C12" w:rsidRPr="006D0800" w:rsidRDefault="005B3C12" w:rsidP="005B3C12">
            <w:pPr>
              <w:rPr>
                <w:rFonts w:ascii="Montserrat" w:hAnsi="Montserrat" w:cs="Arial"/>
                <w:b/>
              </w:rPr>
            </w:pPr>
            <w:r w:rsidRPr="005B4045">
              <w:rPr>
                <w:rFonts w:ascii="Montserrat" w:hAnsi="Montserrat" w:cs="Arial"/>
                <w:b/>
              </w:rPr>
              <w:t>Nombre:</w:t>
            </w:r>
            <w:r w:rsidRPr="005B4045">
              <w:rPr>
                <w:rFonts w:ascii="Montserrat" w:hAnsi="Montserrat" w:cs="Arial"/>
              </w:rPr>
              <w:t xml:space="preserve"> </w:t>
            </w:r>
            <w:r w:rsidRPr="00431716">
              <w:rPr>
                <w:rFonts w:ascii="Montserrat" w:hAnsi="Montserrat" w:cs="Arial"/>
              </w:rPr>
              <w:t>Mario Alberto Huerta Velazquez</w:t>
            </w:r>
          </w:p>
        </w:tc>
      </w:tr>
      <w:tr w:rsidR="005B3C12" w:rsidRPr="006513AB" w14:paraId="1CDD852E" w14:textId="77777777" w:rsidTr="00AB19D5">
        <w:trPr>
          <w:trHeight w:val="212"/>
        </w:trPr>
        <w:tc>
          <w:tcPr>
            <w:tcW w:w="3572" w:type="dxa"/>
          </w:tcPr>
          <w:p w14:paraId="3E2DBE40" w14:textId="432C490E" w:rsidR="005B3C12" w:rsidRPr="006D0800" w:rsidRDefault="005B3C12" w:rsidP="005B3C12">
            <w:pPr>
              <w:rPr>
                <w:rFonts w:ascii="Montserrat" w:hAnsi="Montserrat" w:cs="Arial"/>
                <w:b/>
              </w:rPr>
            </w:pPr>
            <w:r w:rsidRPr="00DE53E8">
              <w:rPr>
                <w:rFonts w:ascii="Montserrat" w:hAnsi="Montserrat" w:cs="Arial"/>
                <w:b/>
              </w:rPr>
              <w:t>Puesto</w:t>
            </w:r>
            <w:r w:rsidRPr="00DE53E8">
              <w:rPr>
                <w:rFonts w:ascii="Montserrat" w:hAnsi="Montserrat" w:cs="Arial"/>
              </w:rPr>
              <w:t>:</w:t>
            </w:r>
            <w:r>
              <w:rPr>
                <w:rFonts w:ascii="Montserrat" w:hAnsi="Montserrat" w:cs="Arial"/>
              </w:rPr>
              <w:t xml:space="preserve"> </w:t>
            </w:r>
            <w:r w:rsidRPr="00431716">
              <w:rPr>
                <w:rFonts w:ascii="Montserrat" w:hAnsi="Montserrat" w:cs="Arial"/>
              </w:rPr>
              <w:t>Administrador de Gestión de Servicios y Trámites con Medios Electrónicos 1, 2, 3 y 4</w:t>
            </w:r>
          </w:p>
        </w:tc>
        <w:tc>
          <w:tcPr>
            <w:tcW w:w="3572" w:type="dxa"/>
          </w:tcPr>
          <w:p w14:paraId="7BE860FB" w14:textId="0E0C5295" w:rsidR="005B3C12" w:rsidRPr="006D0800" w:rsidRDefault="005B3C12" w:rsidP="005B3C12">
            <w:pPr>
              <w:rPr>
                <w:rFonts w:ascii="Montserrat" w:hAnsi="Montserrat" w:cs="Arial"/>
                <w:b/>
              </w:rPr>
            </w:pPr>
            <w:r w:rsidRPr="005B4045">
              <w:rPr>
                <w:rFonts w:ascii="Montserrat" w:hAnsi="Montserrat" w:cs="Arial"/>
                <w:b/>
              </w:rPr>
              <w:t>Puesto</w:t>
            </w:r>
            <w:r w:rsidRPr="005B4045">
              <w:rPr>
                <w:rFonts w:ascii="Montserrat" w:hAnsi="Montserrat" w:cs="Arial"/>
              </w:rPr>
              <w:t xml:space="preserve">: </w:t>
            </w:r>
            <w:proofErr w:type="gramStart"/>
            <w:r w:rsidRPr="005B4045">
              <w:rPr>
                <w:rFonts w:ascii="Montserrat" w:hAnsi="Montserrat" w:cs="Arial"/>
              </w:rPr>
              <w:t>Jefe</w:t>
            </w:r>
            <w:proofErr w:type="gramEnd"/>
            <w:r w:rsidRPr="005B4045">
              <w:rPr>
                <w:rFonts w:ascii="Montserrat" w:hAnsi="Montserrat" w:cs="Arial"/>
              </w:rPr>
              <w:t xml:space="preserve"> de departamento</w:t>
            </w:r>
            <w:r w:rsidRPr="005B4045">
              <w:rPr>
                <w:rFonts w:ascii="Montserrat" w:hAnsi="Montserrat"/>
              </w:rPr>
              <w:t xml:space="preserve"> </w:t>
            </w:r>
            <w:r w:rsidRPr="005B4045">
              <w:rPr>
                <w:rFonts w:ascii="Montserrat" w:hAnsi="Montserrat" w:cs="Arial"/>
              </w:rPr>
              <w:t>de Gestión de Servicios y Trámites con Medios Electrónicos 3</w:t>
            </w:r>
          </w:p>
        </w:tc>
      </w:tr>
      <w:tr w:rsidR="005B3C12" w:rsidRPr="006513AB" w14:paraId="325605AA" w14:textId="77777777" w:rsidTr="00AB19D5">
        <w:trPr>
          <w:trHeight w:val="205"/>
        </w:trPr>
        <w:tc>
          <w:tcPr>
            <w:tcW w:w="3572" w:type="dxa"/>
          </w:tcPr>
          <w:p w14:paraId="794B0342" w14:textId="41AEE9FB" w:rsidR="005B3C12" w:rsidRPr="006513AB" w:rsidRDefault="005B3C12" w:rsidP="005B3C12">
            <w:pPr>
              <w:rPr>
                <w:rFonts w:ascii="Montserrat" w:hAnsi="Montserrat" w:cs="Arial"/>
              </w:rPr>
            </w:pPr>
            <w:r w:rsidRPr="004726C1">
              <w:rPr>
                <w:rFonts w:ascii="Montserrat" w:hAnsi="Montserrat" w:cs="Arial"/>
                <w:b/>
              </w:rPr>
              <w:t>Fecha</w:t>
            </w:r>
            <w:r w:rsidRPr="004726C1">
              <w:rPr>
                <w:rFonts w:ascii="Montserrat" w:hAnsi="Montserrat" w:cs="Arial"/>
              </w:rPr>
              <w:t>:</w:t>
            </w:r>
          </w:p>
        </w:tc>
        <w:tc>
          <w:tcPr>
            <w:tcW w:w="3572" w:type="dxa"/>
          </w:tcPr>
          <w:p w14:paraId="4DC8FB1A" w14:textId="06B18072" w:rsidR="005B3C12" w:rsidRPr="006513AB" w:rsidRDefault="005B3C12" w:rsidP="005B3C12">
            <w:pPr>
              <w:rPr>
                <w:rFonts w:ascii="Montserrat" w:hAnsi="Montserrat" w:cs="Arial"/>
              </w:rPr>
            </w:pPr>
            <w:r w:rsidRPr="004726C1">
              <w:rPr>
                <w:rFonts w:ascii="Montserrat" w:hAnsi="Montserrat" w:cs="Arial"/>
                <w:b/>
              </w:rPr>
              <w:t>Fecha</w:t>
            </w:r>
            <w:r w:rsidRPr="004726C1">
              <w:rPr>
                <w:rFonts w:ascii="Montserrat" w:hAnsi="Montserrat" w:cs="Arial"/>
              </w:rPr>
              <w:t>:</w:t>
            </w:r>
          </w:p>
        </w:tc>
      </w:tr>
      <w:tr w:rsidR="005B3C12" w:rsidRPr="006513AB" w14:paraId="4B30AA4A" w14:textId="77777777" w:rsidTr="00AB19D5">
        <w:trPr>
          <w:trHeight w:val="1083"/>
        </w:trPr>
        <w:tc>
          <w:tcPr>
            <w:tcW w:w="3572" w:type="dxa"/>
          </w:tcPr>
          <w:p w14:paraId="29240FD8" w14:textId="77777777" w:rsidR="005B3C12" w:rsidRPr="006513AB" w:rsidRDefault="005B3C12" w:rsidP="005B3C12">
            <w:pPr>
              <w:rPr>
                <w:rFonts w:ascii="Montserrat" w:hAnsi="Montserrat" w:cs="Arial"/>
              </w:rPr>
            </w:pPr>
          </w:p>
        </w:tc>
        <w:tc>
          <w:tcPr>
            <w:tcW w:w="3572" w:type="dxa"/>
          </w:tcPr>
          <w:p w14:paraId="67809713" w14:textId="77777777" w:rsidR="005B3C12" w:rsidRPr="006513AB" w:rsidRDefault="005B3C12" w:rsidP="005B3C12">
            <w:pPr>
              <w:rPr>
                <w:rFonts w:ascii="Montserrat" w:hAnsi="Montserrat" w:cs="Arial"/>
              </w:rPr>
            </w:pPr>
          </w:p>
        </w:tc>
      </w:tr>
      <w:tr w:rsidR="005B3C12" w:rsidRPr="006513AB" w14:paraId="6109CD90" w14:textId="77777777" w:rsidTr="00AB19D5">
        <w:trPr>
          <w:trHeight w:val="298"/>
        </w:trPr>
        <w:tc>
          <w:tcPr>
            <w:tcW w:w="3572" w:type="dxa"/>
            <w:shd w:val="clear" w:color="auto" w:fill="D9D9D9"/>
            <w:vAlign w:val="center"/>
          </w:tcPr>
          <w:p w14:paraId="2501B26D" w14:textId="3006880D" w:rsidR="005B3C12" w:rsidRPr="006513AB" w:rsidRDefault="005B3C12" w:rsidP="005B3C12">
            <w:pPr>
              <w:jc w:val="center"/>
              <w:rPr>
                <w:rFonts w:ascii="Montserrat" w:hAnsi="Montserrat" w:cs="Arial"/>
                <w:b/>
              </w:rPr>
            </w:pPr>
            <w:r w:rsidRPr="004726C1">
              <w:rPr>
                <w:rFonts w:ascii="Montserrat" w:hAnsi="Montserrat" w:cs="Arial"/>
                <w:b/>
              </w:rPr>
              <w:t xml:space="preserve">Firma 3 </w:t>
            </w:r>
            <w:r w:rsidRPr="004726C1">
              <w:rPr>
                <w:rFonts w:ascii="Montserrat" w:hAnsi="Montserrat" w:cs="Arial"/>
                <w:i/>
                <w:vanish/>
                <w:color w:val="0000FF"/>
              </w:rPr>
              <w:t>(Ejemplo: Líder de proyecto)</w:t>
            </w:r>
          </w:p>
        </w:tc>
        <w:tc>
          <w:tcPr>
            <w:tcW w:w="3572" w:type="dxa"/>
            <w:shd w:val="clear" w:color="auto" w:fill="D9D9D9"/>
            <w:vAlign w:val="center"/>
          </w:tcPr>
          <w:p w14:paraId="4D26B565" w14:textId="1D9EB4AA" w:rsidR="005B3C12" w:rsidRPr="006513AB" w:rsidRDefault="005B3C12" w:rsidP="005B3C12">
            <w:pPr>
              <w:jc w:val="center"/>
              <w:rPr>
                <w:rFonts w:ascii="Montserrat" w:hAnsi="Montserrat" w:cs="Arial"/>
                <w:b/>
              </w:rPr>
            </w:pPr>
            <w:r w:rsidRPr="004726C1">
              <w:rPr>
                <w:rFonts w:ascii="Montserrat" w:hAnsi="Montserrat" w:cs="Arial"/>
                <w:b/>
              </w:rPr>
              <w:t>Firma 4</w:t>
            </w:r>
          </w:p>
        </w:tc>
      </w:tr>
      <w:tr w:rsidR="005B3C12" w:rsidRPr="006513AB" w14:paraId="30533AA6" w14:textId="77777777" w:rsidTr="00AB19D5">
        <w:trPr>
          <w:trHeight w:val="212"/>
        </w:trPr>
        <w:tc>
          <w:tcPr>
            <w:tcW w:w="3572" w:type="dxa"/>
          </w:tcPr>
          <w:p w14:paraId="50200067" w14:textId="4B900F53" w:rsidR="005B3C12" w:rsidRPr="006D0800" w:rsidRDefault="005B3C12" w:rsidP="005B3C12">
            <w:pPr>
              <w:rPr>
                <w:rFonts w:ascii="Montserrat" w:hAnsi="Montserrat" w:cs="Arial"/>
                <w:b/>
              </w:rPr>
            </w:pPr>
            <w:r w:rsidRPr="00DE53E8">
              <w:rPr>
                <w:rFonts w:ascii="Montserrat" w:hAnsi="Montserrat" w:cs="Arial"/>
                <w:b/>
              </w:rPr>
              <w:t>Nombre</w:t>
            </w:r>
            <w:r w:rsidRPr="00DE53E8">
              <w:rPr>
                <w:rFonts w:ascii="Montserrat" w:hAnsi="Montserrat" w:cs="Arial"/>
              </w:rPr>
              <w:t>:</w:t>
            </w:r>
            <w:r>
              <w:rPr>
                <w:rFonts w:ascii="Montserrat" w:hAnsi="Montserrat" w:cs="Arial"/>
              </w:rPr>
              <w:t xml:space="preserve"> Roberto Benjamín Monroy Vargas</w:t>
            </w:r>
          </w:p>
        </w:tc>
        <w:tc>
          <w:tcPr>
            <w:tcW w:w="3572" w:type="dxa"/>
          </w:tcPr>
          <w:p w14:paraId="76BC4941" w14:textId="1402927A" w:rsidR="005B3C12" w:rsidRPr="006513AB" w:rsidRDefault="005B3C12" w:rsidP="005B3C12">
            <w:pPr>
              <w:rPr>
                <w:rFonts w:ascii="Montserrat" w:hAnsi="Montserrat" w:cs="Arial"/>
              </w:rPr>
            </w:pPr>
            <w:r w:rsidRPr="00DE53E8">
              <w:rPr>
                <w:rFonts w:ascii="Montserrat" w:hAnsi="Montserrat" w:cs="Arial"/>
                <w:b/>
              </w:rPr>
              <w:t>Nombre</w:t>
            </w:r>
            <w:r w:rsidRPr="00DE53E8">
              <w:rPr>
                <w:rFonts w:ascii="Montserrat" w:hAnsi="Montserrat" w:cs="Arial"/>
              </w:rPr>
              <w:t>:</w:t>
            </w:r>
            <w:r>
              <w:rPr>
                <w:rFonts w:ascii="Montserrat" w:hAnsi="Montserrat" w:cs="Arial"/>
              </w:rPr>
              <w:t xml:space="preserve"> Alma Q. Torres González</w:t>
            </w:r>
          </w:p>
        </w:tc>
      </w:tr>
      <w:tr w:rsidR="005B3C12" w:rsidRPr="006513AB" w14:paraId="27527F5D" w14:textId="77777777" w:rsidTr="00AB19D5">
        <w:trPr>
          <w:trHeight w:val="212"/>
        </w:trPr>
        <w:tc>
          <w:tcPr>
            <w:tcW w:w="3572" w:type="dxa"/>
          </w:tcPr>
          <w:p w14:paraId="03FDCBD9" w14:textId="170D4556" w:rsidR="005B3C12" w:rsidRPr="006D0800" w:rsidRDefault="005B3C12" w:rsidP="005B3C12">
            <w:pPr>
              <w:rPr>
                <w:rFonts w:ascii="Montserrat" w:hAnsi="Montserrat" w:cs="Arial"/>
                <w:b/>
              </w:rPr>
            </w:pPr>
            <w:r w:rsidRPr="00DE53E8">
              <w:rPr>
                <w:rFonts w:ascii="Montserrat" w:hAnsi="Montserrat" w:cs="Arial"/>
                <w:b/>
              </w:rPr>
              <w:t>Puesto</w:t>
            </w:r>
            <w:r w:rsidRPr="00DE53E8">
              <w:rPr>
                <w:rFonts w:ascii="Montserrat" w:hAnsi="Montserrat" w:cs="Arial"/>
              </w:rPr>
              <w:t>:</w:t>
            </w:r>
            <w:r>
              <w:rPr>
                <w:rFonts w:ascii="Montserrat" w:hAnsi="Montserrat" w:cs="Arial"/>
              </w:rPr>
              <w:t xml:space="preserve"> Subadministrador de Soluciones de Negocio</w:t>
            </w:r>
          </w:p>
        </w:tc>
        <w:tc>
          <w:tcPr>
            <w:tcW w:w="3572" w:type="dxa"/>
          </w:tcPr>
          <w:p w14:paraId="3A81F9A2" w14:textId="24529EA2" w:rsidR="005B3C12" w:rsidRPr="006513AB" w:rsidRDefault="005B3C12" w:rsidP="005B3C12">
            <w:pPr>
              <w:rPr>
                <w:rFonts w:ascii="Montserrat" w:hAnsi="Montserrat" w:cs="Arial"/>
              </w:rPr>
            </w:pPr>
            <w:r w:rsidRPr="00DE53E8">
              <w:rPr>
                <w:rFonts w:ascii="Montserrat" w:hAnsi="Montserrat" w:cs="Arial"/>
                <w:b/>
              </w:rPr>
              <w:t>Puesto</w:t>
            </w:r>
            <w:r w:rsidRPr="00DE53E8">
              <w:rPr>
                <w:rFonts w:ascii="Montserrat" w:hAnsi="Montserrat" w:cs="Arial"/>
              </w:rPr>
              <w:t>:</w:t>
            </w:r>
            <w:r>
              <w:rPr>
                <w:rFonts w:ascii="Montserrat" w:hAnsi="Montserrat" w:cs="Arial"/>
              </w:rPr>
              <w:t xml:space="preserve"> </w:t>
            </w:r>
            <w:proofErr w:type="gramStart"/>
            <w:r>
              <w:rPr>
                <w:rFonts w:ascii="Montserrat" w:hAnsi="Montserrat" w:cs="Arial"/>
              </w:rPr>
              <w:t>Jefe</w:t>
            </w:r>
            <w:proofErr w:type="gramEnd"/>
            <w:r>
              <w:rPr>
                <w:rFonts w:ascii="Montserrat" w:hAnsi="Montserrat" w:cs="Arial"/>
              </w:rPr>
              <w:t xml:space="preserve"> de departamento de Soluciones de Negocio</w:t>
            </w:r>
          </w:p>
        </w:tc>
      </w:tr>
      <w:tr w:rsidR="00AB19D5" w:rsidRPr="006513AB" w14:paraId="75CA13A1" w14:textId="77777777" w:rsidTr="00AB19D5">
        <w:trPr>
          <w:trHeight w:val="205"/>
        </w:trPr>
        <w:tc>
          <w:tcPr>
            <w:tcW w:w="3572" w:type="dxa"/>
          </w:tcPr>
          <w:p w14:paraId="22ECDF84" w14:textId="77777777" w:rsidR="00AB19D5" w:rsidRPr="006513AB" w:rsidRDefault="00AB19D5" w:rsidP="00AB19D5">
            <w:pPr>
              <w:rPr>
                <w:rFonts w:ascii="Montserrat" w:hAnsi="Montserrat" w:cs="Arial"/>
              </w:rPr>
            </w:pPr>
            <w:r w:rsidRPr="006513AB">
              <w:rPr>
                <w:rFonts w:ascii="Montserrat" w:hAnsi="Montserrat" w:cs="Arial"/>
                <w:b/>
              </w:rPr>
              <w:t>Fecha</w:t>
            </w:r>
            <w:r w:rsidRPr="006513AB">
              <w:rPr>
                <w:rFonts w:ascii="Montserrat" w:hAnsi="Montserrat" w:cs="Arial"/>
              </w:rPr>
              <w:t>:</w:t>
            </w:r>
          </w:p>
        </w:tc>
        <w:tc>
          <w:tcPr>
            <w:tcW w:w="3572" w:type="dxa"/>
          </w:tcPr>
          <w:p w14:paraId="74477E6D" w14:textId="77777777" w:rsidR="00AB19D5" w:rsidRPr="006513AB" w:rsidRDefault="00AB19D5" w:rsidP="00AB19D5">
            <w:pPr>
              <w:rPr>
                <w:rFonts w:ascii="Montserrat" w:hAnsi="Montserrat" w:cs="Arial"/>
              </w:rPr>
            </w:pPr>
            <w:r w:rsidRPr="006513AB">
              <w:rPr>
                <w:rFonts w:ascii="Montserrat" w:hAnsi="Montserrat" w:cs="Arial"/>
                <w:b/>
              </w:rPr>
              <w:t>Fecha</w:t>
            </w:r>
            <w:r w:rsidRPr="006513AB">
              <w:rPr>
                <w:rFonts w:ascii="Montserrat" w:hAnsi="Montserrat" w:cs="Arial"/>
              </w:rPr>
              <w:t>:</w:t>
            </w:r>
          </w:p>
        </w:tc>
      </w:tr>
      <w:tr w:rsidR="00AB19D5" w:rsidRPr="006513AB" w14:paraId="03E07C29" w14:textId="77777777" w:rsidTr="00AB19D5">
        <w:trPr>
          <w:trHeight w:val="1083"/>
        </w:trPr>
        <w:tc>
          <w:tcPr>
            <w:tcW w:w="3572" w:type="dxa"/>
          </w:tcPr>
          <w:p w14:paraId="64600764" w14:textId="77777777" w:rsidR="00AB19D5" w:rsidRPr="006513AB" w:rsidRDefault="00AB19D5" w:rsidP="00AB19D5">
            <w:pPr>
              <w:rPr>
                <w:rFonts w:ascii="Montserrat" w:hAnsi="Montserrat" w:cs="Arial"/>
              </w:rPr>
            </w:pPr>
          </w:p>
        </w:tc>
        <w:tc>
          <w:tcPr>
            <w:tcW w:w="3572" w:type="dxa"/>
          </w:tcPr>
          <w:p w14:paraId="53086390" w14:textId="77777777" w:rsidR="00AB19D5" w:rsidRPr="006513AB" w:rsidRDefault="00AB19D5" w:rsidP="00AB19D5">
            <w:pPr>
              <w:rPr>
                <w:rFonts w:ascii="Montserrat" w:hAnsi="Montserrat" w:cs="Arial"/>
              </w:rPr>
            </w:pPr>
          </w:p>
        </w:tc>
      </w:tr>
    </w:tbl>
    <w:p w14:paraId="5607D323" w14:textId="77777777" w:rsidR="00114014" w:rsidRPr="006513AB" w:rsidRDefault="00A54DC7" w:rsidP="002C0A6C">
      <w:pPr>
        <w:pStyle w:val="Ttulo2"/>
        <w:rPr>
          <w:rFonts w:ascii="Montserrat" w:hAnsi="Montserrat"/>
          <w:sz w:val="20"/>
          <w:szCs w:val="20"/>
        </w:rPr>
      </w:pPr>
      <w:r w:rsidRPr="006513AB">
        <w:rPr>
          <w:rFonts w:ascii="Montserrat" w:hAnsi="Montserrat"/>
          <w:sz w:val="20"/>
          <w:szCs w:val="20"/>
        </w:rPr>
        <w:t xml:space="preserve"> </w:t>
      </w:r>
    </w:p>
    <w:p w14:paraId="053BBFEF" w14:textId="77777777" w:rsidR="00C702AD" w:rsidRPr="006513AB" w:rsidRDefault="00C702AD" w:rsidP="00886F7F">
      <w:pPr>
        <w:pStyle w:val="BodyText"/>
        <w:spacing w:before="0" w:after="0"/>
        <w:rPr>
          <w:rFonts w:ascii="Montserrat" w:hAnsi="Montserrat" w:cs="Arial"/>
          <w:sz w:val="20"/>
        </w:rPr>
      </w:pPr>
    </w:p>
    <w:sectPr w:rsidR="00C702AD" w:rsidRPr="006513AB" w:rsidSect="00FB7C72">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DAAC" w14:textId="77777777" w:rsidR="00260FA0" w:rsidRDefault="00260FA0">
      <w:r>
        <w:separator/>
      </w:r>
    </w:p>
  </w:endnote>
  <w:endnote w:type="continuationSeparator" w:id="0">
    <w:p w14:paraId="064CE119" w14:textId="77777777" w:rsidR="00260FA0" w:rsidRDefault="00260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986" w:type="pct"/>
      <w:tblInd w:w="-7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280"/>
      <w:gridCol w:w="3031"/>
      <w:gridCol w:w="3033"/>
    </w:tblGrid>
    <w:tr w:rsidR="007B3AB0" w:rsidRPr="00CC505B" w14:paraId="18200F17" w14:textId="77777777" w:rsidTr="008E5AC2">
      <w:tc>
        <w:tcPr>
          <w:tcW w:w="2069" w:type="pct"/>
          <w:tcBorders>
            <w:top w:val="nil"/>
            <w:left w:val="nil"/>
            <w:bottom w:val="nil"/>
            <w:right w:val="nil"/>
          </w:tcBorders>
        </w:tcPr>
        <w:p w14:paraId="2B8EFE10" w14:textId="77777777" w:rsidR="007B3AB0" w:rsidRPr="00A101B1" w:rsidRDefault="007B3AB0" w:rsidP="008E5AC2">
          <w:pPr>
            <w:ind w:right="360"/>
            <w:rPr>
              <w:rFonts w:ascii="Tahoma" w:hAnsi="Tahoma" w:cs="Tahoma"/>
              <w:color w:val="999999"/>
              <w:sz w:val="16"/>
              <w:szCs w:val="16"/>
            </w:rPr>
          </w:pPr>
        </w:p>
      </w:tc>
      <w:tc>
        <w:tcPr>
          <w:tcW w:w="1465" w:type="pct"/>
          <w:tcBorders>
            <w:top w:val="nil"/>
            <w:left w:val="nil"/>
            <w:bottom w:val="nil"/>
            <w:right w:val="nil"/>
          </w:tcBorders>
        </w:tcPr>
        <w:p w14:paraId="27B56403" w14:textId="77777777" w:rsidR="007B3AB0" w:rsidRPr="00CC505B" w:rsidRDefault="007B3AB0" w:rsidP="008E5AC2">
          <w:pPr>
            <w:jc w:val="center"/>
            <w:rPr>
              <w:rFonts w:ascii="Tahoma" w:hAnsi="Tahoma" w:cs="Tahoma"/>
              <w:color w:val="999999"/>
              <w:sz w:val="18"/>
            </w:rPr>
          </w:pPr>
        </w:p>
      </w:tc>
      <w:tc>
        <w:tcPr>
          <w:tcW w:w="1466" w:type="pct"/>
          <w:tcBorders>
            <w:top w:val="nil"/>
            <w:left w:val="nil"/>
            <w:bottom w:val="nil"/>
            <w:right w:val="nil"/>
          </w:tcBorders>
        </w:tcPr>
        <w:p w14:paraId="74CA8367" w14:textId="02DB37C8" w:rsidR="007B3AB0" w:rsidRPr="006513AB" w:rsidRDefault="007B3AB0" w:rsidP="008E5AC2">
          <w:pPr>
            <w:jc w:val="right"/>
            <w:rPr>
              <w:rFonts w:ascii="Montserrat" w:hAnsi="Montserrat" w:cs="Tahoma"/>
              <w:color w:val="999999"/>
            </w:rPr>
          </w:pPr>
          <w:r w:rsidRPr="006513AB">
            <w:rPr>
              <w:rFonts w:ascii="Montserrat" w:hAnsi="Montserrat" w:cs="Tahoma"/>
              <w:color w:val="999999"/>
            </w:rPr>
            <w:t xml:space="preserve">Página </w:t>
          </w:r>
          <w:r w:rsidRPr="006513AB">
            <w:rPr>
              <w:rStyle w:val="Nmerodepgina"/>
              <w:rFonts w:ascii="Montserrat" w:hAnsi="Montserrat" w:cs="Tahoma"/>
              <w:color w:val="999999"/>
            </w:rPr>
            <w:fldChar w:fldCharType="begin"/>
          </w:r>
          <w:r w:rsidRPr="006513AB">
            <w:rPr>
              <w:rStyle w:val="Nmerodepgina"/>
              <w:rFonts w:ascii="Montserrat" w:hAnsi="Montserrat" w:cs="Tahoma"/>
              <w:color w:val="999999"/>
            </w:rPr>
            <w:instrText xml:space="preserve"> PAGE </w:instrText>
          </w:r>
          <w:r w:rsidRPr="006513AB">
            <w:rPr>
              <w:rStyle w:val="Nmerodepgina"/>
              <w:rFonts w:ascii="Montserrat" w:hAnsi="Montserrat" w:cs="Tahoma"/>
              <w:color w:val="999999"/>
            </w:rPr>
            <w:fldChar w:fldCharType="separate"/>
          </w:r>
          <w:r>
            <w:rPr>
              <w:rStyle w:val="Nmerodepgina"/>
              <w:rFonts w:ascii="Montserrat" w:hAnsi="Montserrat" w:cs="Tahoma"/>
              <w:noProof/>
              <w:color w:val="999999"/>
            </w:rPr>
            <w:t>15</w:t>
          </w:r>
          <w:r w:rsidRPr="006513AB">
            <w:rPr>
              <w:rStyle w:val="Nmerodepgina"/>
              <w:rFonts w:ascii="Montserrat" w:hAnsi="Montserrat" w:cs="Tahoma"/>
              <w:color w:val="999999"/>
            </w:rPr>
            <w:fldChar w:fldCharType="end"/>
          </w:r>
          <w:r w:rsidRPr="006513AB">
            <w:rPr>
              <w:rStyle w:val="Nmerodepgina"/>
              <w:rFonts w:ascii="Montserrat" w:hAnsi="Montserrat" w:cs="Tahoma"/>
              <w:color w:val="999999"/>
            </w:rPr>
            <w:t xml:space="preserve"> de </w:t>
          </w:r>
          <w:r w:rsidRPr="006513AB">
            <w:fldChar w:fldCharType="begin"/>
          </w:r>
          <w:r w:rsidRPr="006513AB">
            <w:rPr>
              <w:rFonts w:ascii="Montserrat" w:hAnsi="Montserrat"/>
            </w:rPr>
            <w:instrText xml:space="preserve"> NUMPAGES  \* MERGEFORMAT </w:instrText>
          </w:r>
          <w:r w:rsidRPr="006513AB">
            <w:fldChar w:fldCharType="separate"/>
          </w:r>
          <w:r w:rsidRPr="00E55DED">
            <w:rPr>
              <w:rStyle w:val="Nmerodepgina"/>
              <w:noProof/>
              <w:color w:val="999999"/>
            </w:rPr>
            <w:t>15</w:t>
          </w:r>
          <w:r w:rsidRPr="006513AB">
            <w:rPr>
              <w:rStyle w:val="Nmerodepgina"/>
              <w:rFonts w:ascii="Montserrat" w:hAnsi="Montserrat"/>
              <w:noProof/>
              <w:color w:val="999999"/>
            </w:rPr>
            <w:fldChar w:fldCharType="end"/>
          </w:r>
        </w:p>
      </w:tc>
    </w:tr>
  </w:tbl>
  <w:p w14:paraId="20EFA4D2" w14:textId="77777777" w:rsidR="007B3AB0" w:rsidRDefault="007B3A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C86D0" w14:textId="77777777" w:rsidR="00260FA0" w:rsidRDefault="00260FA0">
      <w:r>
        <w:separator/>
      </w:r>
    </w:p>
  </w:footnote>
  <w:footnote w:type="continuationSeparator" w:id="0">
    <w:p w14:paraId="2FBE6E6E" w14:textId="77777777" w:rsidR="00260FA0" w:rsidRDefault="00260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4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6"/>
      <w:gridCol w:w="3969"/>
    </w:tblGrid>
    <w:tr w:rsidR="007B3AB0" w14:paraId="04B4C4F3" w14:textId="77777777" w:rsidTr="006513AB">
      <w:trPr>
        <w:trHeight w:val="443"/>
      </w:trPr>
      <w:tc>
        <w:tcPr>
          <w:tcW w:w="6776" w:type="dxa"/>
          <w:vMerge w:val="restart"/>
        </w:tcPr>
        <w:p w14:paraId="13376031" w14:textId="77777777" w:rsidR="007B3AB0" w:rsidRDefault="007B3AB0" w:rsidP="006513AB">
          <w:pPr>
            <w:pStyle w:val="Encabezado"/>
          </w:pPr>
          <w:r>
            <w:rPr>
              <w:rFonts w:ascii="Montserrat" w:hAnsi="Montserrat"/>
              <w:noProof/>
              <w:sz w:val="12"/>
              <w:szCs w:val="12"/>
              <w:lang w:eastAsia="es-MX"/>
            </w:rPr>
            <w:drawing>
              <wp:inline distT="0" distB="0" distL="0" distR="0" wp14:anchorId="2D82C034" wp14:editId="0C1462A3">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4E71F444" w14:textId="77777777" w:rsidR="007B3AB0" w:rsidRPr="001E7A63" w:rsidRDefault="007B3AB0" w:rsidP="006513AB">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7B3AB0" w14:paraId="50C3E8F1" w14:textId="77777777" w:rsidTr="006513AB">
      <w:trPr>
        <w:trHeight w:val="443"/>
      </w:trPr>
      <w:tc>
        <w:tcPr>
          <w:tcW w:w="6776" w:type="dxa"/>
          <w:vMerge/>
        </w:tcPr>
        <w:p w14:paraId="25F45580" w14:textId="77777777" w:rsidR="007B3AB0" w:rsidRDefault="007B3AB0" w:rsidP="006513AB">
          <w:pPr>
            <w:pStyle w:val="Encabezado"/>
            <w:rPr>
              <w:rFonts w:ascii="Montserrat" w:hAnsi="Montserrat"/>
              <w:noProof/>
              <w:sz w:val="12"/>
              <w:szCs w:val="12"/>
              <w:lang w:eastAsia="es-MX"/>
            </w:rPr>
          </w:pPr>
        </w:p>
      </w:tc>
      <w:tc>
        <w:tcPr>
          <w:tcW w:w="3969" w:type="dxa"/>
        </w:tcPr>
        <w:p w14:paraId="2980E452" w14:textId="77777777" w:rsidR="007B3AB0" w:rsidRDefault="007B3AB0" w:rsidP="006513AB">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59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5"/>
      <w:gridCol w:w="5511"/>
      <w:gridCol w:w="2441"/>
    </w:tblGrid>
    <w:tr w:rsidR="007B3AB0" w:rsidRPr="00064905" w14:paraId="1C5989AC" w14:textId="77777777" w:rsidTr="006513AB">
      <w:trPr>
        <w:cantSplit/>
        <w:trHeight w:val="772"/>
        <w:jc w:val="center"/>
      </w:trPr>
      <w:tc>
        <w:tcPr>
          <w:tcW w:w="1120" w:type="pct"/>
          <w:tcBorders>
            <w:top w:val="single" w:sz="4" w:space="0" w:color="auto"/>
            <w:left w:val="single" w:sz="4" w:space="0" w:color="auto"/>
            <w:bottom w:val="single" w:sz="4" w:space="0" w:color="auto"/>
            <w:right w:val="single" w:sz="4" w:space="0" w:color="auto"/>
          </w:tcBorders>
          <w:vAlign w:val="center"/>
        </w:tcPr>
        <w:p w14:paraId="06CC4683" w14:textId="77777777" w:rsidR="007B3AB0" w:rsidRPr="00D37934" w:rsidRDefault="007B3AB0" w:rsidP="006513AB">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06/02/2018</w:t>
          </w:r>
        </w:p>
      </w:tc>
      <w:tc>
        <w:tcPr>
          <w:tcW w:w="2689" w:type="pct"/>
          <w:tcBorders>
            <w:top w:val="single" w:sz="4" w:space="0" w:color="auto"/>
            <w:left w:val="single" w:sz="4" w:space="0" w:color="auto"/>
            <w:bottom w:val="single" w:sz="4" w:space="0" w:color="auto"/>
            <w:right w:val="single" w:sz="4" w:space="0" w:color="auto"/>
          </w:tcBorders>
          <w:vAlign w:val="center"/>
        </w:tcPr>
        <w:p w14:paraId="65B9C4B6" w14:textId="77777777" w:rsidR="007B3AB0" w:rsidRDefault="007B3AB0" w:rsidP="006513AB">
          <w:pPr>
            <w:spacing w:line="20" w:lineRule="atLeast"/>
            <w:jc w:val="center"/>
            <w:rPr>
              <w:rFonts w:ascii="Montserrat" w:hAnsi="Montserrat" w:cs="Tahoma"/>
              <w:vanish/>
              <w:color w:val="0000FF"/>
              <w:sz w:val="12"/>
              <w:szCs w:val="22"/>
            </w:rPr>
          </w:pPr>
          <w:r>
            <w:rPr>
              <w:rFonts w:ascii="Montserrat" w:hAnsi="Montserrat" w:cs="Tahoma"/>
              <w:b/>
              <w:sz w:val="22"/>
              <w:szCs w:val="14"/>
            </w:rPr>
            <w:t>Especificación de Interfaz de la Solución</w:t>
          </w:r>
          <w:r w:rsidRPr="00CF35AA">
            <w:rPr>
              <w:rFonts w:ascii="Montserrat" w:hAnsi="Montserrat" w:cs="Tahoma"/>
              <w:vanish/>
              <w:color w:val="0000FF"/>
              <w:sz w:val="12"/>
              <w:szCs w:val="22"/>
            </w:rPr>
            <w:t xml:space="preserve"> </w:t>
          </w:r>
        </w:p>
        <w:p w14:paraId="22BC7201" w14:textId="77777777" w:rsidR="007B3AB0" w:rsidRPr="00CF35AA" w:rsidRDefault="007B3AB0" w:rsidP="006513AB">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326E5BD1" w14:textId="023A6A08" w:rsidR="007B3AB0" w:rsidRDefault="007B3AB0" w:rsidP="006513AB">
          <w:pPr>
            <w:spacing w:line="20" w:lineRule="atLeast"/>
            <w:jc w:val="center"/>
            <w:rPr>
              <w:rFonts w:ascii="Montserrat" w:hAnsi="Montserrat" w:cs="Tahoma"/>
              <w:vanish/>
              <w:color w:val="0000FF"/>
              <w:sz w:val="14"/>
            </w:rPr>
          </w:pPr>
          <w:r>
            <w:rPr>
              <w:rFonts w:ascii="Montserrat" w:hAnsi="Montserrat" w:cs="Tahoma"/>
              <w:bCs/>
              <w:sz w:val="22"/>
              <w:szCs w:val="14"/>
            </w:rPr>
            <w:t>743</w:t>
          </w:r>
          <w:r w:rsidRPr="00CF35AA">
            <w:rPr>
              <w:rFonts w:ascii="Montserrat" w:hAnsi="Montserrat" w:cs="Tahoma"/>
              <w:bCs/>
              <w:sz w:val="22"/>
              <w:szCs w:val="14"/>
            </w:rPr>
            <w:t>_</w:t>
          </w:r>
          <w:r>
            <w:rPr>
              <w:rFonts w:ascii="Montserrat" w:hAnsi="Montserrat" w:cs="Tahoma"/>
              <w:bCs/>
              <w:sz w:val="22"/>
              <w:szCs w:val="14"/>
            </w:rPr>
            <w:t>EZS</w:t>
          </w:r>
          <w:r w:rsidRPr="00CF35AA">
            <w:rPr>
              <w:rFonts w:ascii="Montserrat" w:hAnsi="Montserrat" w:cs="Tahoma"/>
              <w:bCs/>
              <w:sz w:val="22"/>
              <w:szCs w:val="14"/>
            </w:rPr>
            <w:t>_</w:t>
          </w:r>
          <w:r w:rsidRPr="003522B9">
            <w:rPr>
              <w:rFonts w:ascii="Montserrat" w:hAnsi="Montserrat" w:cs="Tahoma"/>
              <w:bCs/>
              <w:sz w:val="22"/>
              <w:szCs w:val="14"/>
            </w:rPr>
            <w:t>WS_SECTOR_PRIMARIO</w:t>
          </w:r>
          <w:r w:rsidRPr="00CF35AA">
            <w:rPr>
              <w:rFonts w:ascii="Montserrat" w:hAnsi="Montserrat" w:cs="Tahoma"/>
              <w:bCs/>
              <w:sz w:val="22"/>
              <w:szCs w:val="14"/>
            </w:rPr>
            <w:t>.docx</w:t>
          </w:r>
          <w:r w:rsidRPr="00D37934">
            <w:rPr>
              <w:rFonts w:ascii="Montserrat" w:hAnsi="Montserrat" w:cs="Tahoma"/>
              <w:vanish/>
              <w:color w:val="0000FF"/>
              <w:sz w:val="14"/>
            </w:rPr>
            <w:t xml:space="preserve"> </w:t>
          </w:r>
        </w:p>
        <w:p w14:paraId="4EC53764" w14:textId="77777777" w:rsidR="007B3AB0" w:rsidRDefault="007B3AB0" w:rsidP="006513AB">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7EEAE8B1" w14:textId="77777777" w:rsidR="007B3AB0" w:rsidRDefault="007B3AB0" w:rsidP="006513AB">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14EDC7B0" w14:textId="77777777" w:rsidR="007B3AB0" w:rsidRDefault="007B3AB0" w:rsidP="006513AB">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Soluciones de Negocio</w:t>
          </w:r>
        </w:p>
        <w:p w14:paraId="0112684F" w14:textId="77777777" w:rsidR="007B3AB0" w:rsidRPr="00FA0FB6" w:rsidRDefault="007B3AB0" w:rsidP="006513AB">
          <w:pPr>
            <w:spacing w:line="20" w:lineRule="atLeast"/>
            <w:jc w:val="center"/>
            <w:rPr>
              <w:rFonts w:ascii="Montserrat" w:hAnsi="Montserrat" w:cs="Tahoma"/>
              <w:b/>
              <w:sz w:val="16"/>
              <w:szCs w:val="16"/>
            </w:rPr>
          </w:pPr>
          <w:r w:rsidRPr="00FA0FB6">
            <w:rPr>
              <w:rFonts w:ascii="Montserrat" w:hAnsi="Montserrat" w:cs="Tahoma"/>
              <w:b/>
              <w:vanish/>
              <w:color w:val="0000FF"/>
              <w:sz w:val="14"/>
            </w:rPr>
            <w:t>Responsable de Revisar: AC</w:t>
          </w:r>
          <w:r>
            <w:rPr>
              <w:rFonts w:ascii="Montserrat" w:hAnsi="Montserrat" w:cs="Tahoma"/>
              <w:b/>
              <w:vanish/>
              <w:color w:val="0000FF"/>
              <w:sz w:val="14"/>
            </w:rPr>
            <w:t>SN</w:t>
          </w:r>
        </w:p>
      </w:tc>
      <w:tc>
        <w:tcPr>
          <w:tcW w:w="1191" w:type="pct"/>
          <w:tcBorders>
            <w:top w:val="single" w:sz="4" w:space="0" w:color="auto"/>
            <w:left w:val="single" w:sz="4" w:space="0" w:color="auto"/>
            <w:bottom w:val="single" w:sz="4" w:space="0" w:color="auto"/>
            <w:right w:val="single" w:sz="4" w:space="0" w:color="auto"/>
          </w:tcBorders>
          <w:vAlign w:val="center"/>
        </w:tcPr>
        <w:p w14:paraId="3A38491C" w14:textId="77777777" w:rsidR="007B3AB0" w:rsidRPr="00D37934" w:rsidRDefault="007B3AB0" w:rsidP="006513AB">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w:t>
          </w:r>
          <w:proofErr w:type="spellStart"/>
          <w:r w:rsidRPr="00B724F5">
            <w:rPr>
              <w:rFonts w:ascii="Montserrat" w:hAnsi="Montserrat" w:cs="Tahoma"/>
              <w:sz w:val="18"/>
              <w:szCs w:val="16"/>
            </w:rPr>
            <w:t>template</w:t>
          </w:r>
          <w:proofErr w:type="spellEnd"/>
          <w:r w:rsidRPr="00B724F5">
            <w:rPr>
              <w:rFonts w:ascii="Montserrat" w:hAnsi="Montserrat" w:cs="Tahoma"/>
              <w:sz w:val="18"/>
              <w:szCs w:val="16"/>
            </w:rPr>
            <w:t>: 6.02</w:t>
          </w:r>
        </w:p>
      </w:tc>
    </w:tr>
  </w:tbl>
  <w:p w14:paraId="320349E7" w14:textId="77777777" w:rsidR="007B3AB0" w:rsidRDefault="007B3A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787"/>
    <w:multiLevelType w:val="hybridMultilevel"/>
    <w:tmpl w:val="897864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612394"/>
    <w:multiLevelType w:val="hybridMultilevel"/>
    <w:tmpl w:val="09161280"/>
    <w:lvl w:ilvl="0" w:tplc="04090001">
      <w:start w:val="1"/>
      <w:numFmt w:val="bullet"/>
      <w:lvlText w:val=""/>
      <w:lvlJc w:val="left"/>
      <w:pPr>
        <w:tabs>
          <w:tab w:val="num" w:pos="709"/>
        </w:tabs>
        <w:ind w:left="709" w:hanging="360"/>
      </w:pPr>
      <w:rPr>
        <w:rFonts w:ascii="Symbol" w:hAnsi="Symbol" w:hint="default"/>
      </w:rPr>
    </w:lvl>
    <w:lvl w:ilvl="1" w:tplc="04090003" w:tentative="1">
      <w:start w:val="1"/>
      <w:numFmt w:val="bullet"/>
      <w:lvlText w:val="o"/>
      <w:lvlJc w:val="left"/>
      <w:pPr>
        <w:tabs>
          <w:tab w:val="num" w:pos="1429"/>
        </w:tabs>
        <w:ind w:left="1429" w:hanging="360"/>
      </w:pPr>
      <w:rPr>
        <w:rFonts w:ascii="Courier New" w:hAnsi="Courier New" w:cs="Courier New" w:hint="default"/>
      </w:rPr>
    </w:lvl>
    <w:lvl w:ilvl="2" w:tplc="04090005" w:tentative="1">
      <w:start w:val="1"/>
      <w:numFmt w:val="bullet"/>
      <w:lvlText w:val=""/>
      <w:lvlJc w:val="left"/>
      <w:pPr>
        <w:tabs>
          <w:tab w:val="num" w:pos="2149"/>
        </w:tabs>
        <w:ind w:left="2149" w:hanging="360"/>
      </w:pPr>
      <w:rPr>
        <w:rFonts w:ascii="Wingdings" w:hAnsi="Wingdings" w:hint="default"/>
      </w:rPr>
    </w:lvl>
    <w:lvl w:ilvl="3" w:tplc="04090001" w:tentative="1">
      <w:start w:val="1"/>
      <w:numFmt w:val="bullet"/>
      <w:lvlText w:val=""/>
      <w:lvlJc w:val="left"/>
      <w:pPr>
        <w:tabs>
          <w:tab w:val="num" w:pos="2869"/>
        </w:tabs>
        <w:ind w:left="2869" w:hanging="360"/>
      </w:pPr>
      <w:rPr>
        <w:rFonts w:ascii="Symbol" w:hAnsi="Symbol" w:hint="default"/>
      </w:rPr>
    </w:lvl>
    <w:lvl w:ilvl="4" w:tplc="04090003" w:tentative="1">
      <w:start w:val="1"/>
      <w:numFmt w:val="bullet"/>
      <w:lvlText w:val="o"/>
      <w:lvlJc w:val="left"/>
      <w:pPr>
        <w:tabs>
          <w:tab w:val="num" w:pos="3589"/>
        </w:tabs>
        <w:ind w:left="3589" w:hanging="360"/>
      </w:pPr>
      <w:rPr>
        <w:rFonts w:ascii="Courier New" w:hAnsi="Courier New" w:cs="Courier New" w:hint="default"/>
      </w:rPr>
    </w:lvl>
    <w:lvl w:ilvl="5" w:tplc="04090005" w:tentative="1">
      <w:start w:val="1"/>
      <w:numFmt w:val="bullet"/>
      <w:lvlText w:val=""/>
      <w:lvlJc w:val="left"/>
      <w:pPr>
        <w:tabs>
          <w:tab w:val="num" w:pos="4309"/>
        </w:tabs>
        <w:ind w:left="4309" w:hanging="360"/>
      </w:pPr>
      <w:rPr>
        <w:rFonts w:ascii="Wingdings" w:hAnsi="Wingdings" w:hint="default"/>
      </w:rPr>
    </w:lvl>
    <w:lvl w:ilvl="6" w:tplc="04090001" w:tentative="1">
      <w:start w:val="1"/>
      <w:numFmt w:val="bullet"/>
      <w:lvlText w:val=""/>
      <w:lvlJc w:val="left"/>
      <w:pPr>
        <w:tabs>
          <w:tab w:val="num" w:pos="5029"/>
        </w:tabs>
        <w:ind w:left="5029" w:hanging="360"/>
      </w:pPr>
      <w:rPr>
        <w:rFonts w:ascii="Symbol" w:hAnsi="Symbol" w:hint="default"/>
      </w:rPr>
    </w:lvl>
    <w:lvl w:ilvl="7" w:tplc="04090003" w:tentative="1">
      <w:start w:val="1"/>
      <w:numFmt w:val="bullet"/>
      <w:lvlText w:val="o"/>
      <w:lvlJc w:val="left"/>
      <w:pPr>
        <w:tabs>
          <w:tab w:val="num" w:pos="5749"/>
        </w:tabs>
        <w:ind w:left="5749" w:hanging="360"/>
      </w:pPr>
      <w:rPr>
        <w:rFonts w:ascii="Courier New" w:hAnsi="Courier New" w:cs="Courier New" w:hint="default"/>
      </w:rPr>
    </w:lvl>
    <w:lvl w:ilvl="8" w:tplc="04090005" w:tentative="1">
      <w:start w:val="1"/>
      <w:numFmt w:val="bullet"/>
      <w:lvlText w:val=""/>
      <w:lvlJc w:val="left"/>
      <w:pPr>
        <w:tabs>
          <w:tab w:val="num" w:pos="6469"/>
        </w:tabs>
        <w:ind w:left="6469" w:hanging="360"/>
      </w:pPr>
      <w:rPr>
        <w:rFonts w:ascii="Wingdings" w:hAnsi="Wingdings" w:hint="default"/>
      </w:rPr>
    </w:lvl>
  </w:abstractNum>
  <w:abstractNum w:abstractNumId="2" w15:restartNumberingAfterBreak="0">
    <w:nsid w:val="151D3CCE"/>
    <w:multiLevelType w:val="hybridMultilevel"/>
    <w:tmpl w:val="C4CA3462"/>
    <w:lvl w:ilvl="0" w:tplc="080A0001">
      <w:start w:val="1"/>
      <w:numFmt w:val="bullet"/>
      <w:lvlText w:val=""/>
      <w:lvlJc w:val="left"/>
      <w:pPr>
        <w:ind w:left="720" w:hanging="360"/>
      </w:pPr>
      <w:rPr>
        <w:rFonts w:ascii="Symbol" w:hAnsi="Symbol" w:hint="default"/>
      </w:rPr>
    </w:lvl>
    <w:lvl w:ilvl="1" w:tplc="080A0003">
      <w:start w:val="1"/>
      <w:numFmt w:val="decimal"/>
      <w:lvlText w:val="%2."/>
      <w:lvlJc w:val="left"/>
      <w:pPr>
        <w:tabs>
          <w:tab w:val="num" w:pos="1440"/>
        </w:tabs>
        <w:ind w:left="1440" w:hanging="360"/>
      </w:pPr>
    </w:lvl>
    <w:lvl w:ilvl="2" w:tplc="080A0005">
      <w:start w:val="1"/>
      <w:numFmt w:val="decimal"/>
      <w:lvlText w:val="%3."/>
      <w:lvlJc w:val="left"/>
      <w:pPr>
        <w:tabs>
          <w:tab w:val="num" w:pos="2160"/>
        </w:tabs>
        <w:ind w:left="2160" w:hanging="360"/>
      </w:pPr>
    </w:lvl>
    <w:lvl w:ilvl="3" w:tplc="080A0001">
      <w:start w:val="1"/>
      <w:numFmt w:val="decimal"/>
      <w:lvlText w:val="%4."/>
      <w:lvlJc w:val="left"/>
      <w:pPr>
        <w:tabs>
          <w:tab w:val="num" w:pos="2880"/>
        </w:tabs>
        <w:ind w:left="2880" w:hanging="360"/>
      </w:pPr>
    </w:lvl>
    <w:lvl w:ilvl="4" w:tplc="080A0003">
      <w:start w:val="1"/>
      <w:numFmt w:val="decimal"/>
      <w:lvlText w:val="%5."/>
      <w:lvlJc w:val="left"/>
      <w:pPr>
        <w:tabs>
          <w:tab w:val="num" w:pos="3600"/>
        </w:tabs>
        <w:ind w:left="3600" w:hanging="360"/>
      </w:pPr>
    </w:lvl>
    <w:lvl w:ilvl="5" w:tplc="080A0005">
      <w:start w:val="1"/>
      <w:numFmt w:val="decimal"/>
      <w:lvlText w:val="%6."/>
      <w:lvlJc w:val="left"/>
      <w:pPr>
        <w:tabs>
          <w:tab w:val="num" w:pos="4320"/>
        </w:tabs>
        <w:ind w:left="4320" w:hanging="360"/>
      </w:pPr>
    </w:lvl>
    <w:lvl w:ilvl="6" w:tplc="080A0001">
      <w:start w:val="1"/>
      <w:numFmt w:val="decimal"/>
      <w:lvlText w:val="%7."/>
      <w:lvlJc w:val="left"/>
      <w:pPr>
        <w:tabs>
          <w:tab w:val="num" w:pos="5040"/>
        </w:tabs>
        <w:ind w:left="5040" w:hanging="360"/>
      </w:pPr>
    </w:lvl>
    <w:lvl w:ilvl="7" w:tplc="080A0003">
      <w:start w:val="1"/>
      <w:numFmt w:val="decimal"/>
      <w:lvlText w:val="%8."/>
      <w:lvlJc w:val="left"/>
      <w:pPr>
        <w:tabs>
          <w:tab w:val="num" w:pos="5760"/>
        </w:tabs>
        <w:ind w:left="5760" w:hanging="360"/>
      </w:pPr>
    </w:lvl>
    <w:lvl w:ilvl="8" w:tplc="080A0005">
      <w:start w:val="1"/>
      <w:numFmt w:val="decimal"/>
      <w:lvlText w:val="%9."/>
      <w:lvlJc w:val="left"/>
      <w:pPr>
        <w:tabs>
          <w:tab w:val="num" w:pos="6480"/>
        </w:tabs>
        <w:ind w:left="6480" w:hanging="360"/>
      </w:pPr>
    </w:lvl>
  </w:abstractNum>
  <w:abstractNum w:abstractNumId="3" w15:restartNumberingAfterBreak="0">
    <w:nsid w:val="39CB67FA"/>
    <w:multiLevelType w:val="hybridMultilevel"/>
    <w:tmpl w:val="6B2295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95A4E8F"/>
    <w:multiLevelType w:val="hybridMultilevel"/>
    <w:tmpl w:val="141E3518"/>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40C1061"/>
    <w:multiLevelType w:val="hybridMultilevel"/>
    <w:tmpl w:val="044EA0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A1E79FF"/>
    <w:multiLevelType w:val="hybridMultilevel"/>
    <w:tmpl w:val="E52A2D8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A2F0864"/>
    <w:multiLevelType w:val="hybridMultilevel"/>
    <w:tmpl w:val="9CB8C3F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0765E81"/>
    <w:multiLevelType w:val="hybridMultilevel"/>
    <w:tmpl w:val="A5D8F0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8635CD"/>
    <w:multiLevelType w:val="hybridMultilevel"/>
    <w:tmpl w:val="33824B32"/>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8995765"/>
    <w:multiLevelType w:val="hybridMultilevel"/>
    <w:tmpl w:val="223E2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B2E651C"/>
    <w:multiLevelType w:val="hybridMultilevel"/>
    <w:tmpl w:val="54D6EA22"/>
    <w:lvl w:ilvl="0" w:tplc="5EEAC356">
      <w:start w:val="1"/>
      <w:numFmt w:val="bullet"/>
      <w:pStyle w:val="InfoBluebulleted"/>
      <w:lvlText w:val=""/>
      <w:lvlJc w:val="left"/>
      <w:pPr>
        <w:tabs>
          <w:tab w:val="num" w:pos="720"/>
        </w:tabs>
        <w:ind w:left="720" w:hanging="360"/>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13276530">
    <w:abstractNumId w:val="1"/>
  </w:num>
  <w:num w:numId="2" w16cid:durableId="1306474894">
    <w:abstractNumId w:val="3"/>
  </w:num>
  <w:num w:numId="3" w16cid:durableId="675496548">
    <w:abstractNumId w:val="10"/>
  </w:num>
  <w:num w:numId="4" w16cid:durableId="156576447">
    <w:abstractNumId w:val="5"/>
  </w:num>
  <w:num w:numId="5" w16cid:durableId="970792960">
    <w:abstractNumId w:val="8"/>
  </w:num>
  <w:num w:numId="6" w16cid:durableId="2094085518">
    <w:abstractNumId w:val="7"/>
  </w:num>
  <w:num w:numId="7" w16cid:durableId="1967004006">
    <w:abstractNumId w:val="9"/>
  </w:num>
  <w:num w:numId="8" w16cid:durableId="40076101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744705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6760704">
    <w:abstractNumId w:val="2"/>
  </w:num>
  <w:num w:numId="11" w16cid:durableId="1316952103">
    <w:abstractNumId w:val="0"/>
  </w:num>
  <w:num w:numId="12" w16cid:durableId="646589665">
    <w:abstractNumId w:val="4"/>
  </w:num>
  <w:num w:numId="13" w16cid:durableId="1743454860">
    <w:abstractNumId w:val="6"/>
  </w:num>
  <w:num w:numId="14" w16cid:durableId="21248105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encia Office">
    <w15:presenceInfo w15:providerId="AD" w15:userId="S::licencia_sat_31@syesoftware.com::7ae49606-b524-49fb-9bb5-922625694b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604"/>
    <w:rsid w:val="00002571"/>
    <w:rsid w:val="00007581"/>
    <w:rsid w:val="00010FF3"/>
    <w:rsid w:val="00013E03"/>
    <w:rsid w:val="00017FE0"/>
    <w:rsid w:val="000223EF"/>
    <w:rsid w:val="00023796"/>
    <w:rsid w:val="00027D2B"/>
    <w:rsid w:val="00044BF5"/>
    <w:rsid w:val="00046542"/>
    <w:rsid w:val="0005184F"/>
    <w:rsid w:val="00061993"/>
    <w:rsid w:val="00067619"/>
    <w:rsid w:val="0007048C"/>
    <w:rsid w:val="0008196A"/>
    <w:rsid w:val="00086B72"/>
    <w:rsid w:val="00093AC2"/>
    <w:rsid w:val="0009744C"/>
    <w:rsid w:val="000D493F"/>
    <w:rsid w:val="000D577D"/>
    <w:rsid w:val="000E0F98"/>
    <w:rsid w:val="000E26E6"/>
    <w:rsid w:val="000E7AC8"/>
    <w:rsid w:val="000F522C"/>
    <w:rsid w:val="001032C3"/>
    <w:rsid w:val="001120E7"/>
    <w:rsid w:val="00114014"/>
    <w:rsid w:val="0014069D"/>
    <w:rsid w:val="00141B00"/>
    <w:rsid w:val="0014456D"/>
    <w:rsid w:val="00152ED9"/>
    <w:rsid w:val="0015463B"/>
    <w:rsid w:val="00155C18"/>
    <w:rsid w:val="001608B7"/>
    <w:rsid w:val="00161A91"/>
    <w:rsid w:val="0016353E"/>
    <w:rsid w:val="001646F7"/>
    <w:rsid w:val="0019327D"/>
    <w:rsid w:val="001A4E1E"/>
    <w:rsid w:val="001A64E5"/>
    <w:rsid w:val="001B2483"/>
    <w:rsid w:val="001B4699"/>
    <w:rsid w:val="001C1931"/>
    <w:rsid w:val="001D45A4"/>
    <w:rsid w:val="001D4EBE"/>
    <w:rsid w:val="001E19A9"/>
    <w:rsid w:val="001E7FC0"/>
    <w:rsid w:val="00203B8C"/>
    <w:rsid w:val="0020501B"/>
    <w:rsid w:val="00212A45"/>
    <w:rsid w:val="002322E2"/>
    <w:rsid w:val="0023499C"/>
    <w:rsid w:val="002439D6"/>
    <w:rsid w:val="002454AB"/>
    <w:rsid w:val="002472AD"/>
    <w:rsid w:val="002525F5"/>
    <w:rsid w:val="00260FA0"/>
    <w:rsid w:val="00271D54"/>
    <w:rsid w:val="00272604"/>
    <w:rsid w:val="00284223"/>
    <w:rsid w:val="002A7F19"/>
    <w:rsid w:val="002B5F23"/>
    <w:rsid w:val="002C0A6C"/>
    <w:rsid w:val="002D37FF"/>
    <w:rsid w:val="002D3A2E"/>
    <w:rsid w:val="002F6E40"/>
    <w:rsid w:val="003164E7"/>
    <w:rsid w:val="00332EF1"/>
    <w:rsid w:val="0034321F"/>
    <w:rsid w:val="0035054E"/>
    <w:rsid w:val="003522B9"/>
    <w:rsid w:val="003538DF"/>
    <w:rsid w:val="003560B8"/>
    <w:rsid w:val="00373768"/>
    <w:rsid w:val="003942B6"/>
    <w:rsid w:val="0039637F"/>
    <w:rsid w:val="003A1509"/>
    <w:rsid w:val="003C6F3B"/>
    <w:rsid w:val="003D4578"/>
    <w:rsid w:val="003E7DA1"/>
    <w:rsid w:val="003F10B0"/>
    <w:rsid w:val="00400507"/>
    <w:rsid w:val="00410F60"/>
    <w:rsid w:val="00430922"/>
    <w:rsid w:val="00431DEA"/>
    <w:rsid w:val="00442960"/>
    <w:rsid w:val="004431EF"/>
    <w:rsid w:val="00444FCC"/>
    <w:rsid w:val="0045342D"/>
    <w:rsid w:val="004565DB"/>
    <w:rsid w:val="0046160F"/>
    <w:rsid w:val="00461903"/>
    <w:rsid w:val="004625BA"/>
    <w:rsid w:val="00470614"/>
    <w:rsid w:val="00482288"/>
    <w:rsid w:val="004910CA"/>
    <w:rsid w:val="00491584"/>
    <w:rsid w:val="004A720F"/>
    <w:rsid w:val="004B307B"/>
    <w:rsid w:val="004C23D3"/>
    <w:rsid w:val="004D7DA1"/>
    <w:rsid w:val="004E433A"/>
    <w:rsid w:val="004E48DE"/>
    <w:rsid w:val="004E5C3B"/>
    <w:rsid w:val="004F31E8"/>
    <w:rsid w:val="00500AED"/>
    <w:rsid w:val="00504270"/>
    <w:rsid w:val="00504EA3"/>
    <w:rsid w:val="0051094B"/>
    <w:rsid w:val="00517709"/>
    <w:rsid w:val="005201B2"/>
    <w:rsid w:val="005245B8"/>
    <w:rsid w:val="00526C6D"/>
    <w:rsid w:val="0052700E"/>
    <w:rsid w:val="00527ABC"/>
    <w:rsid w:val="00550040"/>
    <w:rsid w:val="0055067E"/>
    <w:rsid w:val="00555E82"/>
    <w:rsid w:val="00564A77"/>
    <w:rsid w:val="00567028"/>
    <w:rsid w:val="00577710"/>
    <w:rsid w:val="00577FC9"/>
    <w:rsid w:val="00580829"/>
    <w:rsid w:val="00590418"/>
    <w:rsid w:val="00591DA9"/>
    <w:rsid w:val="0059214A"/>
    <w:rsid w:val="00593F1B"/>
    <w:rsid w:val="005A3B3B"/>
    <w:rsid w:val="005A4128"/>
    <w:rsid w:val="005A4E9B"/>
    <w:rsid w:val="005B2691"/>
    <w:rsid w:val="005B3C12"/>
    <w:rsid w:val="005B48FB"/>
    <w:rsid w:val="005C77D2"/>
    <w:rsid w:val="005D554A"/>
    <w:rsid w:val="005E1FCF"/>
    <w:rsid w:val="005E5045"/>
    <w:rsid w:val="005E63F1"/>
    <w:rsid w:val="005F3559"/>
    <w:rsid w:val="005F483A"/>
    <w:rsid w:val="00604C7A"/>
    <w:rsid w:val="00607642"/>
    <w:rsid w:val="00611050"/>
    <w:rsid w:val="00617E25"/>
    <w:rsid w:val="00623E27"/>
    <w:rsid w:val="00627E11"/>
    <w:rsid w:val="00635712"/>
    <w:rsid w:val="00636200"/>
    <w:rsid w:val="006513AB"/>
    <w:rsid w:val="00651F39"/>
    <w:rsid w:val="006705D1"/>
    <w:rsid w:val="00675A9C"/>
    <w:rsid w:val="006965AD"/>
    <w:rsid w:val="006A064F"/>
    <w:rsid w:val="006A69F4"/>
    <w:rsid w:val="006B1C69"/>
    <w:rsid w:val="006B2340"/>
    <w:rsid w:val="006B5810"/>
    <w:rsid w:val="006B76EB"/>
    <w:rsid w:val="006D6D68"/>
    <w:rsid w:val="006E0E0F"/>
    <w:rsid w:val="006E1ADA"/>
    <w:rsid w:val="006E4F49"/>
    <w:rsid w:val="006E6D91"/>
    <w:rsid w:val="006F24B1"/>
    <w:rsid w:val="006F51BF"/>
    <w:rsid w:val="006F6B1F"/>
    <w:rsid w:val="0072632B"/>
    <w:rsid w:val="007309AA"/>
    <w:rsid w:val="0073627C"/>
    <w:rsid w:val="007430F2"/>
    <w:rsid w:val="007812C6"/>
    <w:rsid w:val="00793C3D"/>
    <w:rsid w:val="00793DA4"/>
    <w:rsid w:val="0079440C"/>
    <w:rsid w:val="007956E6"/>
    <w:rsid w:val="007A6DAD"/>
    <w:rsid w:val="007B1E93"/>
    <w:rsid w:val="007B3AB0"/>
    <w:rsid w:val="007C0E69"/>
    <w:rsid w:val="007D4C13"/>
    <w:rsid w:val="007F2FFE"/>
    <w:rsid w:val="007F485A"/>
    <w:rsid w:val="00804222"/>
    <w:rsid w:val="00806BA5"/>
    <w:rsid w:val="00811D0D"/>
    <w:rsid w:val="00824CDC"/>
    <w:rsid w:val="00825CF1"/>
    <w:rsid w:val="00827EC5"/>
    <w:rsid w:val="00836E26"/>
    <w:rsid w:val="0083700F"/>
    <w:rsid w:val="00841A75"/>
    <w:rsid w:val="0085118B"/>
    <w:rsid w:val="0086308C"/>
    <w:rsid w:val="00863A51"/>
    <w:rsid w:val="008651BD"/>
    <w:rsid w:val="00881E28"/>
    <w:rsid w:val="0088200F"/>
    <w:rsid w:val="008858CF"/>
    <w:rsid w:val="00886F7F"/>
    <w:rsid w:val="00892EF2"/>
    <w:rsid w:val="008C4474"/>
    <w:rsid w:val="008C7DBA"/>
    <w:rsid w:val="008E3F64"/>
    <w:rsid w:val="008E5AC2"/>
    <w:rsid w:val="008F606D"/>
    <w:rsid w:val="00901C86"/>
    <w:rsid w:val="0090217D"/>
    <w:rsid w:val="009067F6"/>
    <w:rsid w:val="00927CB3"/>
    <w:rsid w:val="00951190"/>
    <w:rsid w:val="00951BAC"/>
    <w:rsid w:val="00961849"/>
    <w:rsid w:val="009651BA"/>
    <w:rsid w:val="009667A6"/>
    <w:rsid w:val="00974622"/>
    <w:rsid w:val="00977600"/>
    <w:rsid w:val="009825E0"/>
    <w:rsid w:val="00982B1B"/>
    <w:rsid w:val="00996606"/>
    <w:rsid w:val="009B08D7"/>
    <w:rsid w:val="009B0AA8"/>
    <w:rsid w:val="009B1261"/>
    <w:rsid w:val="009B2A43"/>
    <w:rsid w:val="009F74BE"/>
    <w:rsid w:val="00A01E5B"/>
    <w:rsid w:val="00A101B1"/>
    <w:rsid w:val="00A12199"/>
    <w:rsid w:val="00A2124C"/>
    <w:rsid w:val="00A24E36"/>
    <w:rsid w:val="00A31338"/>
    <w:rsid w:val="00A366A5"/>
    <w:rsid w:val="00A435C7"/>
    <w:rsid w:val="00A43994"/>
    <w:rsid w:val="00A4413B"/>
    <w:rsid w:val="00A54DC7"/>
    <w:rsid w:val="00A56ECC"/>
    <w:rsid w:val="00A6177C"/>
    <w:rsid w:val="00A652A2"/>
    <w:rsid w:val="00A660C1"/>
    <w:rsid w:val="00A873F6"/>
    <w:rsid w:val="00AB0873"/>
    <w:rsid w:val="00AB19D5"/>
    <w:rsid w:val="00AC3161"/>
    <w:rsid w:val="00AC4639"/>
    <w:rsid w:val="00AD0373"/>
    <w:rsid w:val="00AE433C"/>
    <w:rsid w:val="00AE7BF3"/>
    <w:rsid w:val="00AF4022"/>
    <w:rsid w:val="00B06E5C"/>
    <w:rsid w:val="00B07E69"/>
    <w:rsid w:val="00B12643"/>
    <w:rsid w:val="00B20DEE"/>
    <w:rsid w:val="00B23567"/>
    <w:rsid w:val="00B3332E"/>
    <w:rsid w:val="00B354B7"/>
    <w:rsid w:val="00B57222"/>
    <w:rsid w:val="00B60344"/>
    <w:rsid w:val="00B60EE3"/>
    <w:rsid w:val="00B614FF"/>
    <w:rsid w:val="00B62BC1"/>
    <w:rsid w:val="00B63AD8"/>
    <w:rsid w:val="00B65B8B"/>
    <w:rsid w:val="00B806D6"/>
    <w:rsid w:val="00B84515"/>
    <w:rsid w:val="00B91489"/>
    <w:rsid w:val="00B916F0"/>
    <w:rsid w:val="00BA0B9D"/>
    <w:rsid w:val="00BA0E94"/>
    <w:rsid w:val="00BA32D7"/>
    <w:rsid w:val="00BA50AC"/>
    <w:rsid w:val="00BB358F"/>
    <w:rsid w:val="00BB6295"/>
    <w:rsid w:val="00BB6439"/>
    <w:rsid w:val="00BD30C9"/>
    <w:rsid w:val="00BD6BFA"/>
    <w:rsid w:val="00BD724D"/>
    <w:rsid w:val="00BE1FBF"/>
    <w:rsid w:val="00BE439D"/>
    <w:rsid w:val="00BE7C53"/>
    <w:rsid w:val="00BF54F5"/>
    <w:rsid w:val="00C17D25"/>
    <w:rsid w:val="00C23B26"/>
    <w:rsid w:val="00C24779"/>
    <w:rsid w:val="00C24F13"/>
    <w:rsid w:val="00C25B3D"/>
    <w:rsid w:val="00C27AAC"/>
    <w:rsid w:val="00C35376"/>
    <w:rsid w:val="00C42E67"/>
    <w:rsid w:val="00C43722"/>
    <w:rsid w:val="00C44C32"/>
    <w:rsid w:val="00C51578"/>
    <w:rsid w:val="00C5438F"/>
    <w:rsid w:val="00C56594"/>
    <w:rsid w:val="00C702AD"/>
    <w:rsid w:val="00C762ED"/>
    <w:rsid w:val="00CA022A"/>
    <w:rsid w:val="00CA0266"/>
    <w:rsid w:val="00CA1097"/>
    <w:rsid w:val="00CA4087"/>
    <w:rsid w:val="00CA6301"/>
    <w:rsid w:val="00CB0A74"/>
    <w:rsid w:val="00CB64CD"/>
    <w:rsid w:val="00CD1DF2"/>
    <w:rsid w:val="00CD26F4"/>
    <w:rsid w:val="00CD4D36"/>
    <w:rsid w:val="00CD61BD"/>
    <w:rsid w:val="00CD6EF9"/>
    <w:rsid w:val="00CE1056"/>
    <w:rsid w:val="00CE33E3"/>
    <w:rsid w:val="00CE6B7B"/>
    <w:rsid w:val="00CF5734"/>
    <w:rsid w:val="00CF62A6"/>
    <w:rsid w:val="00D14DD9"/>
    <w:rsid w:val="00D167A0"/>
    <w:rsid w:val="00D24B89"/>
    <w:rsid w:val="00D3593C"/>
    <w:rsid w:val="00D3671F"/>
    <w:rsid w:val="00D37182"/>
    <w:rsid w:val="00D40E30"/>
    <w:rsid w:val="00D6226B"/>
    <w:rsid w:val="00D62946"/>
    <w:rsid w:val="00D7065D"/>
    <w:rsid w:val="00D73FBE"/>
    <w:rsid w:val="00D81C45"/>
    <w:rsid w:val="00DA6DD8"/>
    <w:rsid w:val="00DA7838"/>
    <w:rsid w:val="00DB485B"/>
    <w:rsid w:val="00DC7B76"/>
    <w:rsid w:val="00DD021A"/>
    <w:rsid w:val="00DE0B3C"/>
    <w:rsid w:val="00DE18ED"/>
    <w:rsid w:val="00DF0E56"/>
    <w:rsid w:val="00DF53E0"/>
    <w:rsid w:val="00DF64E2"/>
    <w:rsid w:val="00E00E9F"/>
    <w:rsid w:val="00E0368E"/>
    <w:rsid w:val="00E078A9"/>
    <w:rsid w:val="00E10FE6"/>
    <w:rsid w:val="00E17B25"/>
    <w:rsid w:val="00E2072D"/>
    <w:rsid w:val="00E256F3"/>
    <w:rsid w:val="00E25BEA"/>
    <w:rsid w:val="00E32D55"/>
    <w:rsid w:val="00E3729B"/>
    <w:rsid w:val="00E44CEA"/>
    <w:rsid w:val="00E46BBE"/>
    <w:rsid w:val="00E55DED"/>
    <w:rsid w:val="00E56413"/>
    <w:rsid w:val="00E578BC"/>
    <w:rsid w:val="00E713F5"/>
    <w:rsid w:val="00E71E97"/>
    <w:rsid w:val="00E73589"/>
    <w:rsid w:val="00E76AD1"/>
    <w:rsid w:val="00E82CDB"/>
    <w:rsid w:val="00E84E1C"/>
    <w:rsid w:val="00E877DB"/>
    <w:rsid w:val="00E932CA"/>
    <w:rsid w:val="00EA0246"/>
    <w:rsid w:val="00EA247E"/>
    <w:rsid w:val="00EA3601"/>
    <w:rsid w:val="00EB325F"/>
    <w:rsid w:val="00EB37F6"/>
    <w:rsid w:val="00EB6AA4"/>
    <w:rsid w:val="00EC2D68"/>
    <w:rsid w:val="00EC5EF4"/>
    <w:rsid w:val="00EE124E"/>
    <w:rsid w:val="00EF44A3"/>
    <w:rsid w:val="00EF5166"/>
    <w:rsid w:val="00EF5741"/>
    <w:rsid w:val="00EF6FF2"/>
    <w:rsid w:val="00EF7426"/>
    <w:rsid w:val="00F02910"/>
    <w:rsid w:val="00F04A5B"/>
    <w:rsid w:val="00F0516C"/>
    <w:rsid w:val="00F06C00"/>
    <w:rsid w:val="00F16CAD"/>
    <w:rsid w:val="00F21CB5"/>
    <w:rsid w:val="00F26A23"/>
    <w:rsid w:val="00F305F8"/>
    <w:rsid w:val="00F33EDB"/>
    <w:rsid w:val="00F34640"/>
    <w:rsid w:val="00F42911"/>
    <w:rsid w:val="00F46276"/>
    <w:rsid w:val="00F50B3C"/>
    <w:rsid w:val="00F54873"/>
    <w:rsid w:val="00F569A0"/>
    <w:rsid w:val="00F82122"/>
    <w:rsid w:val="00F8368F"/>
    <w:rsid w:val="00F84329"/>
    <w:rsid w:val="00F8630C"/>
    <w:rsid w:val="00F86591"/>
    <w:rsid w:val="00F878E8"/>
    <w:rsid w:val="00F97545"/>
    <w:rsid w:val="00FA26F0"/>
    <w:rsid w:val="00FB3044"/>
    <w:rsid w:val="00FB357E"/>
    <w:rsid w:val="00FB7C72"/>
    <w:rsid w:val="00FD1590"/>
    <w:rsid w:val="00FD2324"/>
    <w:rsid w:val="00FE1DB7"/>
    <w:rsid w:val="00FE23B5"/>
    <w:rsid w:val="00FF74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71DC3"/>
  <w15:docId w15:val="{086A576C-7270-45E2-9C8C-FACA6448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6F7F"/>
    <w:rPr>
      <w:rFonts w:eastAsia="Times New Roman"/>
      <w:lang w:eastAsia="en-US"/>
    </w:rPr>
  </w:style>
  <w:style w:type="paragraph" w:styleId="Ttulo1">
    <w:name w:val="heading 1"/>
    <w:basedOn w:val="Normal"/>
    <w:next w:val="Normal"/>
    <w:link w:val="Ttulo1Car"/>
    <w:qFormat/>
    <w:rsid w:val="00C44C32"/>
    <w:pPr>
      <w:keepNext/>
      <w:spacing w:before="240" w:after="60"/>
      <w:outlineLvl w:val="0"/>
    </w:pPr>
    <w:rPr>
      <w:rFonts w:ascii="Trebuchet MS" w:hAnsi="Trebuchet MS" w:cs="Arial"/>
      <w:b/>
      <w:bCs/>
      <w:kern w:val="32"/>
      <w:sz w:val="32"/>
      <w:szCs w:val="32"/>
    </w:rPr>
  </w:style>
  <w:style w:type="paragraph" w:styleId="Ttulo2">
    <w:name w:val="heading 2"/>
    <w:aliases w:val="H2"/>
    <w:basedOn w:val="Normal"/>
    <w:next w:val="Normal"/>
    <w:qFormat/>
    <w:rsid w:val="00C44C32"/>
    <w:pPr>
      <w:keepNext/>
      <w:spacing w:before="240" w:after="60"/>
      <w:outlineLvl w:val="1"/>
    </w:pPr>
    <w:rPr>
      <w:rFonts w:ascii="Trebuchet MS" w:hAnsi="Trebuchet MS" w:cs="Arial"/>
      <w:b/>
      <w:bCs/>
      <w:i/>
      <w:iCs/>
      <w:sz w:val="28"/>
      <w:szCs w:val="28"/>
    </w:rPr>
  </w:style>
  <w:style w:type="paragraph" w:styleId="Ttulo3">
    <w:name w:val="heading 3"/>
    <w:basedOn w:val="Normal"/>
    <w:next w:val="Normal"/>
    <w:qFormat/>
    <w:rsid w:val="00C44C32"/>
    <w:pPr>
      <w:keepNext/>
      <w:spacing w:before="240" w:after="60"/>
      <w:outlineLvl w:val="2"/>
    </w:pPr>
    <w:rPr>
      <w:rFonts w:ascii="Trebuchet MS" w:hAnsi="Trebuchet MS"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A101B1"/>
    <w:pPr>
      <w:tabs>
        <w:tab w:val="center" w:pos="4252"/>
        <w:tab w:val="right" w:pos="8504"/>
      </w:tabs>
    </w:pPr>
  </w:style>
  <w:style w:type="paragraph" w:styleId="Piedepgina">
    <w:name w:val="footer"/>
    <w:basedOn w:val="Normal"/>
    <w:rsid w:val="00A101B1"/>
    <w:pPr>
      <w:tabs>
        <w:tab w:val="center" w:pos="4252"/>
        <w:tab w:val="right" w:pos="8504"/>
      </w:tabs>
    </w:pPr>
  </w:style>
  <w:style w:type="character" w:styleId="Nmerodepgina">
    <w:name w:val="page number"/>
    <w:basedOn w:val="Fuentedeprrafopredeter"/>
    <w:rsid w:val="00A101B1"/>
  </w:style>
  <w:style w:type="paragraph" w:customStyle="1" w:styleId="BodyText">
    <w:name w:val="BodyText"/>
    <w:basedOn w:val="Normal"/>
    <w:link w:val="BodyTextCar"/>
    <w:rsid w:val="00886F7F"/>
    <w:pPr>
      <w:spacing w:before="120" w:after="120"/>
    </w:pPr>
    <w:rPr>
      <w:sz w:val="24"/>
    </w:rPr>
  </w:style>
  <w:style w:type="paragraph" w:customStyle="1" w:styleId="TableHeading">
    <w:name w:val="TableHeading"/>
    <w:basedOn w:val="Normal"/>
    <w:rsid w:val="00886F7F"/>
    <w:pPr>
      <w:keepNext/>
      <w:spacing w:before="120" w:after="120"/>
      <w:jc w:val="center"/>
    </w:pPr>
    <w:rPr>
      <w:b/>
    </w:rPr>
  </w:style>
  <w:style w:type="paragraph" w:customStyle="1" w:styleId="TableRow">
    <w:name w:val="TableRow"/>
    <w:basedOn w:val="Normal"/>
    <w:rsid w:val="00886F7F"/>
    <w:pPr>
      <w:spacing w:before="60" w:after="60"/>
    </w:pPr>
  </w:style>
  <w:style w:type="character" w:customStyle="1" w:styleId="BodyTextCar">
    <w:name w:val="BodyText Car"/>
    <w:basedOn w:val="Fuentedeprrafopredeter"/>
    <w:link w:val="BodyText"/>
    <w:rsid w:val="00886F7F"/>
    <w:rPr>
      <w:sz w:val="24"/>
      <w:lang w:val="en-US" w:eastAsia="en-US" w:bidi="ar-SA"/>
    </w:rPr>
  </w:style>
  <w:style w:type="character" w:customStyle="1" w:styleId="paratext1">
    <w:name w:val="paratext1"/>
    <w:basedOn w:val="Fuentedeprrafopredeter"/>
    <w:rsid w:val="00886F7F"/>
    <w:rPr>
      <w:rFonts w:ascii="Times" w:hAnsi="Times" w:cs="Times" w:hint="default"/>
      <w:sz w:val="20"/>
      <w:szCs w:val="20"/>
    </w:rPr>
  </w:style>
  <w:style w:type="paragraph" w:customStyle="1" w:styleId="TableHeading0">
    <w:name w:val="Table Heading"/>
    <w:basedOn w:val="Normal"/>
    <w:rsid w:val="00F878E8"/>
    <w:pPr>
      <w:keepNext/>
      <w:snapToGrid w:val="0"/>
      <w:spacing w:after="120"/>
      <w:jc w:val="center"/>
    </w:pPr>
    <w:rPr>
      <w:b/>
      <w:lang w:val="en-GB"/>
    </w:rPr>
  </w:style>
  <w:style w:type="character" w:styleId="Refdenotaalpie">
    <w:name w:val="footnote reference"/>
    <w:basedOn w:val="Fuentedeprrafopredeter"/>
    <w:semiHidden/>
    <w:rsid w:val="00F878E8"/>
    <w:rPr>
      <w:position w:val="6"/>
      <w:sz w:val="16"/>
      <w:vertAlign w:val="superscript"/>
    </w:rPr>
  </w:style>
  <w:style w:type="paragraph" w:styleId="Textonotapie">
    <w:name w:val="footnote text"/>
    <w:basedOn w:val="Normal"/>
    <w:semiHidden/>
    <w:rsid w:val="00F878E8"/>
  </w:style>
  <w:style w:type="paragraph" w:styleId="TDC2">
    <w:name w:val="toc 2"/>
    <w:basedOn w:val="Normal"/>
    <w:next w:val="Normal"/>
    <w:autoRedefine/>
    <w:uiPriority w:val="39"/>
    <w:rsid w:val="007F485A"/>
    <w:pPr>
      <w:ind w:left="200"/>
    </w:pPr>
  </w:style>
  <w:style w:type="paragraph" w:styleId="TDC1">
    <w:name w:val="toc 1"/>
    <w:basedOn w:val="Normal"/>
    <w:next w:val="Normal"/>
    <w:autoRedefine/>
    <w:uiPriority w:val="39"/>
    <w:rsid w:val="007F485A"/>
  </w:style>
  <w:style w:type="paragraph" w:styleId="TDC3">
    <w:name w:val="toc 3"/>
    <w:basedOn w:val="Normal"/>
    <w:next w:val="Normal"/>
    <w:autoRedefine/>
    <w:uiPriority w:val="39"/>
    <w:rsid w:val="007F485A"/>
    <w:pPr>
      <w:ind w:left="400"/>
    </w:pPr>
  </w:style>
  <w:style w:type="character" w:styleId="Hipervnculo">
    <w:name w:val="Hyperlink"/>
    <w:basedOn w:val="Fuentedeprrafopredeter"/>
    <w:uiPriority w:val="99"/>
    <w:rsid w:val="007F485A"/>
    <w:rPr>
      <w:color w:val="0000FF"/>
      <w:u w:val="single"/>
    </w:rPr>
  </w:style>
  <w:style w:type="paragraph" w:styleId="Textodeglobo">
    <w:name w:val="Balloon Text"/>
    <w:basedOn w:val="Normal"/>
    <w:semiHidden/>
    <w:rsid w:val="0039637F"/>
    <w:rPr>
      <w:rFonts w:ascii="Tahoma" w:hAnsi="Tahoma" w:cs="Tahoma"/>
      <w:sz w:val="16"/>
      <w:szCs w:val="16"/>
    </w:rPr>
  </w:style>
  <w:style w:type="table" w:styleId="Tablaconcuadrcula">
    <w:name w:val="Table Grid"/>
    <w:basedOn w:val="Tablanormal"/>
    <w:uiPriority w:val="39"/>
    <w:rsid w:val="004D7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aconcuadrcula8">
    <w:name w:val="Table Grid 8"/>
    <w:basedOn w:val="Tablanormal"/>
    <w:rsid w:val="004D7DA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paragraph" w:customStyle="1" w:styleId="InfoHidden">
    <w:name w:val="Info Hidden"/>
    <w:basedOn w:val="Descripcin"/>
    <w:link w:val="InfoHiddenChar"/>
    <w:rsid w:val="00A6177C"/>
    <w:pPr>
      <w:jc w:val="both"/>
    </w:pPr>
    <w:rPr>
      <w:b w:val="0"/>
      <w:bCs w:val="0"/>
      <w:i/>
      <w:vanish/>
      <w:color w:val="0000FF"/>
    </w:rPr>
  </w:style>
  <w:style w:type="character" w:customStyle="1" w:styleId="InfoHiddenChar">
    <w:name w:val="Info Hidden Char"/>
    <w:basedOn w:val="Fuentedeprrafopredeter"/>
    <w:link w:val="InfoHidden"/>
    <w:rsid w:val="00A6177C"/>
    <w:rPr>
      <w:i/>
      <w:vanish/>
      <w:color w:val="0000FF"/>
      <w:lang w:val="es-MX" w:eastAsia="en-US" w:bidi="ar-SA"/>
    </w:rPr>
  </w:style>
  <w:style w:type="paragraph" w:styleId="Descripcin">
    <w:name w:val="caption"/>
    <w:basedOn w:val="Normal"/>
    <w:next w:val="Normal"/>
    <w:qFormat/>
    <w:rsid w:val="00A6177C"/>
    <w:rPr>
      <w:b/>
      <w:bCs/>
    </w:rPr>
  </w:style>
  <w:style w:type="paragraph" w:styleId="Prrafodelista">
    <w:name w:val="List Paragraph"/>
    <w:basedOn w:val="Normal"/>
    <w:uiPriority w:val="34"/>
    <w:qFormat/>
    <w:rsid w:val="00027D2B"/>
    <w:pPr>
      <w:ind w:left="720"/>
    </w:pPr>
    <w:rPr>
      <w:rFonts w:ascii="Calibri" w:eastAsiaTheme="minorHAnsi" w:hAnsi="Calibri" w:cs="Calibri"/>
      <w:sz w:val="22"/>
      <w:szCs w:val="22"/>
      <w:lang w:eastAsia="es-MX"/>
    </w:rPr>
  </w:style>
  <w:style w:type="paragraph" w:styleId="Sangradetextonormal">
    <w:name w:val="Body Text Indent"/>
    <w:basedOn w:val="Normal"/>
    <w:link w:val="SangradetextonormalCar"/>
    <w:rsid w:val="00CE33E3"/>
    <w:pPr>
      <w:keepNext/>
      <w:keepLines/>
      <w:ind w:left="340"/>
      <w:jc w:val="both"/>
    </w:pPr>
    <w:rPr>
      <w:rFonts w:ascii="Tahoma" w:hAnsi="Tahoma"/>
      <w:lang w:val="en-GB"/>
    </w:rPr>
  </w:style>
  <w:style w:type="character" w:customStyle="1" w:styleId="SangradetextonormalCar">
    <w:name w:val="Sangría de texto normal Car"/>
    <w:basedOn w:val="Fuentedeprrafopredeter"/>
    <w:link w:val="Sangradetextonormal"/>
    <w:rsid w:val="00CE33E3"/>
    <w:rPr>
      <w:rFonts w:ascii="Tahoma" w:eastAsia="Times New Roman" w:hAnsi="Tahoma"/>
      <w:lang w:val="en-GB" w:eastAsia="en-US"/>
    </w:rPr>
  </w:style>
  <w:style w:type="paragraph" w:customStyle="1" w:styleId="InfoBluebulleted">
    <w:name w:val="Info Blue bulleted"/>
    <w:basedOn w:val="Normal"/>
    <w:autoRedefine/>
    <w:rsid w:val="00CE33E3"/>
    <w:pPr>
      <w:numPr>
        <w:numId w:val="14"/>
      </w:numPr>
      <w:jc w:val="both"/>
    </w:pPr>
    <w:rPr>
      <w:rFonts w:ascii="Arial" w:hAnsi="Arial" w:cs="Arial"/>
      <w:i/>
      <w:iCs/>
      <w:vanish/>
      <w:color w:val="0000FF"/>
    </w:rPr>
  </w:style>
  <w:style w:type="character" w:customStyle="1" w:styleId="Ttulo1Car">
    <w:name w:val="Título 1 Car"/>
    <w:basedOn w:val="Fuentedeprrafopredeter"/>
    <w:link w:val="Ttulo1"/>
    <w:rsid w:val="00577FC9"/>
    <w:rPr>
      <w:rFonts w:ascii="Trebuchet MS" w:eastAsia="Times New Roman" w:hAnsi="Trebuchet MS" w:cs="Arial"/>
      <w:b/>
      <w:bCs/>
      <w:kern w:val="32"/>
      <w:sz w:val="32"/>
      <w:szCs w:val="32"/>
      <w:lang w:eastAsia="en-US"/>
    </w:rPr>
  </w:style>
  <w:style w:type="character" w:customStyle="1" w:styleId="EncabezadoCar">
    <w:name w:val="Encabezado Car"/>
    <w:basedOn w:val="Fuentedeprrafopredeter"/>
    <w:link w:val="Encabezado"/>
    <w:uiPriority w:val="99"/>
    <w:rsid w:val="006513AB"/>
    <w:rPr>
      <w:rFonts w:eastAsia="Times New Roman"/>
      <w:lang w:eastAsia="en-US"/>
    </w:rPr>
  </w:style>
  <w:style w:type="character" w:styleId="Refdecomentario">
    <w:name w:val="annotation reference"/>
    <w:basedOn w:val="Fuentedeprrafopredeter"/>
    <w:semiHidden/>
    <w:unhideWhenUsed/>
    <w:rsid w:val="00B91489"/>
    <w:rPr>
      <w:sz w:val="16"/>
      <w:szCs w:val="16"/>
    </w:rPr>
  </w:style>
  <w:style w:type="paragraph" w:styleId="Textocomentario">
    <w:name w:val="annotation text"/>
    <w:basedOn w:val="Normal"/>
    <w:link w:val="TextocomentarioCar"/>
    <w:semiHidden/>
    <w:unhideWhenUsed/>
    <w:rsid w:val="00B91489"/>
  </w:style>
  <w:style w:type="character" w:customStyle="1" w:styleId="TextocomentarioCar">
    <w:name w:val="Texto comentario Car"/>
    <w:basedOn w:val="Fuentedeprrafopredeter"/>
    <w:link w:val="Textocomentario"/>
    <w:semiHidden/>
    <w:rsid w:val="00B91489"/>
    <w:rPr>
      <w:rFonts w:eastAsia="Times New Roman"/>
      <w:lang w:eastAsia="en-US"/>
    </w:rPr>
  </w:style>
  <w:style w:type="paragraph" w:styleId="Asuntodelcomentario">
    <w:name w:val="annotation subject"/>
    <w:basedOn w:val="Textocomentario"/>
    <w:next w:val="Textocomentario"/>
    <w:link w:val="AsuntodelcomentarioCar"/>
    <w:semiHidden/>
    <w:unhideWhenUsed/>
    <w:rsid w:val="00B91489"/>
    <w:rPr>
      <w:b/>
      <w:bCs/>
    </w:rPr>
  </w:style>
  <w:style w:type="character" w:customStyle="1" w:styleId="AsuntodelcomentarioCar">
    <w:name w:val="Asunto del comentario Car"/>
    <w:basedOn w:val="TextocomentarioCar"/>
    <w:link w:val="Asuntodelcomentario"/>
    <w:semiHidden/>
    <w:rsid w:val="00B91489"/>
    <w:rPr>
      <w:rFonts w:eastAsia="Times New Roman"/>
      <w:b/>
      <w:bCs/>
      <w:lang w:eastAsia="en-US"/>
    </w:rPr>
  </w:style>
  <w:style w:type="character" w:styleId="Fuerte">
    <w:name w:val="Strong"/>
    <w:basedOn w:val="Fuentedeprrafopredeter"/>
    <w:uiPriority w:val="22"/>
    <w:qFormat/>
    <w:rsid w:val="0023499C"/>
    <w:rPr>
      <w:b/>
      <w:bCs/>
    </w:rPr>
  </w:style>
  <w:style w:type="paragraph" w:styleId="Revisin">
    <w:name w:val="Revision"/>
    <w:hidden/>
    <w:uiPriority w:val="99"/>
    <w:semiHidden/>
    <w:rsid w:val="0009744C"/>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63218">
      <w:bodyDiv w:val="1"/>
      <w:marLeft w:val="0"/>
      <w:marRight w:val="0"/>
      <w:marTop w:val="0"/>
      <w:marBottom w:val="0"/>
      <w:divBdr>
        <w:top w:val="none" w:sz="0" w:space="0" w:color="auto"/>
        <w:left w:val="none" w:sz="0" w:space="0" w:color="auto"/>
        <w:bottom w:val="none" w:sz="0" w:space="0" w:color="auto"/>
        <w:right w:val="none" w:sz="0" w:space="0" w:color="auto"/>
      </w:divBdr>
    </w:div>
    <w:div w:id="1492064392">
      <w:bodyDiv w:val="1"/>
      <w:marLeft w:val="0"/>
      <w:marRight w:val="0"/>
      <w:marTop w:val="0"/>
      <w:marBottom w:val="0"/>
      <w:divBdr>
        <w:top w:val="none" w:sz="0" w:space="0" w:color="auto"/>
        <w:left w:val="none" w:sz="0" w:space="0" w:color="auto"/>
        <w:bottom w:val="none" w:sz="0" w:space="0" w:color="auto"/>
        <w:right w:val="none" w:sz="0" w:space="0" w:color="auto"/>
      </w:divBdr>
    </w:div>
    <w:div w:id="167202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C68B31-D7E2-4F7F-B161-47C2BA8CE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41D2A9-C6FE-446B-8095-1A3996158E4C}">
  <ds:schemaRefs>
    <ds:schemaRef ds:uri="http://schemas.openxmlformats.org/officeDocument/2006/bibliography"/>
  </ds:schemaRefs>
</ds:datastoreItem>
</file>

<file path=customXml/itemProps3.xml><?xml version="1.0" encoding="utf-8"?>
<ds:datastoreItem xmlns:ds="http://schemas.openxmlformats.org/officeDocument/2006/customXml" ds:itemID="{0CDDCB12-CD25-45D7-B413-EDEDF5561F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2516F1-1326-454D-9FE6-83B1B2FC8C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4877</Words>
  <Characters>26826</Characters>
  <Application>Microsoft Office Word</Application>
  <DocSecurity>0</DocSecurity>
  <Lines>223</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de Uso:</vt:lpstr>
      <vt:lpstr>Guía de Uso:</vt:lpstr>
    </vt:vector>
  </TitlesOfParts>
  <Company>EDS: UAF</Company>
  <LinksUpToDate>false</LinksUpToDate>
  <CharactersWithSpaces>31640</CharactersWithSpaces>
  <SharedDoc>false</SharedDoc>
  <HLinks>
    <vt:vector size="72" baseType="variant">
      <vt:variant>
        <vt:i4>1179698</vt:i4>
      </vt:variant>
      <vt:variant>
        <vt:i4>68</vt:i4>
      </vt:variant>
      <vt:variant>
        <vt:i4>0</vt:i4>
      </vt:variant>
      <vt:variant>
        <vt:i4>5</vt:i4>
      </vt:variant>
      <vt:variant>
        <vt:lpwstr/>
      </vt:variant>
      <vt:variant>
        <vt:lpwstr>_Toc224372365</vt:lpwstr>
      </vt:variant>
      <vt:variant>
        <vt:i4>1179698</vt:i4>
      </vt:variant>
      <vt:variant>
        <vt:i4>62</vt:i4>
      </vt:variant>
      <vt:variant>
        <vt:i4>0</vt:i4>
      </vt:variant>
      <vt:variant>
        <vt:i4>5</vt:i4>
      </vt:variant>
      <vt:variant>
        <vt:lpwstr/>
      </vt:variant>
      <vt:variant>
        <vt:lpwstr>_Toc224372364</vt:lpwstr>
      </vt:variant>
      <vt:variant>
        <vt:i4>1179698</vt:i4>
      </vt:variant>
      <vt:variant>
        <vt:i4>56</vt:i4>
      </vt:variant>
      <vt:variant>
        <vt:i4>0</vt:i4>
      </vt:variant>
      <vt:variant>
        <vt:i4>5</vt:i4>
      </vt:variant>
      <vt:variant>
        <vt:lpwstr/>
      </vt:variant>
      <vt:variant>
        <vt:lpwstr>_Toc224372363</vt:lpwstr>
      </vt:variant>
      <vt:variant>
        <vt:i4>1179698</vt:i4>
      </vt:variant>
      <vt:variant>
        <vt:i4>50</vt:i4>
      </vt:variant>
      <vt:variant>
        <vt:i4>0</vt:i4>
      </vt:variant>
      <vt:variant>
        <vt:i4>5</vt:i4>
      </vt:variant>
      <vt:variant>
        <vt:lpwstr/>
      </vt:variant>
      <vt:variant>
        <vt:lpwstr>_Toc224372362</vt:lpwstr>
      </vt:variant>
      <vt:variant>
        <vt:i4>1179698</vt:i4>
      </vt:variant>
      <vt:variant>
        <vt:i4>44</vt:i4>
      </vt:variant>
      <vt:variant>
        <vt:i4>0</vt:i4>
      </vt:variant>
      <vt:variant>
        <vt:i4>5</vt:i4>
      </vt:variant>
      <vt:variant>
        <vt:lpwstr/>
      </vt:variant>
      <vt:variant>
        <vt:lpwstr>_Toc224372361</vt:lpwstr>
      </vt:variant>
      <vt:variant>
        <vt:i4>1179698</vt:i4>
      </vt:variant>
      <vt:variant>
        <vt:i4>38</vt:i4>
      </vt:variant>
      <vt:variant>
        <vt:i4>0</vt:i4>
      </vt:variant>
      <vt:variant>
        <vt:i4>5</vt:i4>
      </vt:variant>
      <vt:variant>
        <vt:lpwstr/>
      </vt:variant>
      <vt:variant>
        <vt:lpwstr>_Toc224372360</vt:lpwstr>
      </vt:variant>
      <vt:variant>
        <vt:i4>1114162</vt:i4>
      </vt:variant>
      <vt:variant>
        <vt:i4>32</vt:i4>
      </vt:variant>
      <vt:variant>
        <vt:i4>0</vt:i4>
      </vt:variant>
      <vt:variant>
        <vt:i4>5</vt:i4>
      </vt:variant>
      <vt:variant>
        <vt:lpwstr/>
      </vt:variant>
      <vt:variant>
        <vt:lpwstr>_Toc224372359</vt:lpwstr>
      </vt:variant>
      <vt:variant>
        <vt:i4>1114162</vt:i4>
      </vt:variant>
      <vt:variant>
        <vt:i4>26</vt:i4>
      </vt:variant>
      <vt:variant>
        <vt:i4>0</vt:i4>
      </vt:variant>
      <vt:variant>
        <vt:i4>5</vt:i4>
      </vt:variant>
      <vt:variant>
        <vt:lpwstr/>
      </vt:variant>
      <vt:variant>
        <vt:lpwstr>_Toc224372358</vt:lpwstr>
      </vt:variant>
      <vt:variant>
        <vt:i4>1114162</vt:i4>
      </vt:variant>
      <vt:variant>
        <vt:i4>20</vt:i4>
      </vt:variant>
      <vt:variant>
        <vt:i4>0</vt:i4>
      </vt:variant>
      <vt:variant>
        <vt:i4>5</vt:i4>
      </vt:variant>
      <vt:variant>
        <vt:lpwstr/>
      </vt:variant>
      <vt:variant>
        <vt:lpwstr>_Toc224372357</vt:lpwstr>
      </vt:variant>
      <vt:variant>
        <vt:i4>1114162</vt:i4>
      </vt:variant>
      <vt:variant>
        <vt:i4>14</vt:i4>
      </vt:variant>
      <vt:variant>
        <vt:i4>0</vt:i4>
      </vt:variant>
      <vt:variant>
        <vt:i4>5</vt:i4>
      </vt:variant>
      <vt:variant>
        <vt:lpwstr/>
      </vt:variant>
      <vt:variant>
        <vt:lpwstr>_Toc224372356</vt:lpwstr>
      </vt:variant>
      <vt:variant>
        <vt:i4>1114162</vt:i4>
      </vt:variant>
      <vt:variant>
        <vt:i4>8</vt:i4>
      </vt:variant>
      <vt:variant>
        <vt:i4>0</vt:i4>
      </vt:variant>
      <vt:variant>
        <vt:i4>5</vt:i4>
      </vt:variant>
      <vt:variant>
        <vt:lpwstr/>
      </vt:variant>
      <vt:variant>
        <vt:lpwstr>_Toc224372355</vt:lpwstr>
      </vt:variant>
      <vt:variant>
        <vt:i4>1114162</vt:i4>
      </vt:variant>
      <vt:variant>
        <vt:i4>2</vt:i4>
      </vt:variant>
      <vt:variant>
        <vt:i4>0</vt:i4>
      </vt:variant>
      <vt:variant>
        <vt:i4>5</vt:i4>
      </vt:variant>
      <vt:variant>
        <vt:lpwstr/>
      </vt:variant>
      <vt:variant>
        <vt:lpwstr>_Toc224372354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Uso:</dc:title>
  <dc:creator>jzdsfv</dc:creator>
  <cp:lastModifiedBy>Licencia Office</cp:lastModifiedBy>
  <cp:revision>2</cp:revision>
  <cp:lastPrinted>2013-09-18T19:57:00Z</cp:lastPrinted>
  <dcterms:created xsi:type="dcterms:W3CDTF">2026-04-22T19:55:00Z</dcterms:created>
  <dcterms:modified xsi:type="dcterms:W3CDTF">2026-04-22T19:55:00Z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